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06898" w14:textId="55F72EB4" w:rsidR="0076422D" w:rsidRPr="00CB45A0" w:rsidRDefault="00342BAF" w:rsidP="0025577B">
      <w:pPr>
        <w:pStyle w:val="NoSpacing"/>
        <w:spacing w:line="480" w:lineRule="auto"/>
        <w:rPr>
          <w:rFonts w:ascii="Times New Roman" w:hAnsi="Times New Roman" w:cs="Times New Roman"/>
          <w:b/>
        </w:rPr>
      </w:pPr>
      <w:r w:rsidRPr="00CB45A0">
        <w:rPr>
          <w:rFonts w:ascii="Times New Roman" w:hAnsi="Times New Roman" w:cs="Times New Roman"/>
          <w:b/>
        </w:rPr>
        <w:t xml:space="preserve">Spatial </w:t>
      </w:r>
      <w:r w:rsidR="0025577B">
        <w:rPr>
          <w:rFonts w:ascii="Times New Roman" w:hAnsi="Times New Roman" w:cs="Times New Roman"/>
          <w:b/>
        </w:rPr>
        <w:t>m</w:t>
      </w:r>
      <w:r w:rsidRPr="00CB45A0">
        <w:rPr>
          <w:rFonts w:ascii="Times New Roman" w:hAnsi="Times New Roman" w:cs="Times New Roman"/>
          <w:b/>
        </w:rPr>
        <w:t>odeling of Audubon Christmas Bird Counts</w:t>
      </w:r>
      <w:r w:rsidR="00CB45A0">
        <w:rPr>
          <w:rFonts w:ascii="Times New Roman" w:hAnsi="Times New Roman" w:cs="Times New Roman"/>
          <w:b/>
        </w:rPr>
        <w:t xml:space="preserve"> </w:t>
      </w:r>
      <w:r w:rsidR="0025577B">
        <w:rPr>
          <w:rFonts w:ascii="Times New Roman" w:hAnsi="Times New Roman" w:cs="Times New Roman"/>
          <w:b/>
        </w:rPr>
        <w:t>r</w:t>
      </w:r>
      <w:r w:rsidR="00986D92">
        <w:rPr>
          <w:rFonts w:ascii="Times New Roman" w:hAnsi="Times New Roman" w:cs="Times New Roman"/>
          <w:b/>
        </w:rPr>
        <w:t>eveals</w:t>
      </w:r>
      <w:r w:rsidR="00CB45A0">
        <w:rPr>
          <w:rFonts w:ascii="Times New Roman" w:hAnsi="Times New Roman" w:cs="Times New Roman"/>
          <w:b/>
        </w:rPr>
        <w:t xml:space="preserve"> </w:t>
      </w:r>
      <w:r w:rsidR="0025577B">
        <w:rPr>
          <w:rFonts w:ascii="Times New Roman" w:hAnsi="Times New Roman" w:cs="Times New Roman"/>
          <w:b/>
        </w:rPr>
        <w:t>f</w:t>
      </w:r>
      <w:r w:rsidR="00CB45A0">
        <w:rPr>
          <w:rFonts w:ascii="Times New Roman" w:hAnsi="Times New Roman" w:cs="Times New Roman"/>
          <w:b/>
        </w:rPr>
        <w:t>ine-</w:t>
      </w:r>
      <w:r w:rsidR="0025577B">
        <w:rPr>
          <w:rFonts w:ascii="Times New Roman" w:hAnsi="Times New Roman" w:cs="Times New Roman"/>
          <w:b/>
        </w:rPr>
        <w:t>s</w:t>
      </w:r>
      <w:r w:rsidR="00CB45A0">
        <w:rPr>
          <w:rFonts w:ascii="Times New Roman" w:hAnsi="Times New Roman" w:cs="Times New Roman"/>
          <w:b/>
        </w:rPr>
        <w:t xml:space="preserve">cale </w:t>
      </w:r>
      <w:r w:rsidR="0025577B">
        <w:rPr>
          <w:rFonts w:ascii="Times New Roman" w:hAnsi="Times New Roman" w:cs="Times New Roman"/>
          <w:b/>
        </w:rPr>
        <w:t>p</w:t>
      </w:r>
      <w:r w:rsidR="00D460F4" w:rsidRPr="00CB45A0">
        <w:rPr>
          <w:rFonts w:ascii="Times New Roman" w:hAnsi="Times New Roman" w:cs="Times New Roman"/>
          <w:b/>
        </w:rPr>
        <w:t xml:space="preserve">atterns and </w:t>
      </w:r>
      <w:r w:rsidR="0025577B">
        <w:rPr>
          <w:rFonts w:ascii="Times New Roman" w:hAnsi="Times New Roman" w:cs="Times New Roman"/>
          <w:b/>
        </w:rPr>
        <w:t>d</w:t>
      </w:r>
      <w:r w:rsidR="00D460F4" w:rsidRPr="00CB45A0">
        <w:rPr>
          <w:rFonts w:ascii="Times New Roman" w:hAnsi="Times New Roman" w:cs="Times New Roman"/>
          <w:b/>
        </w:rPr>
        <w:t>rivers</w:t>
      </w:r>
      <w:r w:rsidRPr="00CB45A0">
        <w:rPr>
          <w:rFonts w:ascii="Times New Roman" w:hAnsi="Times New Roman" w:cs="Times New Roman"/>
          <w:b/>
        </w:rPr>
        <w:t xml:space="preserve"> of </w:t>
      </w:r>
      <w:r w:rsidR="0025577B">
        <w:rPr>
          <w:rFonts w:ascii="Times New Roman" w:hAnsi="Times New Roman" w:cs="Times New Roman"/>
          <w:b/>
        </w:rPr>
        <w:t>r</w:t>
      </w:r>
      <w:r w:rsidRPr="00CB45A0">
        <w:rPr>
          <w:rFonts w:ascii="Times New Roman" w:hAnsi="Times New Roman" w:cs="Times New Roman"/>
          <w:b/>
        </w:rPr>
        <w:t>elative-</w:t>
      </w:r>
      <w:r w:rsidR="0025577B">
        <w:rPr>
          <w:rFonts w:ascii="Times New Roman" w:hAnsi="Times New Roman" w:cs="Times New Roman"/>
          <w:b/>
        </w:rPr>
        <w:t>a</w:t>
      </w:r>
      <w:r w:rsidRPr="00CB45A0">
        <w:rPr>
          <w:rFonts w:ascii="Times New Roman" w:hAnsi="Times New Roman" w:cs="Times New Roman"/>
          <w:b/>
        </w:rPr>
        <w:t xml:space="preserve">bundance </w:t>
      </w:r>
      <w:r w:rsidR="0025577B">
        <w:rPr>
          <w:rFonts w:ascii="Times New Roman" w:hAnsi="Times New Roman" w:cs="Times New Roman"/>
          <w:b/>
        </w:rPr>
        <w:t>t</w:t>
      </w:r>
      <w:r w:rsidRPr="00CB45A0">
        <w:rPr>
          <w:rFonts w:ascii="Times New Roman" w:hAnsi="Times New Roman" w:cs="Times New Roman"/>
          <w:b/>
        </w:rPr>
        <w:t>rends</w:t>
      </w:r>
    </w:p>
    <w:p w14:paraId="1FC974C0" w14:textId="77777777" w:rsidR="0076422D" w:rsidRPr="00CB45A0" w:rsidRDefault="0076422D" w:rsidP="0025577B">
      <w:pPr>
        <w:pStyle w:val="NoSpacing"/>
        <w:spacing w:line="480" w:lineRule="auto"/>
        <w:rPr>
          <w:rFonts w:ascii="Times New Roman" w:hAnsi="Times New Roman" w:cs="Times New Roman"/>
        </w:rPr>
      </w:pPr>
    </w:p>
    <w:p w14:paraId="5DA1A398" w14:textId="272B6A95" w:rsidR="0076422D" w:rsidRPr="0000678A" w:rsidRDefault="0076422D" w:rsidP="0025577B">
      <w:pPr>
        <w:pStyle w:val="NoSpacing"/>
        <w:spacing w:line="480" w:lineRule="auto"/>
        <w:rPr>
          <w:rFonts w:ascii="Times New Roman" w:hAnsi="Times New Roman" w:cs="Times New Roman"/>
          <w:smallCaps/>
        </w:rPr>
      </w:pPr>
      <w:r w:rsidRPr="0000678A">
        <w:rPr>
          <w:rFonts w:ascii="Times New Roman" w:hAnsi="Times New Roman" w:cs="Times New Roman"/>
          <w:smallCaps/>
        </w:rPr>
        <w:t>Timothy D. Meehan</w:t>
      </w:r>
      <w:r w:rsidRPr="0000678A">
        <w:rPr>
          <w:rFonts w:ascii="Times New Roman" w:hAnsi="Times New Roman" w:cs="Times New Roman"/>
          <w:smallCaps/>
          <w:vertAlign w:val="superscript"/>
        </w:rPr>
        <w:t>1</w:t>
      </w:r>
      <w:r w:rsidR="0025577B" w:rsidRPr="0000678A">
        <w:rPr>
          <w:rFonts w:ascii="Times New Roman" w:hAnsi="Times New Roman" w:cs="Times New Roman"/>
          <w:smallCaps/>
        </w:rPr>
        <w:t>†</w:t>
      </w:r>
      <w:r w:rsidRPr="0000678A">
        <w:rPr>
          <w:rFonts w:ascii="Times New Roman" w:hAnsi="Times New Roman" w:cs="Times New Roman"/>
          <w:smallCaps/>
        </w:rPr>
        <w:t>, Nicole L. Michel</w:t>
      </w:r>
      <w:r w:rsidRPr="0000678A">
        <w:rPr>
          <w:rFonts w:ascii="Times New Roman" w:hAnsi="Times New Roman" w:cs="Times New Roman"/>
          <w:smallCaps/>
          <w:vertAlign w:val="superscript"/>
        </w:rPr>
        <w:t>2</w:t>
      </w:r>
      <w:r w:rsidRPr="0000678A">
        <w:rPr>
          <w:rFonts w:ascii="Times New Roman" w:hAnsi="Times New Roman" w:cs="Times New Roman"/>
          <w:smallCaps/>
        </w:rPr>
        <w:t>, and Håvard Rue</w:t>
      </w:r>
      <w:r w:rsidRPr="0000678A">
        <w:rPr>
          <w:rFonts w:ascii="Times New Roman" w:hAnsi="Times New Roman" w:cs="Times New Roman"/>
          <w:smallCaps/>
          <w:vertAlign w:val="superscript"/>
        </w:rPr>
        <w:t>3</w:t>
      </w:r>
    </w:p>
    <w:p w14:paraId="1283EAC0" w14:textId="77777777" w:rsidR="0076422D" w:rsidRPr="00CB45A0" w:rsidRDefault="0076422D" w:rsidP="0025577B">
      <w:pPr>
        <w:pStyle w:val="NoSpacing"/>
        <w:spacing w:line="480" w:lineRule="auto"/>
        <w:rPr>
          <w:rFonts w:ascii="Times New Roman" w:hAnsi="Times New Roman" w:cs="Times New Roman"/>
        </w:rPr>
      </w:pPr>
    </w:p>
    <w:p w14:paraId="1D0DE087" w14:textId="77777777" w:rsidR="0076422D" w:rsidRPr="00FD11AC" w:rsidRDefault="0076422D" w:rsidP="0025577B">
      <w:pPr>
        <w:pStyle w:val="NoSpacing"/>
        <w:spacing w:line="480" w:lineRule="auto"/>
        <w:rPr>
          <w:rFonts w:ascii="Times New Roman" w:hAnsi="Times New Roman" w:cs="Times New Roman"/>
        </w:rPr>
      </w:pPr>
      <w:r w:rsidRPr="00FD11AC">
        <w:rPr>
          <w:rFonts w:ascii="Times New Roman" w:hAnsi="Times New Roman" w:cs="Times New Roman"/>
          <w:vertAlign w:val="superscript"/>
        </w:rPr>
        <w:t>1</w:t>
      </w:r>
      <w:r w:rsidRPr="00FD11AC">
        <w:rPr>
          <w:rFonts w:ascii="Times New Roman" w:hAnsi="Times New Roman" w:cs="Times New Roman"/>
        </w:rPr>
        <w:t xml:space="preserve"> </w:t>
      </w:r>
      <w:r w:rsidRPr="00AF682A">
        <w:rPr>
          <w:rFonts w:ascii="Times New Roman" w:hAnsi="Times New Roman" w:cs="Times New Roman"/>
          <w:i/>
        </w:rPr>
        <w:t>National Audubon Society, Boulder, Colorado, USA</w:t>
      </w:r>
    </w:p>
    <w:p w14:paraId="386B5A82" w14:textId="77777777" w:rsidR="0076422D" w:rsidRPr="00FD11AC" w:rsidRDefault="0076422D" w:rsidP="0025577B">
      <w:pPr>
        <w:pStyle w:val="NoSpacing"/>
        <w:spacing w:line="480" w:lineRule="auto"/>
        <w:rPr>
          <w:rFonts w:ascii="Times New Roman" w:hAnsi="Times New Roman" w:cs="Times New Roman"/>
        </w:rPr>
      </w:pPr>
      <w:r w:rsidRPr="00FD11AC">
        <w:rPr>
          <w:rFonts w:ascii="Times New Roman" w:hAnsi="Times New Roman" w:cs="Times New Roman"/>
          <w:vertAlign w:val="superscript"/>
        </w:rPr>
        <w:t>2</w:t>
      </w:r>
      <w:r w:rsidRPr="00FD11AC">
        <w:rPr>
          <w:rFonts w:ascii="Times New Roman" w:hAnsi="Times New Roman" w:cs="Times New Roman"/>
        </w:rPr>
        <w:t xml:space="preserve"> </w:t>
      </w:r>
      <w:r w:rsidRPr="00AF682A">
        <w:rPr>
          <w:rFonts w:ascii="Times New Roman" w:hAnsi="Times New Roman" w:cs="Times New Roman"/>
          <w:i/>
        </w:rPr>
        <w:t>National Audubon Society, Portland, Oregon, USA</w:t>
      </w:r>
    </w:p>
    <w:p w14:paraId="097C014D" w14:textId="6C8E05D9" w:rsidR="0076422D" w:rsidRDefault="0076422D" w:rsidP="0025577B">
      <w:pPr>
        <w:pStyle w:val="NoSpacing"/>
        <w:spacing w:line="480" w:lineRule="auto"/>
        <w:rPr>
          <w:rFonts w:ascii="Times New Roman" w:hAnsi="Times New Roman" w:cs="Times New Roman"/>
        </w:rPr>
      </w:pPr>
      <w:r w:rsidRPr="00FD11AC">
        <w:rPr>
          <w:rFonts w:ascii="Times New Roman" w:hAnsi="Times New Roman" w:cs="Times New Roman"/>
          <w:vertAlign w:val="superscript"/>
        </w:rPr>
        <w:t>3</w:t>
      </w:r>
      <w:r w:rsidRPr="00FD11AC">
        <w:rPr>
          <w:rFonts w:ascii="Times New Roman" w:hAnsi="Times New Roman" w:cs="Times New Roman"/>
        </w:rPr>
        <w:t xml:space="preserve"> </w:t>
      </w:r>
      <w:r w:rsidRPr="00AF682A">
        <w:rPr>
          <w:rFonts w:ascii="Times New Roman" w:hAnsi="Times New Roman" w:cs="Times New Roman"/>
          <w:i/>
        </w:rPr>
        <w:t>King Abdulla University of Science and Technology, Thuwal, Saudi Arabia</w:t>
      </w:r>
    </w:p>
    <w:p w14:paraId="1F834CD2" w14:textId="77777777" w:rsidR="00AF682A" w:rsidRPr="00AF682A" w:rsidRDefault="00AF682A" w:rsidP="0025577B">
      <w:pPr>
        <w:pStyle w:val="NoSpacing"/>
        <w:spacing w:line="480" w:lineRule="auto"/>
        <w:rPr>
          <w:rFonts w:ascii="Times New Roman" w:hAnsi="Times New Roman" w:cs="Times New Roman"/>
        </w:rPr>
      </w:pPr>
    </w:p>
    <w:p w14:paraId="1F7B5654" w14:textId="0879DB37" w:rsidR="0025577B" w:rsidRPr="0025577B" w:rsidRDefault="0025577B" w:rsidP="0025577B">
      <w:pPr>
        <w:pStyle w:val="NoSpacing"/>
        <w:spacing w:line="480" w:lineRule="auto"/>
        <w:rPr>
          <w:rFonts w:ascii="Times New Roman" w:hAnsi="Times New Roman" w:cs="Times New Roman"/>
        </w:rPr>
      </w:pPr>
      <w:r w:rsidRPr="00AF682A">
        <w:rPr>
          <w:rFonts w:ascii="Times New Roman" w:hAnsi="Times New Roman" w:cs="Times New Roman"/>
        </w:rPr>
        <w:t>†</w:t>
      </w:r>
      <w:r>
        <w:rPr>
          <w:rFonts w:ascii="Times New Roman" w:hAnsi="Times New Roman" w:cs="Times New Roman"/>
        </w:rPr>
        <w:t xml:space="preserve"> </w:t>
      </w:r>
      <w:r w:rsidR="00AF682A" w:rsidRPr="0000678A">
        <w:rPr>
          <w:rFonts w:ascii="Times New Roman" w:hAnsi="Times New Roman" w:cs="Times New Roman"/>
          <w:b/>
        </w:rPr>
        <w:t>E-mail:</w:t>
      </w:r>
      <w:r w:rsidR="00AF682A">
        <w:rPr>
          <w:rFonts w:ascii="Times New Roman" w:hAnsi="Times New Roman" w:cs="Times New Roman"/>
        </w:rPr>
        <w:t xml:space="preserve"> </w:t>
      </w:r>
      <w:r>
        <w:rPr>
          <w:rFonts w:ascii="Times New Roman" w:hAnsi="Times New Roman" w:cs="Times New Roman"/>
        </w:rPr>
        <w:t>tmeehan@audubon.org</w:t>
      </w:r>
    </w:p>
    <w:p w14:paraId="754A92CE" w14:textId="77777777" w:rsidR="0076422D" w:rsidRPr="00CB45A0" w:rsidRDefault="0076422D" w:rsidP="0025577B">
      <w:pPr>
        <w:pStyle w:val="NoSpacing"/>
        <w:spacing w:line="480" w:lineRule="auto"/>
        <w:rPr>
          <w:rFonts w:ascii="Times New Roman" w:hAnsi="Times New Roman" w:cs="Times New Roman"/>
        </w:rPr>
      </w:pPr>
    </w:p>
    <w:p w14:paraId="1CCB3979" w14:textId="77777777" w:rsidR="0025577B" w:rsidRDefault="0025577B">
      <w:pPr>
        <w:rPr>
          <w:rFonts w:ascii="Times New Roman" w:hAnsi="Times New Roman" w:cs="Times New Roman"/>
          <w:b/>
        </w:rPr>
      </w:pPr>
      <w:r>
        <w:rPr>
          <w:rFonts w:ascii="Times New Roman" w:hAnsi="Times New Roman" w:cs="Times New Roman"/>
          <w:b/>
        </w:rPr>
        <w:br w:type="page"/>
      </w:r>
    </w:p>
    <w:p w14:paraId="0C2D8753" w14:textId="53FE3C83" w:rsidR="0076422D" w:rsidRPr="00CB45A0" w:rsidRDefault="0076422D" w:rsidP="0025577B">
      <w:pPr>
        <w:pStyle w:val="NoSpacing"/>
        <w:spacing w:line="480" w:lineRule="auto"/>
        <w:rPr>
          <w:rFonts w:ascii="Times New Roman" w:hAnsi="Times New Roman" w:cs="Times New Roman"/>
        </w:rPr>
      </w:pPr>
      <w:r w:rsidRPr="00CB45A0">
        <w:rPr>
          <w:rFonts w:ascii="Times New Roman" w:hAnsi="Times New Roman" w:cs="Times New Roman"/>
          <w:b/>
        </w:rPr>
        <w:lastRenderedPageBreak/>
        <w:t>Abstract</w:t>
      </w:r>
      <w:r w:rsidR="0000678A">
        <w:rPr>
          <w:rFonts w:ascii="Times New Roman" w:hAnsi="Times New Roman" w:cs="Times New Roman"/>
          <w:b/>
        </w:rPr>
        <w:t xml:space="preserve">.  </w:t>
      </w:r>
      <w:r w:rsidR="00583712" w:rsidRPr="00CB45A0">
        <w:rPr>
          <w:rFonts w:ascii="Times New Roman" w:hAnsi="Times New Roman" w:cs="Times New Roman"/>
        </w:rPr>
        <w:t>B</w:t>
      </w:r>
      <w:r w:rsidRPr="00CB45A0">
        <w:rPr>
          <w:rFonts w:ascii="Times New Roman" w:hAnsi="Times New Roman" w:cs="Times New Roman"/>
        </w:rPr>
        <w:t>ird counts by community volunteers provide valuable information about the conservation needs of many bird species. The statistical modeling techniques commonly used to analyze these counts provide robust</w:t>
      </w:r>
      <w:r w:rsidR="00AD6D21" w:rsidRPr="00CB45A0">
        <w:rPr>
          <w:rFonts w:ascii="Times New Roman" w:hAnsi="Times New Roman" w:cs="Times New Roman"/>
        </w:rPr>
        <w:t>,</w:t>
      </w:r>
      <w:r w:rsidRPr="00CB45A0">
        <w:rPr>
          <w:rFonts w:ascii="Times New Roman" w:hAnsi="Times New Roman" w:cs="Times New Roman"/>
        </w:rPr>
        <w:t xml:space="preserve"> long-term </w:t>
      </w:r>
      <w:r w:rsidR="00D460F4" w:rsidRPr="00CB45A0">
        <w:rPr>
          <w:rFonts w:ascii="Times New Roman" w:hAnsi="Times New Roman" w:cs="Times New Roman"/>
        </w:rPr>
        <w:t xml:space="preserve">population </w:t>
      </w:r>
      <w:r w:rsidRPr="00CB45A0">
        <w:rPr>
          <w:rFonts w:ascii="Times New Roman" w:hAnsi="Times New Roman" w:cs="Times New Roman"/>
        </w:rPr>
        <w:t xml:space="preserve">trend estimates from heterogeneous community science data at regional, national, and continental scales. Here we present a </w:t>
      </w:r>
      <w:r w:rsidR="00D460F4" w:rsidRPr="00CB45A0">
        <w:rPr>
          <w:rFonts w:ascii="Times New Roman" w:hAnsi="Times New Roman" w:cs="Times New Roman"/>
        </w:rPr>
        <w:t xml:space="preserve">new </w:t>
      </w:r>
      <w:r w:rsidRPr="00CB45A0">
        <w:rPr>
          <w:rFonts w:ascii="Times New Roman" w:hAnsi="Times New Roman" w:cs="Times New Roman"/>
        </w:rPr>
        <w:t>modeling approach that increases the spatial resolution of trend estimates and reduces the computational burden of trend estimation, each by an order of magnitude. We demonstrate the approach with data for the American Robin (</w:t>
      </w:r>
      <w:r w:rsidRPr="00CB45A0">
        <w:rPr>
          <w:rFonts w:ascii="Times New Roman" w:hAnsi="Times New Roman" w:cs="Times New Roman"/>
          <w:i/>
        </w:rPr>
        <w:t>Turdus migratorius</w:t>
      </w:r>
      <w:r w:rsidRPr="00CB45A0">
        <w:rPr>
          <w:rFonts w:ascii="Times New Roman" w:hAnsi="Times New Roman" w:cs="Times New Roman"/>
        </w:rPr>
        <w:t>) from Audubon Christmas Bird Counts conducted between 1966 and 2017.  We show that aggregate regional trend estimates from the proposed method align</w:t>
      </w:r>
      <w:r w:rsidR="0000678A">
        <w:rPr>
          <w:rFonts w:ascii="Times New Roman" w:hAnsi="Times New Roman" w:cs="Times New Roman"/>
        </w:rPr>
        <w:t>ed</w:t>
      </w:r>
      <w:r w:rsidRPr="00CB45A0">
        <w:rPr>
          <w:rFonts w:ascii="Times New Roman" w:hAnsi="Times New Roman" w:cs="Times New Roman"/>
        </w:rPr>
        <w:t xml:space="preserve"> well with those from the current standard method, and that spatial variation in trends </w:t>
      </w:r>
      <w:r w:rsidR="0000678A">
        <w:rPr>
          <w:rFonts w:ascii="Times New Roman" w:hAnsi="Times New Roman" w:cs="Times New Roman"/>
        </w:rPr>
        <w:t>we</w:t>
      </w:r>
      <w:r w:rsidR="00AD6D21" w:rsidRPr="00CB45A0">
        <w:rPr>
          <w:rFonts w:ascii="Times New Roman" w:hAnsi="Times New Roman" w:cs="Times New Roman"/>
        </w:rPr>
        <w:t xml:space="preserve">re </w:t>
      </w:r>
      <w:r w:rsidRPr="00CB45A0">
        <w:rPr>
          <w:rFonts w:ascii="Times New Roman" w:hAnsi="Times New Roman" w:cs="Times New Roman"/>
        </w:rPr>
        <w:t xml:space="preserve">associated </w:t>
      </w:r>
      <w:r w:rsidR="00AD6D21" w:rsidRPr="00CB45A0">
        <w:rPr>
          <w:rFonts w:ascii="Times New Roman" w:hAnsi="Times New Roman" w:cs="Times New Roman"/>
        </w:rPr>
        <w:t>with w</w:t>
      </w:r>
      <w:r w:rsidRPr="00CB45A0">
        <w:rPr>
          <w:rFonts w:ascii="Times New Roman" w:hAnsi="Times New Roman" w:cs="Times New Roman"/>
        </w:rPr>
        <w:t>inter temperature</w:t>
      </w:r>
      <w:r w:rsidR="00AD6D21" w:rsidRPr="00CB45A0">
        <w:rPr>
          <w:rFonts w:ascii="Times New Roman" w:hAnsi="Times New Roman" w:cs="Times New Roman"/>
        </w:rPr>
        <w:t xml:space="preserve">s and human population densities as </w:t>
      </w:r>
      <w:r w:rsidR="00D460F4" w:rsidRPr="00CB45A0">
        <w:rPr>
          <w:rFonts w:ascii="Times New Roman" w:hAnsi="Times New Roman" w:cs="Times New Roman"/>
        </w:rPr>
        <w:t>predicted by</w:t>
      </w:r>
      <w:r w:rsidR="00AD6D21" w:rsidRPr="00CB45A0">
        <w:rPr>
          <w:rFonts w:ascii="Times New Roman" w:hAnsi="Times New Roman" w:cs="Times New Roman"/>
        </w:rPr>
        <w:t xml:space="preserve"> </w:t>
      </w:r>
      <w:r w:rsidR="00AF682A">
        <w:rPr>
          <w:rFonts w:ascii="Times New Roman" w:hAnsi="Times New Roman" w:cs="Times New Roman"/>
        </w:rPr>
        <w:t>ecological</w:t>
      </w:r>
      <w:r w:rsidR="00AD6D21" w:rsidRPr="00CB45A0">
        <w:rPr>
          <w:rFonts w:ascii="Times New Roman" w:hAnsi="Times New Roman" w:cs="Times New Roman"/>
        </w:rPr>
        <w:t xml:space="preserve"> energetics</w:t>
      </w:r>
      <w:r w:rsidRPr="00CB45A0">
        <w:rPr>
          <w:rFonts w:ascii="Times New Roman" w:hAnsi="Times New Roman" w:cs="Times New Roman"/>
        </w:rPr>
        <w:t xml:space="preserve">.  </w:t>
      </w:r>
      <w:r w:rsidR="00D460F4" w:rsidRPr="00CB45A0">
        <w:rPr>
          <w:rFonts w:ascii="Times New Roman" w:hAnsi="Times New Roman" w:cs="Times New Roman"/>
        </w:rPr>
        <w:t>T</w:t>
      </w:r>
      <w:r w:rsidRPr="00CB45A0">
        <w:rPr>
          <w:rFonts w:ascii="Times New Roman" w:hAnsi="Times New Roman" w:cs="Times New Roman"/>
        </w:rPr>
        <w:t>h</w:t>
      </w:r>
      <w:r w:rsidR="00D460F4" w:rsidRPr="00CB45A0">
        <w:rPr>
          <w:rFonts w:ascii="Times New Roman" w:hAnsi="Times New Roman" w:cs="Times New Roman"/>
        </w:rPr>
        <w:t>is</w:t>
      </w:r>
      <w:r w:rsidRPr="00CB45A0">
        <w:rPr>
          <w:rFonts w:ascii="Times New Roman" w:hAnsi="Times New Roman" w:cs="Times New Roman"/>
        </w:rPr>
        <w:t xml:space="preserve"> technique can provide reasonable large-scale trend estimates for users </w:t>
      </w:r>
      <w:r w:rsidR="00D460F4" w:rsidRPr="00CB45A0">
        <w:rPr>
          <w:rFonts w:ascii="Times New Roman" w:hAnsi="Times New Roman" w:cs="Times New Roman"/>
        </w:rPr>
        <w:t>interested in</w:t>
      </w:r>
      <w:r w:rsidRPr="00CB45A0">
        <w:rPr>
          <w:rFonts w:ascii="Times New Roman" w:hAnsi="Times New Roman" w:cs="Times New Roman"/>
        </w:rPr>
        <w:t xml:space="preserve"> general patter</w:t>
      </w:r>
      <w:r w:rsidR="00AF682A">
        <w:rPr>
          <w:rFonts w:ascii="Times New Roman" w:hAnsi="Times New Roman" w:cs="Times New Roman"/>
        </w:rPr>
        <w:t>ns, while also providing higher-</w:t>
      </w:r>
      <w:r w:rsidRPr="00CB45A0">
        <w:rPr>
          <w:rFonts w:ascii="Times New Roman" w:hAnsi="Times New Roman" w:cs="Times New Roman"/>
        </w:rPr>
        <w:t>resolution estimates for examining correlates of abundance trends at finer spatial scales</w:t>
      </w:r>
      <w:r w:rsidR="00AD6D21" w:rsidRPr="00CB45A0">
        <w:rPr>
          <w:rFonts w:ascii="Times New Roman" w:hAnsi="Times New Roman" w:cs="Times New Roman"/>
        </w:rPr>
        <w:t>, which is a prerequisite for tailoring management plans to local conditions</w:t>
      </w:r>
      <w:r w:rsidRPr="00CB45A0">
        <w:rPr>
          <w:rFonts w:ascii="Times New Roman" w:hAnsi="Times New Roman" w:cs="Times New Roman"/>
        </w:rPr>
        <w:t>.</w:t>
      </w:r>
    </w:p>
    <w:p w14:paraId="3F1D70A4" w14:textId="77777777" w:rsidR="001D2A93" w:rsidRPr="00CB45A0" w:rsidRDefault="001D2A93" w:rsidP="0025577B">
      <w:pPr>
        <w:pStyle w:val="NoSpacing"/>
        <w:spacing w:line="480" w:lineRule="auto"/>
        <w:rPr>
          <w:rFonts w:ascii="Times New Roman" w:hAnsi="Times New Roman" w:cs="Times New Roman"/>
        </w:rPr>
      </w:pPr>
    </w:p>
    <w:p w14:paraId="5EA22FB3" w14:textId="6B64A510" w:rsidR="00252CB5" w:rsidRPr="00CB45A0" w:rsidRDefault="00F74943" w:rsidP="0025577B">
      <w:pPr>
        <w:pStyle w:val="NoSpacing"/>
        <w:spacing w:line="480" w:lineRule="auto"/>
        <w:rPr>
          <w:rFonts w:ascii="Times New Roman" w:hAnsi="Times New Roman" w:cs="Times New Roman"/>
        </w:rPr>
      </w:pPr>
      <w:r w:rsidRPr="00CB45A0">
        <w:rPr>
          <w:rFonts w:ascii="Times New Roman" w:hAnsi="Times New Roman" w:cs="Times New Roman"/>
          <w:b/>
        </w:rPr>
        <w:t xml:space="preserve">Key </w:t>
      </w:r>
      <w:r w:rsidR="0000678A">
        <w:rPr>
          <w:rFonts w:ascii="Times New Roman" w:hAnsi="Times New Roman" w:cs="Times New Roman"/>
          <w:b/>
        </w:rPr>
        <w:t>w</w:t>
      </w:r>
      <w:r w:rsidRPr="00CB45A0">
        <w:rPr>
          <w:rFonts w:ascii="Times New Roman" w:hAnsi="Times New Roman" w:cs="Times New Roman"/>
          <w:b/>
        </w:rPr>
        <w:t>ords</w:t>
      </w:r>
      <w:r w:rsidR="0000678A">
        <w:rPr>
          <w:rFonts w:ascii="Times New Roman" w:hAnsi="Times New Roman" w:cs="Times New Roman"/>
          <w:b/>
        </w:rPr>
        <w:t xml:space="preserve">:  </w:t>
      </w:r>
      <w:r w:rsidR="00E920E3" w:rsidRPr="00CB45A0">
        <w:rPr>
          <w:rFonts w:ascii="Times New Roman" w:hAnsi="Times New Roman" w:cs="Times New Roman"/>
        </w:rPr>
        <w:t xml:space="preserve">Audubon Christmas Bird Count, </w:t>
      </w:r>
      <w:r w:rsidR="004F7A13" w:rsidRPr="00CB45A0">
        <w:rPr>
          <w:rFonts w:ascii="Times New Roman" w:hAnsi="Times New Roman" w:cs="Times New Roman"/>
        </w:rPr>
        <w:t xml:space="preserve">Bayesian hierarchical model, </w:t>
      </w:r>
      <w:r w:rsidR="00FD11AC" w:rsidRPr="00CB45A0">
        <w:rPr>
          <w:rFonts w:ascii="Times New Roman" w:hAnsi="Times New Roman" w:cs="Times New Roman"/>
        </w:rPr>
        <w:t xml:space="preserve">conditional autoregressive model, </w:t>
      </w:r>
      <w:r w:rsidR="00E920E3" w:rsidRPr="00CB45A0">
        <w:rPr>
          <w:rFonts w:ascii="Times New Roman" w:hAnsi="Times New Roman" w:cs="Times New Roman"/>
        </w:rPr>
        <w:t xml:space="preserve">North American Breeding Bird Survey, </w:t>
      </w:r>
      <w:r w:rsidR="005A3FCA" w:rsidRPr="00CB45A0">
        <w:rPr>
          <w:rFonts w:ascii="Times New Roman" w:hAnsi="Times New Roman" w:cs="Times New Roman"/>
        </w:rPr>
        <w:t>p</w:t>
      </w:r>
      <w:r w:rsidR="00E920E3" w:rsidRPr="00CB45A0">
        <w:rPr>
          <w:rFonts w:ascii="Times New Roman" w:hAnsi="Times New Roman" w:cs="Times New Roman"/>
        </w:rPr>
        <w:t xml:space="preserve">opulation trends, </w:t>
      </w:r>
      <w:r w:rsidR="00FD11AC" w:rsidRPr="00CB45A0">
        <w:rPr>
          <w:rFonts w:ascii="Times New Roman" w:hAnsi="Times New Roman" w:cs="Times New Roman"/>
        </w:rPr>
        <w:t>range shifts</w:t>
      </w:r>
      <w:r w:rsidR="00FD11AC">
        <w:rPr>
          <w:rFonts w:ascii="Times New Roman" w:hAnsi="Times New Roman" w:cs="Times New Roman"/>
        </w:rPr>
        <w:t xml:space="preserve">, </w:t>
      </w:r>
      <w:r w:rsidR="005A3FCA" w:rsidRPr="00CB45A0">
        <w:rPr>
          <w:rFonts w:ascii="Times New Roman" w:hAnsi="Times New Roman" w:cs="Times New Roman"/>
        </w:rPr>
        <w:t>s</w:t>
      </w:r>
      <w:r w:rsidR="004F7A13" w:rsidRPr="00CB45A0">
        <w:rPr>
          <w:rFonts w:ascii="Times New Roman" w:hAnsi="Times New Roman" w:cs="Times New Roman"/>
        </w:rPr>
        <w:t>patially</w:t>
      </w:r>
      <w:r w:rsidR="00E920E3" w:rsidRPr="00CB45A0">
        <w:rPr>
          <w:rFonts w:ascii="Times New Roman" w:hAnsi="Times New Roman" w:cs="Times New Roman"/>
        </w:rPr>
        <w:t xml:space="preserve"> varying coefficients</w:t>
      </w:r>
      <w:r w:rsidR="00FD11AC">
        <w:rPr>
          <w:rFonts w:ascii="Times New Roman" w:hAnsi="Times New Roman" w:cs="Times New Roman"/>
        </w:rPr>
        <w:t xml:space="preserve"> model</w:t>
      </w:r>
    </w:p>
    <w:p w14:paraId="0F0CC32B" w14:textId="77777777" w:rsidR="00F74943" w:rsidRPr="00CB45A0" w:rsidRDefault="00F74943" w:rsidP="0025577B">
      <w:pPr>
        <w:pStyle w:val="NoSpacing"/>
        <w:spacing w:line="480" w:lineRule="auto"/>
        <w:rPr>
          <w:rFonts w:ascii="Times New Roman" w:hAnsi="Times New Roman" w:cs="Times New Roman"/>
        </w:rPr>
      </w:pPr>
    </w:p>
    <w:p w14:paraId="77A7F3A0" w14:textId="77777777" w:rsidR="00F74943" w:rsidRPr="0000678A" w:rsidRDefault="00F74943" w:rsidP="0025577B">
      <w:pPr>
        <w:pStyle w:val="NoSpacing"/>
        <w:spacing w:line="480" w:lineRule="auto"/>
        <w:rPr>
          <w:rFonts w:ascii="Times New Roman" w:hAnsi="Times New Roman" w:cs="Times New Roman"/>
          <w:b/>
          <w:smallCaps/>
        </w:rPr>
      </w:pPr>
      <w:r w:rsidRPr="0000678A">
        <w:rPr>
          <w:rFonts w:ascii="Times New Roman" w:hAnsi="Times New Roman" w:cs="Times New Roman"/>
          <w:b/>
          <w:smallCaps/>
        </w:rPr>
        <w:t>Introduction</w:t>
      </w:r>
    </w:p>
    <w:p w14:paraId="013A4B5F" w14:textId="2FE6D385" w:rsidR="00F74943" w:rsidRPr="00CB45A0" w:rsidRDefault="00F74943" w:rsidP="0000678A">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Volunteers with the Audubon Christmas Bird Count (CBC) have been counting wintering birds across North America every year for the last 118 years </w:t>
      </w:r>
      <w:r w:rsidR="00176A6A" w:rsidRPr="00CB45A0">
        <w:rPr>
          <w:rFonts w:ascii="Times New Roman" w:hAnsi="Times New Roman" w:cs="Times New Roman"/>
        </w:rPr>
        <w:t>(Dunn et al. 2005, Soykan et al. 2016)</w:t>
      </w:r>
      <w:r w:rsidRPr="00CB45A0">
        <w:rPr>
          <w:rFonts w:ascii="Times New Roman" w:hAnsi="Times New Roman" w:cs="Times New Roman"/>
        </w:rPr>
        <w:t xml:space="preserve">. </w:t>
      </w:r>
      <w:r w:rsidR="00767C56" w:rsidRPr="00CB45A0">
        <w:rPr>
          <w:rFonts w:ascii="Times New Roman" w:hAnsi="Times New Roman" w:cs="Times New Roman"/>
        </w:rPr>
        <w:t xml:space="preserve"> </w:t>
      </w:r>
      <w:r w:rsidRPr="00CB45A0">
        <w:rPr>
          <w:rFonts w:ascii="Times New Roman" w:hAnsi="Times New Roman" w:cs="Times New Roman"/>
        </w:rPr>
        <w:t>Population trends derived from CBC data, along with those derived from other large-</w:t>
      </w:r>
      <w:r w:rsidRPr="00CB45A0">
        <w:rPr>
          <w:rFonts w:ascii="Times New Roman" w:hAnsi="Times New Roman" w:cs="Times New Roman"/>
        </w:rPr>
        <w:lastRenderedPageBreak/>
        <w:t xml:space="preserve">scale monitoring programs like the North American Breeding Bird Survey </w:t>
      </w:r>
      <w:r w:rsidR="00AE46B2" w:rsidRPr="00CB45A0">
        <w:rPr>
          <w:rFonts w:ascii="Times New Roman" w:hAnsi="Times New Roman" w:cs="Times New Roman"/>
        </w:rPr>
        <w:t>(BBS, Robbins et al. 1989, Sauer et al. 2017)</w:t>
      </w:r>
      <w:r w:rsidRPr="00CB45A0">
        <w:rPr>
          <w:rFonts w:ascii="Times New Roman" w:hAnsi="Times New Roman" w:cs="Times New Roman"/>
        </w:rPr>
        <w:t xml:space="preserve">, </w:t>
      </w:r>
      <w:r w:rsidR="001A33F4" w:rsidRPr="00CB45A0">
        <w:rPr>
          <w:rFonts w:ascii="Times New Roman" w:hAnsi="Times New Roman" w:cs="Times New Roman"/>
        </w:rPr>
        <w:t>provide valuable</w:t>
      </w:r>
      <w:r w:rsidRPr="00CB45A0">
        <w:rPr>
          <w:rFonts w:ascii="Times New Roman" w:hAnsi="Times New Roman" w:cs="Times New Roman"/>
        </w:rPr>
        <w:t xml:space="preserve"> information for understanding the conservation needs of North American bird species </w:t>
      </w:r>
      <w:r w:rsidR="00DD012F" w:rsidRPr="00CB45A0">
        <w:rPr>
          <w:rFonts w:ascii="Times New Roman" w:hAnsi="Times New Roman" w:cs="Times New Roman"/>
        </w:rPr>
        <w:t>(Dickinson et al. 2010, Hochachka et al. 2012)</w:t>
      </w:r>
      <w:r w:rsidRPr="00CB45A0">
        <w:rPr>
          <w:rFonts w:ascii="Times New Roman" w:hAnsi="Times New Roman" w:cs="Times New Roman"/>
        </w:rPr>
        <w:t>.</w:t>
      </w:r>
      <w:r w:rsidR="006F41FF" w:rsidRPr="00CB45A0">
        <w:rPr>
          <w:rFonts w:ascii="Times New Roman" w:hAnsi="Times New Roman" w:cs="Times New Roman"/>
        </w:rPr>
        <w:t xml:space="preserve"> </w:t>
      </w:r>
      <w:r w:rsidR="008307A9" w:rsidRPr="00CB45A0">
        <w:rPr>
          <w:rFonts w:ascii="Times New Roman" w:hAnsi="Times New Roman" w:cs="Times New Roman"/>
        </w:rPr>
        <w:t xml:space="preserve">For example, </w:t>
      </w:r>
      <w:r w:rsidR="006F41FF" w:rsidRPr="00CB45A0">
        <w:rPr>
          <w:rFonts w:ascii="Times New Roman" w:hAnsi="Times New Roman" w:cs="Times New Roman"/>
        </w:rPr>
        <w:t>CBC</w:t>
      </w:r>
      <w:r w:rsidR="00DD012F" w:rsidRPr="00CB45A0">
        <w:rPr>
          <w:rFonts w:ascii="Times New Roman" w:hAnsi="Times New Roman" w:cs="Times New Roman"/>
        </w:rPr>
        <w:t xml:space="preserve"> and BBS</w:t>
      </w:r>
      <w:r w:rsidR="006F41FF" w:rsidRPr="00CB45A0">
        <w:rPr>
          <w:rFonts w:ascii="Times New Roman" w:hAnsi="Times New Roman" w:cs="Times New Roman"/>
        </w:rPr>
        <w:t xml:space="preserve"> trends </w:t>
      </w:r>
      <w:r w:rsidR="00F8752B" w:rsidRPr="00CB45A0">
        <w:rPr>
          <w:rFonts w:ascii="Times New Roman" w:hAnsi="Times New Roman" w:cs="Times New Roman"/>
        </w:rPr>
        <w:t>are used</w:t>
      </w:r>
      <w:r w:rsidR="006F41FF" w:rsidRPr="00CB45A0">
        <w:rPr>
          <w:rFonts w:ascii="Times New Roman" w:hAnsi="Times New Roman" w:cs="Times New Roman"/>
        </w:rPr>
        <w:t xml:space="preserve"> </w:t>
      </w:r>
      <w:r w:rsidR="00DD012F" w:rsidRPr="00CB45A0">
        <w:rPr>
          <w:rFonts w:ascii="Times New Roman" w:hAnsi="Times New Roman" w:cs="Times New Roman"/>
        </w:rPr>
        <w:t xml:space="preserve">to evaluate population change </w:t>
      </w:r>
      <w:r w:rsidR="00583712" w:rsidRPr="00CB45A0">
        <w:rPr>
          <w:rFonts w:ascii="Times New Roman" w:hAnsi="Times New Roman" w:cs="Times New Roman"/>
        </w:rPr>
        <w:t xml:space="preserve">rates </w:t>
      </w:r>
      <w:r w:rsidR="00DD012F" w:rsidRPr="00CB45A0">
        <w:rPr>
          <w:rFonts w:ascii="Times New Roman" w:hAnsi="Times New Roman" w:cs="Times New Roman"/>
        </w:rPr>
        <w:t>and population half-</w:t>
      </w:r>
      <w:r w:rsidR="00583712" w:rsidRPr="00CB45A0">
        <w:rPr>
          <w:rFonts w:ascii="Times New Roman" w:hAnsi="Times New Roman" w:cs="Times New Roman"/>
        </w:rPr>
        <w:t>lives</w:t>
      </w:r>
      <w:r w:rsidR="00DD012F" w:rsidRPr="00CB45A0">
        <w:rPr>
          <w:rFonts w:ascii="Times New Roman" w:hAnsi="Times New Roman" w:cs="Times New Roman"/>
        </w:rPr>
        <w:t xml:space="preserve"> for many of the 448 bird species included in the </w:t>
      </w:r>
      <w:r w:rsidR="00F8752B" w:rsidRPr="00CB45A0">
        <w:rPr>
          <w:rFonts w:ascii="Times New Roman" w:hAnsi="Times New Roman" w:cs="Times New Roman"/>
        </w:rPr>
        <w:t xml:space="preserve">Partners in Flight </w:t>
      </w:r>
      <w:r w:rsidR="00DD012F" w:rsidRPr="00CB45A0">
        <w:rPr>
          <w:rFonts w:ascii="Times New Roman" w:hAnsi="Times New Roman" w:cs="Times New Roman"/>
        </w:rPr>
        <w:t>Landbird Conservation Plan (Rosenberg et al. 2016, 2017)</w:t>
      </w:r>
      <w:r w:rsidR="006F41FF" w:rsidRPr="00CB45A0">
        <w:rPr>
          <w:rFonts w:ascii="Times New Roman" w:hAnsi="Times New Roman" w:cs="Times New Roman"/>
        </w:rPr>
        <w:t xml:space="preserve">. </w:t>
      </w:r>
      <w:r w:rsidR="001A33F4" w:rsidRPr="00CB45A0">
        <w:rPr>
          <w:rFonts w:ascii="Times New Roman" w:hAnsi="Times New Roman" w:cs="Times New Roman"/>
        </w:rPr>
        <w:t xml:space="preserve"> </w:t>
      </w:r>
      <w:r w:rsidR="00DD012F" w:rsidRPr="00CB45A0">
        <w:rPr>
          <w:rFonts w:ascii="Times New Roman" w:hAnsi="Times New Roman" w:cs="Times New Roman"/>
        </w:rPr>
        <w:t xml:space="preserve">CBC </w:t>
      </w:r>
      <w:r w:rsidR="00800090" w:rsidRPr="00CB45A0">
        <w:rPr>
          <w:rFonts w:ascii="Times New Roman" w:hAnsi="Times New Roman" w:cs="Times New Roman"/>
        </w:rPr>
        <w:t>and</w:t>
      </w:r>
      <w:r w:rsidR="00DD012F" w:rsidRPr="00CB45A0">
        <w:rPr>
          <w:rFonts w:ascii="Times New Roman" w:hAnsi="Times New Roman" w:cs="Times New Roman"/>
        </w:rPr>
        <w:t xml:space="preserve"> BBS trends are also used by BirdLife International </w:t>
      </w:r>
      <w:r w:rsidR="00800090" w:rsidRPr="00CB45A0">
        <w:rPr>
          <w:rFonts w:ascii="Times New Roman" w:hAnsi="Times New Roman" w:cs="Times New Roman"/>
        </w:rPr>
        <w:t xml:space="preserve">(http://datazone.birdlife.org/species/search) </w:t>
      </w:r>
      <w:r w:rsidR="00DD012F" w:rsidRPr="00CB45A0">
        <w:rPr>
          <w:rFonts w:ascii="Times New Roman" w:hAnsi="Times New Roman" w:cs="Times New Roman"/>
        </w:rPr>
        <w:t>to make status recommendations to</w:t>
      </w:r>
      <w:r w:rsidR="00800090" w:rsidRPr="00CB45A0">
        <w:rPr>
          <w:rFonts w:ascii="Times New Roman" w:hAnsi="Times New Roman" w:cs="Times New Roman"/>
        </w:rPr>
        <w:t xml:space="preserve"> the International Union for</w:t>
      </w:r>
      <w:r w:rsidR="00DD012F" w:rsidRPr="00CB45A0">
        <w:rPr>
          <w:rFonts w:ascii="Times New Roman" w:hAnsi="Times New Roman" w:cs="Times New Roman"/>
        </w:rPr>
        <w:t xml:space="preserve"> Conservation of Nature</w:t>
      </w:r>
      <w:r w:rsidR="001F4007" w:rsidRPr="00CB45A0">
        <w:rPr>
          <w:rFonts w:ascii="Times New Roman" w:hAnsi="Times New Roman" w:cs="Times New Roman"/>
        </w:rPr>
        <w:t xml:space="preserve">, creators of the </w:t>
      </w:r>
      <w:r w:rsidR="00C45EF7" w:rsidRPr="00CB45A0">
        <w:rPr>
          <w:rFonts w:ascii="Times New Roman" w:hAnsi="Times New Roman" w:cs="Times New Roman"/>
        </w:rPr>
        <w:t>Red List of Threatened Species (</w:t>
      </w:r>
      <w:r w:rsidR="00D460F4" w:rsidRPr="00FD11AC">
        <w:rPr>
          <w:rFonts w:ascii="Times New Roman" w:hAnsi="Times New Roman" w:cs="Times New Roman"/>
        </w:rPr>
        <w:t>https://www.iucnredlist.org/</w:t>
      </w:r>
      <w:r w:rsidR="00C45EF7" w:rsidRPr="00CB45A0">
        <w:rPr>
          <w:rFonts w:ascii="Times New Roman" w:hAnsi="Times New Roman" w:cs="Times New Roman"/>
        </w:rPr>
        <w:t>)</w:t>
      </w:r>
      <w:r w:rsidR="00D460F4" w:rsidRPr="00CB45A0">
        <w:rPr>
          <w:rFonts w:ascii="Times New Roman" w:hAnsi="Times New Roman" w:cs="Times New Roman"/>
        </w:rPr>
        <w:t xml:space="preserve">, and by the North American Bird Conservation Initiative </w:t>
      </w:r>
      <w:r w:rsidR="00FA0614" w:rsidRPr="00CB45A0">
        <w:rPr>
          <w:rFonts w:ascii="Times New Roman" w:hAnsi="Times New Roman" w:cs="Times New Roman"/>
        </w:rPr>
        <w:t xml:space="preserve">(NABCI) </w:t>
      </w:r>
      <w:r w:rsidR="00D460F4" w:rsidRPr="00CB45A0">
        <w:rPr>
          <w:rFonts w:ascii="Times New Roman" w:hAnsi="Times New Roman" w:cs="Times New Roman"/>
        </w:rPr>
        <w:t>to produce their State of the Birds conservation vulnerability assessment for all 1,154 native North American bird species (</w:t>
      </w:r>
      <w:r w:rsidR="00FA0614" w:rsidRPr="00CB45A0">
        <w:rPr>
          <w:rFonts w:ascii="Times New Roman" w:hAnsi="Times New Roman" w:cs="Times New Roman"/>
        </w:rPr>
        <w:t>NABCI</w:t>
      </w:r>
      <w:r w:rsidR="00D460F4" w:rsidRPr="00CB45A0">
        <w:rPr>
          <w:rFonts w:ascii="Times New Roman" w:hAnsi="Times New Roman" w:cs="Times New Roman"/>
        </w:rPr>
        <w:t xml:space="preserve"> 2016)</w:t>
      </w:r>
      <w:r w:rsidR="00C45EF7" w:rsidRPr="00CB45A0">
        <w:rPr>
          <w:rFonts w:ascii="Times New Roman" w:hAnsi="Times New Roman" w:cs="Times New Roman"/>
        </w:rPr>
        <w:t>.</w:t>
      </w:r>
      <w:r w:rsidR="005A0A86" w:rsidRPr="00CB45A0">
        <w:rPr>
          <w:rFonts w:ascii="Times New Roman" w:hAnsi="Times New Roman" w:cs="Times New Roman"/>
        </w:rPr>
        <w:t xml:space="preserve"> CBC </w:t>
      </w:r>
      <w:r w:rsidR="0084457F" w:rsidRPr="00CB45A0">
        <w:rPr>
          <w:rFonts w:ascii="Times New Roman" w:hAnsi="Times New Roman" w:cs="Times New Roman"/>
        </w:rPr>
        <w:t xml:space="preserve">trends </w:t>
      </w:r>
      <w:r w:rsidR="005A0A86" w:rsidRPr="00CB45A0">
        <w:rPr>
          <w:rFonts w:ascii="Times New Roman" w:hAnsi="Times New Roman" w:cs="Times New Roman"/>
        </w:rPr>
        <w:t>are especially useful for species who are otherwise not monitored in their remote northern breeding locations</w:t>
      </w:r>
      <w:r w:rsidR="00B6030C" w:rsidRPr="00CB45A0">
        <w:rPr>
          <w:rFonts w:ascii="Times New Roman" w:hAnsi="Times New Roman" w:cs="Times New Roman"/>
        </w:rPr>
        <w:t>, particularly those that breed in the poorly-surveyed boreal forest or Arctic tundra</w:t>
      </w:r>
      <w:r w:rsidR="005A0A86" w:rsidRPr="00CB45A0">
        <w:rPr>
          <w:rFonts w:ascii="Times New Roman" w:hAnsi="Times New Roman" w:cs="Times New Roman"/>
        </w:rPr>
        <w:t xml:space="preserve"> (Niven et al. 2004</w:t>
      </w:r>
      <w:r w:rsidR="00B6030C" w:rsidRPr="00CB45A0">
        <w:rPr>
          <w:rFonts w:ascii="Times New Roman" w:hAnsi="Times New Roman" w:cs="Times New Roman"/>
        </w:rPr>
        <w:t xml:space="preserve">, Roy et al. </w:t>
      </w:r>
      <w:r w:rsidR="00B6030C" w:rsidRPr="00CB45A0">
        <w:rPr>
          <w:rFonts w:ascii="Times New Roman" w:hAnsi="Times New Roman" w:cs="Times New Roman"/>
          <w:i/>
        </w:rPr>
        <w:t>in review</w:t>
      </w:r>
      <w:r w:rsidR="005A0A86" w:rsidRPr="00CB45A0">
        <w:rPr>
          <w:rFonts w:ascii="Times New Roman" w:hAnsi="Times New Roman" w:cs="Times New Roman"/>
        </w:rPr>
        <w:t>).</w:t>
      </w:r>
    </w:p>
    <w:p w14:paraId="6957290C" w14:textId="719A704E"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The current</w:t>
      </w:r>
      <w:r w:rsidR="008B4602" w:rsidRPr="00CB45A0">
        <w:rPr>
          <w:rFonts w:ascii="Times New Roman" w:hAnsi="Times New Roman" w:cs="Times New Roman"/>
        </w:rPr>
        <w:t>,</w:t>
      </w:r>
      <w:r w:rsidRPr="00CB45A0">
        <w:rPr>
          <w:rFonts w:ascii="Times New Roman" w:hAnsi="Times New Roman" w:cs="Times New Roman"/>
        </w:rPr>
        <w:t xml:space="preserve"> standard approach for generating trends from CBC data (Link et al. 2006, Soykan et al. 2016) </w:t>
      </w:r>
      <w:r w:rsidR="006F41FF" w:rsidRPr="00CB45A0">
        <w:rPr>
          <w:rFonts w:ascii="Times New Roman" w:hAnsi="Times New Roman" w:cs="Times New Roman"/>
        </w:rPr>
        <w:t>wa</w:t>
      </w:r>
      <w:r w:rsidRPr="00CB45A0">
        <w:rPr>
          <w:rFonts w:ascii="Times New Roman" w:hAnsi="Times New Roman" w:cs="Times New Roman"/>
        </w:rPr>
        <w:t xml:space="preserve">s </w:t>
      </w:r>
      <w:r w:rsidR="001A33F4" w:rsidRPr="00CB45A0">
        <w:rPr>
          <w:rFonts w:ascii="Times New Roman" w:hAnsi="Times New Roman" w:cs="Times New Roman"/>
        </w:rPr>
        <w:t>derived from</w:t>
      </w:r>
      <w:r w:rsidRPr="00CB45A0">
        <w:rPr>
          <w:rFonts w:ascii="Times New Roman" w:hAnsi="Times New Roman" w:cs="Times New Roman"/>
        </w:rPr>
        <w:t xml:space="preserve"> methods originally developed for BBS data (Link and Sauer 2002, Sauer and Link 2011). </w:t>
      </w:r>
      <w:r w:rsidR="00A64EA1" w:rsidRPr="00CB45A0">
        <w:rPr>
          <w:rFonts w:ascii="Times New Roman" w:hAnsi="Times New Roman" w:cs="Times New Roman"/>
        </w:rPr>
        <w:t xml:space="preserve"> </w:t>
      </w:r>
      <w:r w:rsidRPr="00CB45A0">
        <w:rPr>
          <w:rFonts w:ascii="Times New Roman" w:hAnsi="Times New Roman" w:cs="Times New Roman"/>
        </w:rPr>
        <w:t xml:space="preserve">The general approach is to assign counts in Canada and the US to </w:t>
      </w:r>
      <w:r w:rsidR="00EF2A11" w:rsidRPr="00CB45A0">
        <w:rPr>
          <w:rFonts w:ascii="Times New Roman" w:hAnsi="Times New Roman" w:cs="Times New Roman"/>
        </w:rPr>
        <w:t xml:space="preserve">one of </w:t>
      </w:r>
      <w:r w:rsidR="0095096E" w:rsidRPr="00CB45A0">
        <w:rPr>
          <w:rFonts w:ascii="Times New Roman" w:hAnsi="Times New Roman" w:cs="Times New Roman"/>
        </w:rPr>
        <w:t xml:space="preserve">up to </w:t>
      </w:r>
      <w:r w:rsidR="00EF2A11" w:rsidRPr="00CB45A0">
        <w:rPr>
          <w:rFonts w:ascii="Times New Roman" w:hAnsi="Times New Roman" w:cs="Times New Roman"/>
        </w:rPr>
        <w:t>169</w:t>
      </w:r>
      <w:r w:rsidR="00DE2BC8" w:rsidRPr="00CB45A0">
        <w:rPr>
          <w:rFonts w:ascii="Times New Roman" w:hAnsi="Times New Roman" w:cs="Times New Roman"/>
        </w:rPr>
        <w:t xml:space="preserve"> </w:t>
      </w:r>
      <w:r w:rsidRPr="00CB45A0">
        <w:rPr>
          <w:rFonts w:ascii="Times New Roman" w:hAnsi="Times New Roman" w:cs="Times New Roman"/>
        </w:rPr>
        <w:t>spatial strata, which are intersections of US states</w:t>
      </w:r>
      <w:r w:rsidR="00522BDB" w:rsidRPr="00CB45A0">
        <w:rPr>
          <w:rFonts w:ascii="Times New Roman" w:hAnsi="Times New Roman" w:cs="Times New Roman"/>
        </w:rPr>
        <w:t xml:space="preserve"> or</w:t>
      </w:r>
      <w:r w:rsidRPr="00CB45A0">
        <w:rPr>
          <w:rFonts w:ascii="Times New Roman" w:hAnsi="Times New Roman" w:cs="Times New Roman"/>
        </w:rPr>
        <w:t xml:space="preserve"> Canadian provinces, and Bird Conservation Regions </w:t>
      </w:r>
      <w:r w:rsidR="00E920E3" w:rsidRPr="00CB45A0">
        <w:rPr>
          <w:rFonts w:ascii="Times New Roman" w:hAnsi="Times New Roman" w:cs="Times New Roman"/>
        </w:rPr>
        <w:t>(BCR, Sauer et al. 2003)</w:t>
      </w:r>
      <w:r w:rsidR="00A64EA1" w:rsidRPr="00CB45A0">
        <w:rPr>
          <w:rFonts w:ascii="Times New Roman" w:hAnsi="Times New Roman" w:cs="Times New Roman"/>
        </w:rPr>
        <w:t xml:space="preserve">. </w:t>
      </w:r>
      <w:r w:rsidRPr="00CB45A0">
        <w:rPr>
          <w:rFonts w:ascii="Times New Roman" w:hAnsi="Times New Roman" w:cs="Times New Roman"/>
        </w:rPr>
        <w:t xml:space="preserve"> Then, treati</w:t>
      </w:r>
      <w:r w:rsidR="00767C56" w:rsidRPr="00CB45A0">
        <w:rPr>
          <w:rFonts w:ascii="Times New Roman" w:hAnsi="Times New Roman" w:cs="Times New Roman"/>
        </w:rPr>
        <w:t>ng each stratum as independent,</w:t>
      </w:r>
      <w:r w:rsidRPr="00CB45A0">
        <w:rPr>
          <w:rFonts w:ascii="Times New Roman" w:hAnsi="Times New Roman" w:cs="Times New Roman"/>
        </w:rPr>
        <w:t xml:space="preserve"> a non-linear function </w:t>
      </w:r>
      <w:r w:rsidR="0095096E" w:rsidRPr="00CB45A0">
        <w:rPr>
          <w:rFonts w:ascii="Times New Roman" w:hAnsi="Times New Roman" w:cs="Times New Roman"/>
        </w:rPr>
        <w:t xml:space="preserve">is used </w:t>
      </w:r>
      <w:r w:rsidRPr="00CB45A0">
        <w:rPr>
          <w:rFonts w:ascii="Times New Roman" w:hAnsi="Times New Roman" w:cs="Times New Roman"/>
        </w:rPr>
        <w:t xml:space="preserve">to </w:t>
      </w:r>
      <w:r w:rsidR="00545DCC" w:rsidRPr="00CB45A0">
        <w:rPr>
          <w:rFonts w:ascii="Times New Roman" w:hAnsi="Times New Roman" w:cs="Times New Roman"/>
        </w:rPr>
        <w:t xml:space="preserve">correct for the </w:t>
      </w:r>
      <w:r w:rsidRPr="00CB45A0">
        <w:rPr>
          <w:rFonts w:ascii="Times New Roman" w:hAnsi="Times New Roman" w:cs="Times New Roman"/>
        </w:rPr>
        <w:t xml:space="preserve">effect of observer effort on counts, </w:t>
      </w:r>
      <w:r w:rsidR="0084457F" w:rsidRPr="00CB45A0">
        <w:rPr>
          <w:rFonts w:ascii="Times New Roman" w:hAnsi="Times New Roman" w:cs="Times New Roman"/>
        </w:rPr>
        <w:t>while</w:t>
      </w:r>
      <w:r w:rsidRPr="00CB45A0">
        <w:rPr>
          <w:rFonts w:ascii="Times New Roman" w:hAnsi="Times New Roman" w:cs="Times New Roman"/>
        </w:rPr>
        <w:t xml:space="preserve"> </w:t>
      </w:r>
      <w:r w:rsidR="0084457F" w:rsidRPr="00CB45A0">
        <w:rPr>
          <w:rFonts w:ascii="Times New Roman" w:hAnsi="Times New Roman" w:cs="Times New Roman"/>
        </w:rPr>
        <w:t>simultaneous effects are estimated for the impact of</w:t>
      </w:r>
      <w:r w:rsidRPr="00CB45A0">
        <w:rPr>
          <w:rFonts w:ascii="Times New Roman" w:hAnsi="Times New Roman" w:cs="Times New Roman"/>
        </w:rPr>
        <w:t xml:space="preserve"> count circle</w:t>
      </w:r>
      <w:r w:rsidR="00767C56" w:rsidRPr="00CB45A0">
        <w:rPr>
          <w:rFonts w:ascii="Times New Roman" w:hAnsi="Times New Roman" w:cs="Times New Roman"/>
        </w:rPr>
        <w:t>, year</w:t>
      </w:r>
      <w:r w:rsidR="0084457F" w:rsidRPr="00CB45A0">
        <w:rPr>
          <w:rFonts w:ascii="Times New Roman" w:hAnsi="Times New Roman" w:cs="Times New Roman"/>
        </w:rPr>
        <w:t xml:space="preserve">, and stratum by year </w:t>
      </w:r>
      <w:r w:rsidR="00DE2BC8" w:rsidRPr="00CB45A0">
        <w:rPr>
          <w:rFonts w:ascii="Times New Roman" w:hAnsi="Times New Roman" w:cs="Times New Roman"/>
        </w:rPr>
        <w:t>(Link et al. 2006, Soykan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These</w:t>
      </w:r>
      <w:r w:rsidRPr="00CB45A0">
        <w:rPr>
          <w:rFonts w:ascii="Times New Roman" w:hAnsi="Times New Roman" w:cs="Times New Roman"/>
        </w:rPr>
        <w:t xml:space="preserve"> parameter</w:t>
      </w:r>
      <w:r w:rsidR="003D2A9E" w:rsidRPr="00CB45A0">
        <w:rPr>
          <w:rFonts w:ascii="Times New Roman" w:hAnsi="Times New Roman" w:cs="Times New Roman"/>
        </w:rPr>
        <w:t xml:space="preserve"> estimates</w:t>
      </w:r>
      <w:r w:rsidRPr="00CB45A0">
        <w:rPr>
          <w:rFonts w:ascii="Times New Roman" w:hAnsi="Times New Roman" w:cs="Times New Roman"/>
        </w:rPr>
        <w:t xml:space="preserve"> are used to derive a relative abundance index per s</w:t>
      </w:r>
      <w:r w:rsidR="00767C56" w:rsidRPr="00CB45A0">
        <w:rPr>
          <w:rFonts w:ascii="Times New Roman" w:hAnsi="Times New Roman" w:cs="Times New Roman"/>
        </w:rPr>
        <w:t>tratum and year, and</w:t>
      </w:r>
      <w:r w:rsidRPr="00CB45A0">
        <w:rPr>
          <w:rFonts w:ascii="Times New Roman" w:hAnsi="Times New Roman" w:cs="Times New Roman"/>
        </w:rPr>
        <w:t xml:space="preserve"> those </w:t>
      </w:r>
      <w:r w:rsidR="00522BDB" w:rsidRPr="00CB45A0">
        <w:rPr>
          <w:rFonts w:ascii="Times New Roman" w:hAnsi="Times New Roman" w:cs="Times New Roman"/>
        </w:rPr>
        <w:t xml:space="preserve">annual </w:t>
      </w:r>
      <w:r w:rsidRPr="00CB45A0">
        <w:rPr>
          <w:rFonts w:ascii="Times New Roman" w:hAnsi="Times New Roman" w:cs="Times New Roman"/>
        </w:rPr>
        <w:t xml:space="preserve">indices are used to compute </w:t>
      </w:r>
      <w:r w:rsidR="00AE46B2" w:rsidRPr="00CB45A0">
        <w:rPr>
          <w:rFonts w:ascii="Times New Roman" w:hAnsi="Times New Roman" w:cs="Times New Roman"/>
        </w:rPr>
        <w:t xml:space="preserve">annual </w:t>
      </w:r>
      <w:r w:rsidRPr="00CB45A0">
        <w:rPr>
          <w:rFonts w:ascii="Times New Roman" w:hAnsi="Times New Roman" w:cs="Times New Roman"/>
        </w:rPr>
        <w:lastRenderedPageBreak/>
        <w:t xml:space="preserve">percent change per stratum across </w:t>
      </w:r>
      <w:r w:rsidR="0095096E" w:rsidRPr="00CB45A0">
        <w:rPr>
          <w:rFonts w:ascii="Times New Roman" w:hAnsi="Times New Roman" w:cs="Times New Roman"/>
        </w:rPr>
        <w:t xml:space="preserve">defined time periods </w:t>
      </w:r>
      <w:r w:rsidR="00AE3690" w:rsidRPr="00CB45A0">
        <w:rPr>
          <w:rFonts w:ascii="Times New Roman" w:hAnsi="Times New Roman" w:cs="Times New Roman"/>
        </w:rPr>
        <w:t>(Link and Sauer 2002, Sauer and Link 2011)</w:t>
      </w:r>
      <w:r w:rsidRPr="00CB45A0">
        <w:rPr>
          <w:rFonts w:ascii="Times New Roman" w:hAnsi="Times New Roman" w:cs="Times New Roman"/>
        </w:rPr>
        <w:t>.</w:t>
      </w:r>
    </w:p>
    <w:p w14:paraId="42E2B81C" w14:textId="69414F26"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A04853" w:rsidRPr="00CB45A0">
        <w:rPr>
          <w:rFonts w:ascii="Times New Roman" w:hAnsi="Times New Roman" w:cs="Times New Roman"/>
        </w:rPr>
        <w:t>standard</w:t>
      </w:r>
      <w:r w:rsidR="00D91948" w:rsidRPr="00CB45A0">
        <w:rPr>
          <w:rFonts w:ascii="Times New Roman" w:hAnsi="Times New Roman" w:cs="Times New Roman"/>
        </w:rPr>
        <w:t xml:space="preserve"> </w:t>
      </w:r>
      <w:r w:rsidR="00767C56" w:rsidRPr="00CB45A0">
        <w:rPr>
          <w:rFonts w:ascii="Times New Roman" w:hAnsi="Times New Roman" w:cs="Times New Roman"/>
        </w:rPr>
        <w:t xml:space="preserve">CBC </w:t>
      </w:r>
      <w:r w:rsidR="00AE46B2" w:rsidRPr="00CB45A0">
        <w:rPr>
          <w:rFonts w:ascii="Times New Roman" w:hAnsi="Times New Roman" w:cs="Times New Roman"/>
        </w:rPr>
        <w:t xml:space="preserve">analysis </w:t>
      </w:r>
      <w:r w:rsidR="0095096E" w:rsidRPr="00CB45A0">
        <w:rPr>
          <w:rFonts w:ascii="Times New Roman" w:hAnsi="Times New Roman" w:cs="Times New Roman"/>
        </w:rPr>
        <w:t xml:space="preserve">provides robust long-term trend estimates from </w:t>
      </w:r>
      <w:r w:rsidR="00A04853" w:rsidRPr="00CB45A0">
        <w:rPr>
          <w:rFonts w:ascii="Times New Roman" w:hAnsi="Times New Roman" w:cs="Times New Roman"/>
        </w:rPr>
        <w:t>heterogeneous</w:t>
      </w:r>
      <w:r w:rsidR="0095096E" w:rsidRPr="00CB45A0">
        <w:rPr>
          <w:rFonts w:ascii="Times New Roman" w:hAnsi="Times New Roman" w:cs="Times New Roman"/>
        </w:rPr>
        <w:t xml:space="preserve"> </w:t>
      </w:r>
      <w:r w:rsidR="00A160EC" w:rsidRPr="00CB45A0">
        <w:rPr>
          <w:rFonts w:ascii="Times New Roman" w:hAnsi="Times New Roman" w:cs="Times New Roman"/>
        </w:rPr>
        <w:t xml:space="preserve">community science </w:t>
      </w:r>
      <w:r w:rsidR="0095096E" w:rsidRPr="00CB45A0">
        <w:rPr>
          <w:rFonts w:ascii="Times New Roman" w:hAnsi="Times New Roman" w:cs="Times New Roman"/>
        </w:rPr>
        <w:t>data across large spatial scales</w:t>
      </w:r>
      <w:r w:rsidR="00767C56" w:rsidRPr="00CB45A0">
        <w:rPr>
          <w:rFonts w:ascii="Times New Roman" w:hAnsi="Times New Roman" w:cs="Times New Roman"/>
        </w:rPr>
        <w:t>.  B</w:t>
      </w:r>
      <w:r w:rsidRPr="00CB45A0">
        <w:rPr>
          <w:rFonts w:ascii="Times New Roman" w:hAnsi="Times New Roman" w:cs="Times New Roman"/>
        </w:rPr>
        <w:t xml:space="preserve">y pooling count circles per stratum, this approach deals with the issue of count </w:t>
      </w:r>
      <w:r w:rsidR="00A04853" w:rsidRPr="00CB45A0">
        <w:rPr>
          <w:rFonts w:ascii="Times New Roman" w:hAnsi="Times New Roman" w:cs="Times New Roman"/>
        </w:rPr>
        <w:t>circles</w:t>
      </w:r>
      <w:r w:rsidR="00FD59AB" w:rsidRPr="00CB45A0">
        <w:rPr>
          <w:rFonts w:ascii="Times New Roman" w:hAnsi="Times New Roman" w:cs="Times New Roman"/>
        </w:rPr>
        <w:t xml:space="preserve"> </w:t>
      </w:r>
      <w:r w:rsidRPr="00CB45A0">
        <w:rPr>
          <w:rFonts w:ascii="Times New Roman" w:hAnsi="Times New Roman" w:cs="Times New Roman"/>
        </w:rPr>
        <w:t>haphazardly becoming active or inactive ov</w:t>
      </w:r>
      <w:r w:rsidR="00767C56" w:rsidRPr="00CB45A0">
        <w:rPr>
          <w:rFonts w:ascii="Times New Roman" w:hAnsi="Times New Roman" w:cs="Times New Roman"/>
        </w:rPr>
        <w:t>er the time series</w:t>
      </w:r>
      <w:r w:rsidR="00522BDB" w:rsidRPr="00CB45A0">
        <w:rPr>
          <w:rFonts w:ascii="Times New Roman" w:hAnsi="Times New Roman" w:cs="Times New Roman"/>
        </w:rPr>
        <w:t xml:space="preserve"> </w:t>
      </w:r>
      <w:r w:rsidR="00AE3690" w:rsidRPr="00CB45A0">
        <w:rPr>
          <w:rFonts w:ascii="Times New Roman" w:hAnsi="Times New Roman" w:cs="Times New Roman"/>
        </w:rPr>
        <w:t>(Sauer and Link 2011, Soykan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Additionally</w:t>
      </w:r>
      <w:r w:rsidRPr="00CB45A0">
        <w:rPr>
          <w:rFonts w:ascii="Times New Roman" w:hAnsi="Times New Roman" w:cs="Times New Roman"/>
        </w:rPr>
        <w:t xml:space="preserve">, </w:t>
      </w:r>
      <w:r w:rsidR="0095096E" w:rsidRPr="00CB45A0">
        <w:rPr>
          <w:rFonts w:ascii="Times New Roman" w:hAnsi="Times New Roman" w:cs="Times New Roman"/>
        </w:rPr>
        <w:t xml:space="preserve">pooling produces </w:t>
      </w:r>
      <w:r w:rsidRPr="00CB45A0">
        <w:rPr>
          <w:rFonts w:ascii="Times New Roman" w:hAnsi="Times New Roman" w:cs="Times New Roman"/>
        </w:rPr>
        <w:t xml:space="preserve">a </w:t>
      </w:r>
      <w:r w:rsidR="0095096E" w:rsidRPr="00CB45A0">
        <w:rPr>
          <w:rFonts w:ascii="Times New Roman" w:hAnsi="Times New Roman" w:cs="Times New Roman"/>
        </w:rPr>
        <w:t xml:space="preserve">sufficiently </w:t>
      </w:r>
      <w:r w:rsidRPr="00CB45A0">
        <w:rPr>
          <w:rFonts w:ascii="Times New Roman" w:hAnsi="Times New Roman" w:cs="Times New Roman"/>
        </w:rPr>
        <w:t>large sample of counts to generate a reasonably robust count-effort co</w:t>
      </w:r>
      <w:r w:rsidR="00767C56" w:rsidRPr="00CB45A0">
        <w:rPr>
          <w:rFonts w:ascii="Times New Roman" w:hAnsi="Times New Roman" w:cs="Times New Roman"/>
        </w:rPr>
        <w:t>rrection function</w:t>
      </w:r>
      <w:r w:rsidR="00A64EA1" w:rsidRPr="00CB45A0">
        <w:rPr>
          <w:rFonts w:ascii="Times New Roman" w:hAnsi="Times New Roman" w:cs="Times New Roman"/>
        </w:rPr>
        <w:t xml:space="preserve"> (Link and Sauer 1999)</w:t>
      </w:r>
      <w:r w:rsidR="003D2A9E" w:rsidRPr="00CB45A0">
        <w:rPr>
          <w:rFonts w:ascii="Times New Roman" w:hAnsi="Times New Roman" w:cs="Times New Roman"/>
        </w:rPr>
        <w:t xml:space="preserve">, which is critical given the wide variation in count effort </w:t>
      </w:r>
      <w:r w:rsidR="00FD59AB" w:rsidRPr="00CB45A0">
        <w:rPr>
          <w:rFonts w:ascii="Times New Roman" w:hAnsi="Times New Roman" w:cs="Times New Roman"/>
        </w:rPr>
        <w:t xml:space="preserve">among </w:t>
      </w:r>
      <w:r w:rsidR="003D2A9E" w:rsidRPr="00CB45A0">
        <w:rPr>
          <w:rFonts w:ascii="Times New Roman" w:hAnsi="Times New Roman" w:cs="Times New Roman"/>
        </w:rPr>
        <w:t>count circles (Bock and Root 1981, Dunn et al. 2005)</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Th</w:t>
      </w:r>
      <w:r w:rsidR="00FD59AB" w:rsidRPr="00CB45A0">
        <w:rPr>
          <w:rFonts w:ascii="Times New Roman" w:hAnsi="Times New Roman" w:cs="Times New Roman"/>
        </w:rPr>
        <w:t>is</w:t>
      </w:r>
      <w:r w:rsidRPr="00CB45A0">
        <w:rPr>
          <w:rFonts w:ascii="Times New Roman" w:hAnsi="Times New Roman" w:cs="Times New Roman"/>
        </w:rPr>
        <w:t xml:space="preserve"> approach produces a relative abundance index per year and stratum, which can be </w:t>
      </w:r>
      <w:r w:rsidR="00AE46B2" w:rsidRPr="00CB45A0">
        <w:rPr>
          <w:rFonts w:ascii="Times New Roman" w:hAnsi="Times New Roman" w:cs="Times New Roman"/>
        </w:rPr>
        <w:t xml:space="preserve">used to explore variation around long-term log-linear trends, and </w:t>
      </w:r>
      <w:r w:rsidR="00AA5886" w:rsidRPr="00CB45A0">
        <w:rPr>
          <w:rFonts w:ascii="Times New Roman" w:hAnsi="Times New Roman" w:cs="Times New Roman"/>
        </w:rPr>
        <w:t xml:space="preserve">can be </w:t>
      </w:r>
      <w:r w:rsidRPr="00CB45A0">
        <w:rPr>
          <w:rFonts w:ascii="Times New Roman" w:hAnsi="Times New Roman" w:cs="Times New Roman"/>
        </w:rPr>
        <w:t xml:space="preserve">summed across larger </w:t>
      </w:r>
      <w:r w:rsidR="00FD11AC">
        <w:rPr>
          <w:rFonts w:ascii="Times New Roman" w:hAnsi="Times New Roman" w:cs="Times New Roman"/>
        </w:rPr>
        <w:t>hierarchically-</w:t>
      </w:r>
      <w:r w:rsidR="00FD59AB" w:rsidRPr="00CB45A0">
        <w:rPr>
          <w:rFonts w:ascii="Times New Roman" w:hAnsi="Times New Roman" w:cs="Times New Roman"/>
        </w:rPr>
        <w:t xml:space="preserve">nested </w:t>
      </w:r>
      <w:r w:rsidRPr="00CB45A0">
        <w:rPr>
          <w:rFonts w:ascii="Times New Roman" w:hAnsi="Times New Roman" w:cs="Times New Roman"/>
        </w:rPr>
        <w:t xml:space="preserve">strata, such as states, provinces, BCRs, </w:t>
      </w:r>
      <w:r w:rsidR="00C92FDA" w:rsidRPr="00CB45A0">
        <w:rPr>
          <w:rFonts w:ascii="Times New Roman" w:hAnsi="Times New Roman" w:cs="Times New Roman"/>
        </w:rPr>
        <w:t xml:space="preserve">or Landscape Conservation Cooperative </w:t>
      </w:r>
      <w:r w:rsidR="00FD11AC">
        <w:rPr>
          <w:rFonts w:ascii="Times New Roman" w:hAnsi="Times New Roman" w:cs="Times New Roman"/>
        </w:rPr>
        <w:t>(LCC</w:t>
      </w:r>
      <w:r w:rsidR="00FD11AC" w:rsidRPr="00CB45A0">
        <w:rPr>
          <w:rFonts w:ascii="Times New Roman" w:hAnsi="Times New Roman" w:cs="Times New Roman"/>
        </w:rPr>
        <w:t>)</w:t>
      </w:r>
      <w:r w:rsidR="00FD11AC">
        <w:rPr>
          <w:rFonts w:ascii="Times New Roman" w:hAnsi="Times New Roman" w:cs="Times New Roman"/>
        </w:rPr>
        <w:t xml:space="preserve"> </w:t>
      </w:r>
      <w:r w:rsidR="00C92FDA" w:rsidRPr="00CB45A0">
        <w:rPr>
          <w:rFonts w:ascii="Times New Roman" w:hAnsi="Times New Roman" w:cs="Times New Roman"/>
        </w:rPr>
        <w:t xml:space="preserve">regions, </w:t>
      </w:r>
      <w:r w:rsidRPr="00CB45A0">
        <w:rPr>
          <w:rFonts w:ascii="Times New Roman" w:hAnsi="Times New Roman" w:cs="Times New Roman"/>
        </w:rPr>
        <w:t xml:space="preserve">and used to </w:t>
      </w:r>
      <w:r w:rsidR="00C92FDA" w:rsidRPr="00CB45A0">
        <w:rPr>
          <w:rFonts w:ascii="Times New Roman" w:hAnsi="Times New Roman" w:cs="Times New Roman"/>
        </w:rPr>
        <w:t xml:space="preserve">estimate </w:t>
      </w:r>
      <w:r w:rsidR="00AE3690" w:rsidRPr="00CB45A0">
        <w:rPr>
          <w:rFonts w:ascii="Times New Roman" w:hAnsi="Times New Roman" w:cs="Times New Roman"/>
        </w:rPr>
        <w:t>change in relative abundance</w:t>
      </w:r>
      <w:r w:rsidRPr="00CB45A0">
        <w:rPr>
          <w:rFonts w:ascii="Times New Roman" w:hAnsi="Times New Roman" w:cs="Times New Roman"/>
        </w:rPr>
        <w:t xml:space="preserve"> at larger spatial scales. </w:t>
      </w:r>
      <w:r w:rsidR="00AE3690" w:rsidRPr="00CB45A0">
        <w:rPr>
          <w:rFonts w:ascii="Times New Roman" w:hAnsi="Times New Roman" w:cs="Times New Roman"/>
        </w:rPr>
        <w:t xml:space="preserve"> </w:t>
      </w:r>
      <w:r w:rsidR="00AE46B2" w:rsidRPr="00CB45A0">
        <w:rPr>
          <w:rFonts w:ascii="Times New Roman" w:hAnsi="Times New Roman" w:cs="Times New Roman"/>
        </w:rPr>
        <w:t>P</w:t>
      </w:r>
      <w:r w:rsidR="00C94AE7" w:rsidRPr="00CB45A0">
        <w:rPr>
          <w:rFonts w:ascii="Times New Roman" w:hAnsi="Times New Roman" w:cs="Times New Roman"/>
        </w:rPr>
        <w:t xml:space="preserve">roducing annual abundance indices </w:t>
      </w:r>
      <w:r w:rsidR="00AE46B2" w:rsidRPr="00CB45A0">
        <w:rPr>
          <w:rFonts w:ascii="Times New Roman" w:hAnsi="Times New Roman" w:cs="Times New Roman"/>
        </w:rPr>
        <w:t xml:space="preserve">also </w:t>
      </w:r>
      <w:r w:rsidR="003D2A9E" w:rsidRPr="00CB45A0">
        <w:rPr>
          <w:rFonts w:ascii="Times New Roman" w:hAnsi="Times New Roman" w:cs="Times New Roman"/>
        </w:rPr>
        <w:t>permits</w:t>
      </w:r>
      <w:r w:rsidR="00C94AE7" w:rsidRPr="00CB45A0">
        <w:rPr>
          <w:rFonts w:ascii="Times New Roman" w:hAnsi="Times New Roman" w:cs="Times New Roman"/>
        </w:rPr>
        <w:t xml:space="preserve"> </w:t>
      </w:r>
      <w:r w:rsidR="003D2A9E" w:rsidRPr="00CB45A0">
        <w:rPr>
          <w:rFonts w:ascii="Times New Roman" w:hAnsi="Times New Roman" w:cs="Times New Roman"/>
        </w:rPr>
        <w:t>summarizing</w:t>
      </w:r>
      <w:r w:rsidR="00C94AE7" w:rsidRPr="00CB45A0">
        <w:rPr>
          <w:rFonts w:ascii="Times New Roman" w:hAnsi="Times New Roman" w:cs="Times New Roman"/>
        </w:rPr>
        <w:t xml:space="preserve"> </w:t>
      </w:r>
      <w:r w:rsidR="00C45065" w:rsidRPr="00CB45A0">
        <w:rPr>
          <w:rFonts w:ascii="Times New Roman" w:hAnsi="Times New Roman" w:cs="Times New Roman"/>
        </w:rPr>
        <w:t xml:space="preserve">abundance </w:t>
      </w:r>
      <w:r w:rsidR="00C94AE7" w:rsidRPr="00CB45A0">
        <w:rPr>
          <w:rFonts w:ascii="Times New Roman" w:hAnsi="Times New Roman" w:cs="Times New Roman"/>
        </w:rPr>
        <w:t xml:space="preserve">change </w:t>
      </w:r>
      <w:r w:rsidR="00FD59AB" w:rsidRPr="00CB45A0">
        <w:rPr>
          <w:rFonts w:ascii="Times New Roman" w:hAnsi="Times New Roman" w:cs="Times New Roman"/>
        </w:rPr>
        <w:t xml:space="preserve">between </w:t>
      </w:r>
      <w:r w:rsidR="00C94AE7" w:rsidRPr="00CB45A0">
        <w:rPr>
          <w:rFonts w:ascii="Times New Roman" w:hAnsi="Times New Roman" w:cs="Times New Roman"/>
        </w:rPr>
        <w:t xml:space="preserve">any </w:t>
      </w:r>
      <w:r w:rsidR="00AE3690" w:rsidRPr="00CB45A0">
        <w:rPr>
          <w:rFonts w:ascii="Times New Roman" w:hAnsi="Times New Roman" w:cs="Times New Roman"/>
        </w:rPr>
        <w:t>desired</w:t>
      </w:r>
      <w:r w:rsidR="00AE46B2" w:rsidRPr="00CB45A0">
        <w:rPr>
          <w:rFonts w:ascii="Times New Roman" w:hAnsi="Times New Roman" w:cs="Times New Roman"/>
        </w:rPr>
        <w:t xml:space="preserve"> </w:t>
      </w:r>
      <w:r w:rsidR="003D2A9E" w:rsidRPr="00CB45A0">
        <w:rPr>
          <w:rFonts w:ascii="Times New Roman" w:hAnsi="Times New Roman" w:cs="Times New Roman"/>
        </w:rPr>
        <w:t>pair of</w:t>
      </w:r>
      <w:r w:rsidR="00AE3690" w:rsidRPr="00CB45A0">
        <w:rPr>
          <w:rFonts w:ascii="Times New Roman" w:hAnsi="Times New Roman" w:cs="Times New Roman"/>
        </w:rPr>
        <w:t xml:space="preserve"> </w:t>
      </w:r>
      <w:r w:rsidR="003D2A9E" w:rsidRPr="00CB45A0">
        <w:rPr>
          <w:rFonts w:ascii="Times New Roman" w:hAnsi="Times New Roman" w:cs="Times New Roman"/>
        </w:rPr>
        <w:t xml:space="preserve">time </w:t>
      </w:r>
      <w:r w:rsidR="00AE3690" w:rsidRPr="00CB45A0">
        <w:rPr>
          <w:rFonts w:ascii="Times New Roman" w:hAnsi="Times New Roman" w:cs="Times New Roman"/>
        </w:rPr>
        <w:t>points</w:t>
      </w:r>
      <w:r w:rsidR="00C94AE7" w:rsidRPr="00CB45A0">
        <w:rPr>
          <w:rFonts w:ascii="Times New Roman" w:hAnsi="Times New Roman" w:cs="Times New Roman"/>
        </w:rPr>
        <w:t>.</w:t>
      </w:r>
      <w:r w:rsidR="00AE46B2" w:rsidRPr="00CB45A0">
        <w:rPr>
          <w:rFonts w:ascii="Times New Roman" w:hAnsi="Times New Roman" w:cs="Times New Roman"/>
        </w:rPr>
        <w:t xml:space="preserve"> Finally, the simplicity of the standard model </w:t>
      </w:r>
      <w:r w:rsidR="003D2A9E" w:rsidRPr="00CB45A0">
        <w:rPr>
          <w:rFonts w:ascii="Times New Roman" w:hAnsi="Times New Roman" w:cs="Times New Roman"/>
        </w:rPr>
        <w:t>enables</w:t>
      </w:r>
      <w:r w:rsidR="00C45065" w:rsidRPr="00CB45A0">
        <w:rPr>
          <w:rFonts w:ascii="Times New Roman" w:hAnsi="Times New Roman" w:cs="Times New Roman"/>
        </w:rPr>
        <w:t xml:space="preserve"> a flexible and robust computational process, suitable for analysis of hundreds of species that vary enormously in their ubiquity, abundance, and population dynamics.</w:t>
      </w:r>
    </w:p>
    <w:p w14:paraId="0FEAF569" w14:textId="69931C31" w:rsidR="00ED6C34" w:rsidRPr="00CB45A0" w:rsidRDefault="00545DCC"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While</w:t>
      </w:r>
      <w:r w:rsidR="008307A9" w:rsidRPr="00CB45A0">
        <w:rPr>
          <w:rFonts w:ascii="Times New Roman" w:hAnsi="Times New Roman" w:cs="Times New Roman"/>
        </w:rPr>
        <w:t xml:space="preserve"> the current approach produces trends that are useful for understanding population status of birds at regional </w:t>
      </w:r>
      <w:r w:rsidR="00A04853" w:rsidRPr="00CB45A0">
        <w:rPr>
          <w:rFonts w:ascii="Times New Roman" w:hAnsi="Times New Roman" w:cs="Times New Roman"/>
        </w:rPr>
        <w:t>to</w:t>
      </w:r>
      <w:r w:rsidR="008307A9" w:rsidRPr="00CB45A0">
        <w:rPr>
          <w:rFonts w:ascii="Times New Roman" w:hAnsi="Times New Roman" w:cs="Times New Roman"/>
        </w:rPr>
        <w:t xml:space="preserve"> continental scales</w:t>
      </w:r>
      <w:r w:rsidRPr="00CB45A0">
        <w:rPr>
          <w:rFonts w:ascii="Times New Roman" w:hAnsi="Times New Roman" w:cs="Times New Roman"/>
        </w:rPr>
        <w:t>,</w:t>
      </w:r>
      <w:r w:rsidR="008307A9" w:rsidRPr="00CB45A0">
        <w:rPr>
          <w:rFonts w:ascii="Times New Roman" w:hAnsi="Times New Roman" w:cs="Times New Roman"/>
        </w:rPr>
        <w:t xml:space="preserve"> the approach has </w:t>
      </w:r>
      <w:r w:rsidR="0084457F" w:rsidRPr="00CB45A0">
        <w:rPr>
          <w:rFonts w:ascii="Times New Roman" w:hAnsi="Times New Roman" w:cs="Times New Roman"/>
        </w:rPr>
        <w:t>some</w:t>
      </w:r>
      <w:r w:rsidR="008307A9" w:rsidRPr="00CB45A0">
        <w:rPr>
          <w:rFonts w:ascii="Times New Roman" w:hAnsi="Times New Roman" w:cs="Times New Roman"/>
        </w:rPr>
        <w:t xml:space="preserve"> limitations</w:t>
      </w:r>
      <w:r w:rsidR="00F74943" w:rsidRPr="00CB45A0">
        <w:rPr>
          <w:rFonts w:ascii="Times New Roman" w:hAnsi="Times New Roman" w:cs="Times New Roman"/>
        </w:rPr>
        <w:t xml:space="preserve">. </w:t>
      </w:r>
      <w:r w:rsidR="00AE3690" w:rsidRPr="00CB45A0">
        <w:rPr>
          <w:rFonts w:ascii="Times New Roman" w:hAnsi="Times New Roman" w:cs="Times New Roman"/>
        </w:rPr>
        <w:t>As implemented, i</w:t>
      </w:r>
      <w:r w:rsidR="00F74943" w:rsidRPr="00CB45A0">
        <w:rPr>
          <w:rFonts w:ascii="Times New Roman" w:hAnsi="Times New Roman" w:cs="Times New Roman"/>
        </w:rPr>
        <w:t xml:space="preserve">t is </w:t>
      </w:r>
      <w:r w:rsidR="00767C56" w:rsidRPr="00CB45A0">
        <w:rPr>
          <w:rFonts w:ascii="Times New Roman" w:hAnsi="Times New Roman" w:cs="Times New Roman"/>
        </w:rPr>
        <w:t xml:space="preserve">a </w:t>
      </w:r>
      <w:r w:rsidR="00F74943" w:rsidRPr="00CB45A0">
        <w:rPr>
          <w:rFonts w:ascii="Times New Roman" w:hAnsi="Times New Roman" w:cs="Times New Roman"/>
        </w:rPr>
        <w:t>computationally intensive</w:t>
      </w:r>
      <w:r w:rsidR="00767C56" w:rsidRPr="00CB45A0">
        <w:rPr>
          <w:rFonts w:ascii="Times New Roman" w:hAnsi="Times New Roman" w:cs="Times New Roman"/>
        </w:rPr>
        <w:t xml:space="preserve"> process</w:t>
      </w:r>
      <w:r w:rsidR="00F74943" w:rsidRPr="00CB45A0">
        <w:rPr>
          <w:rFonts w:ascii="Times New Roman" w:hAnsi="Times New Roman" w:cs="Times New Roman"/>
        </w:rPr>
        <w:t>, especially for wide-ranging species</w:t>
      </w:r>
      <w:r w:rsidR="008307A9" w:rsidRPr="00CB45A0">
        <w:rPr>
          <w:rFonts w:ascii="Times New Roman" w:hAnsi="Times New Roman" w:cs="Times New Roman"/>
        </w:rPr>
        <w:t xml:space="preserve">. </w:t>
      </w:r>
      <w:r w:rsidR="008307A9" w:rsidRPr="001D0FEC">
        <w:rPr>
          <w:rFonts w:ascii="Times New Roman" w:hAnsi="Times New Roman" w:cs="Times New Roman"/>
          <w:color w:val="4F81BD" w:themeColor="accent1"/>
        </w:rPr>
        <w:t xml:space="preserve">This is due to </w:t>
      </w:r>
      <w:r w:rsidRPr="001D0FEC">
        <w:rPr>
          <w:rFonts w:ascii="Times New Roman" w:hAnsi="Times New Roman" w:cs="Times New Roman"/>
          <w:color w:val="4F81BD" w:themeColor="accent1"/>
        </w:rPr>
        <w:t>the</w:t>
      </w:r>
      <w:r w:rsidR="008307A9" w:rsidRPr="001D0FEC">
        <w:rPr>
          <w:rFonts w:ascii="Times New Roman" w:hAnsi="Times New Roman" w:cs="Times New Roman"/>
          <w:color w:val="4F81BD" w:themeColor="accent1"/>
        </w:rPr>
        <w:t xml:space="preserve"> use of</w:t>
      </w:r>
      <w:r w:rsidR="00F74943" w:rsidRPr="001D0FEC">
        <w:rPr>
          <w:rFonts w:ascii="Times New Roman" w:hAnsi="Times New Roman" w:cs="Times New Roman"/>
          <w:color w:val="4F81BD" w:themeColor="accent1"/>
        </w:rPr>
        <w:t xml:space="preserve"> Markov chain Monte Carlo (MCMC) to estimate model parameters for relative abundance</w:t>
      </w:r>
      <w:r w:rsidR="00FD11AC" w:rsidRPr="001D0FEC">
        <w:rPr>
          <w:rFonts w:ascii="Times New Roman" w:hAnsi="Times New Roman" w:cs="Times New Roman"/>
          <w:color w:val="4F81BD" w:themeColor="accent1"/>
        </w:rPr>
        <w:t>.</w:t>
      </w:r>
      <w:r w:rsidR="00BB2C78">
        <w:rPr>
          <w:rFonts w:ascii="Times New Roman" w:hAnsi="Times New Roman" w:cs="Times New Roman"/>
        </w:rPr>
        <w:t xml:space="preserve">  </w:t>
      </w:r>
      <w:r w:rsidR="007C3962">
        <w:rPr>
          <w:rFonts w:ascii="Times New Roman" w:hAnsi="Times New Roman" w:cs="Times New Roman"/>
        </w:rPr>
        <w:t>F</w:t>
      </w:r>
      <w:r w:rsidR="00C92FDA" w:rsidRPr="00CB45A0">
        <w:rPr>
          <w:rFonts w:ascii="Times New Roman" w:hAnsi="Times New Roman" w:cs="Times New Roman"/>
        </w:rPr>
        <w:t>rom an ecological perspective</w:t>
      </w:r>
      <w:r w:rsidR="008307A9" w:rsidRPr="00CB45A0">
        <w:rPr>
          <w:rFonts w:ascii="Times New Roman" w:hAnsi="Times New Roman" w:cs="Times New Roman"/>
        </w:rPr>
        <w:t xml:space="preserve">, the coarse resolution </w:t>
      </w:r>
      <w:r w:rsidR="00C015CE" w:rsidRPr="00CB45A0">
        <w:rPr>
          <w:rFonts w:ascii="Times New Roman" w:hAnsi="Times New Roman" w:cs="Times New Roman"/>
        </w:rPr>
        <w:t xml:space="preserve">of standard population trend analyses </w:t>
      </w:r>
      <w:r w:rsidR="008307A9" w:rsidRPr="00CB45A0">
        <w:rPr>
          <w:rFonts w:ascii="Times New Roman" w:hAnsi="Times New Roman" w:cs="Times New Roman"/>
        </w:rPr>
        <w:t>limits their ability to provide inference about local variatio</w:t>
      </w:r>
      <w:r w:rsidR="00C92FDA" w:rsidRPr="00CB45A0">
        <w:rPr>
          <w:rFonts w:ascii="Times New Roman" w:hAnsi="Times New Roman" w:cs="Times New Roman"/>
        </w:rPr>
        <w:t>n,</w:t>
      </w:r>
      <w:r w:rsidR="008307A9" w:rsidRPr="00CB45A0">
        <w:rPr>
          <w:rFonts w:ascii="Times New Roman" w:hAnsi="Times New Roman" w:cs="Times New Roman"/>
        </w:rPr>
        <w:t xml:space="preserve"> processes</w:t>
      </w:r>
      <w:r w:rsidR="00C92FDA" w:rsidRPr="00CB45A0">
        <w:rPr>
          <w:rFonts w:ascii="Times New Roman" w:hAnsi="Times New Roman" w:cs="Times New Roman"/>
        </w:rPr>
        <w:t xml:space="preserve">, and </w:t>
      </w:r>
      <w:r w:rsidR="00C92FDA" w:rsidRPr="00CB45A0">
        <w:rPr>
          <w:rFonts w:ascii="Times New Roman" w:hAnsi="Times New Roman" w:cs="Times New Roman"/>
        </w:rPr>
        <w:lastRenderedPageBreak/>
        <w:t>drivers</w:t>
      </w:r>
      <w:r w:rsidR="008307A9" w:rsidRPr="00CB45A0">
        <w:rPr>
          <w:rFonts w:ascii="Times New Roman" w:hAnsi="Times New Roman" w:cs="Times New Roman"/>
        </w:rPr>
        <w:t xml:space="preserve">. </w:t>
      </w:r>
      <w:r w:rsidR="00F74943" w:rsidRPr="00CB45A0">
        <w:rPr>
          <w:rFonts w:ascii="Times New Roman" w:hAnsi="Times New Roman" w:cs="Times New Roman"/>
        </w:rPr>
        <w:t xml:space="preserve">While trends can be scaled up to larger </w:t>
      </w:r>
      <w:r w:rsidR="008307A9" w:rsidRPr="00CB45A0">
        <w:rPr>
          <w:rFonts w:ascii="Times New Roman" w:hAnsi="Times New Roman" w:cs="Times New Roman"/>
        </w:rPr>
        <w:t xml:space="preserve">spatial </w:t>
      </w:r>
      <w:r w:rsidR="00F74943" w:rsidRPr="00CB45A0">
        <w:rPr>
          <w:rFonts w:ascii="Times New Roman" w:hAnsi="Times New Roman" w:cs="Times New Roman"/>
        </w:rPr>
        <w:t>units, they cannot be scaled down to smaller ones.</w:t>
      </w:r>
      <w:r w:rsidR="00767C56" w:rsidRPr="00CB45A0">
        <w:rPr>
          <w:rFonts w:ascii="Times New Roman" w:hAnsi="Times New Roman" w:cs="Times New Roman"/>
        </w:rPr>
        <w:t xml:space="preserve"> </w:t>
      </w:r>
      <w:r w:rsidR="00AA5886" w:rsidRPr="00CB45A0">
        <w:rPr>
          <w:rFonts w:ascii="Times New Roman" w:hAnsi="Times New Roman" w:cs="Times New Roman"/>
        </w:rPr>
        <w:t xml:space="preserve"> The analytical stratum</w:t>
      </w:r>
      <w:r w:rsidR="00F74943" w:rsidRPr="00CB45A0">
        <w:rPr>
          <w:rFonts w:ascii="Times New Roman" w:hAnsi="Times New Roman" w:cs="Times New Roman"/>
        </w:rPr>
        <w:t xml:space="preserve"> is the finest level of resolution, which limits the extent to which </w:t>
      </w:r>
      <w:r w:rsidR="00C45065" w:rsidRPr="00CB45A0">
        <w:rPr>
          <w:rFonts w:ascii="Times New Roman" w:hAnsi="Times New Roman" w:cs="Times New Roman"/>
        </w:rPr>
        <w:t xml:space="preserve">variation in </w:t>
      </w:r>
      <w:r w:rsidR="00F74943" w:rsidRPr="00CB45A0">
        <w:rPr>
          <w:rFonts w:ascii="Times New Roman" w:hAnsi="Times New Roman" w:cs="Times New Roman"/>
        </w:rPr>
        <w:t xml:space="preserve">trends can be attributed to </w:t>
      </w:r>
      <w:r w:rsidR="00C92FDA" w:rsidRPr="00CB45A0">
        <w:rPr>
          <w:rFonts w:ascii="Times New Roman" w:hAnsi="Times New Roman" w:cs="Times New Roman"/>
        </w:rPr>
        <w:t xml:space="preserve">fine-scale </w:t>
      </w:r>
      <w:r w:rsidR="00ED6C34" w:rsidRPr="00CB45A0">
        <w:rPr>
          <w:rFonts w:ascii="Times New Roman" w:hAnsi="Times New Roman" w:cs="Times New Roman"/>
        </w:rPr>
        <w:t xml:space="preserve">processes </w:t>
      </w:r>
      <w:r w:rsidR="00C92FDA" w:rsidRPr="00CB45A0">
        <w:rPr>
          <w:rFonts w:ascii="Times New Roman" w:hAnsi="Times New Roman" w:cs="Times New Roman"/>
        </w:rPr>
        <w:t>such as change in local land cover or weather patterns</w:t>
      </w:r>
      <w:r w:rsidR="00F74943" w:rsidRPr="00CB45A0">
        <w:rPr>
          <w:rFonts w:ascii="Times New Roman" w:hAnsi="Times New Roman" w:cs="Times New Roman"/>
        </w:rPr>
        <w:t xml:space="preserve"> </w:t>
      </w:r>
      <w:r w:rsidR="00B02358" w:rsidRPr="00CB45A0">
        <w:rPr>
          <w:rFonts w:ascii="Times New Roman" w:hAnsi="Times New Roman" w:cs="Times New Roman"/>
        </w:rPr>
        <w:t>(Thogmartin et al. 2004, Bled et al. 2013)</w:t>
      </w:r>
      <w:r w:rsidR="00C92FDA" w:rsidRPr="00CB45A0">
        <w:rPr>
          <w:rFonts w:ascii="Times New Roman" w:hAnsi="Times New Roman" w:cs="Times New Roman"/>
        </w:rPr>
        <w:t>,</w:t>
      </w:r>
      <w:r w:rsidR="009B0F0F" w:rsidRPr="00CB45A0">
        <w:rPr>
          <w:rFonts w:ascii="Times New Roman" w:hAnsi="Times New Roman" w:cs="Times New Roman"/>
        </w:rPr>
        <w:t xml:space="preserve"> and limits </w:t>
      </w:r>
      <w:r w:rsidR="00C92FDA" w:rsidRPr="00CB45A0">
        <w:rPr>
          <w:rFonts w:ascii="Times New Roman" w:hAnsi="Times New Roman" w:cs="Times New Roman"/>
        </w:rPr>
        <w:t xml:space="preserve">opportunities </w:t>
      </w:r>
      <w:r w:rsidR="009B0F0F" w:rsidRPr="00CB45A0">
        <w:rPr>
          <w:rFonts w:ascii="Times New Roman" w:hAnsi="Times New Roman" w:cs="Times New Roman"/>
        </w:rPr>
        <w:t>for tailoring conservation plans to local conditions (Ethier and Nudds 2015, Ethier et al. 2017).</w:t>
      </w:r>
      <w:r w:rsidR="00C015CE" w:rsidRPr="00CB45A0">
        <w:rPr>
          <w:rFonts w:ascii="Times New Roman" w:hAnsi="Times New Roman" w:cs="Times New Roman"/>
        </w:rPr>
        <w:t xml:space="preserve">  Abundance, distribution, and population trends of birds are affected by land cover, climate, topography, and other environmental conditions and processes at a variety of spatial scales ranging from local (e.g., home range or smaller) to landscape (Thogmartin et al. 2004, 2006; Zhang et al. 2012). </w:t>
      </w:r>
      <w:r w:rsidR="00727950" w:rsidRPr="00CB45A0">
        <w:rPr>
          <w:rFonts w:ascii="Times New Roman" w:hAnsi="Times New Roman" w:cs="Times New Roman"/>
        </w:rPr>
        <w:t xml:space="preserve">Summarizing and evaluating correlates of trends at the scale of traditional strata may miss important </w:t>
      </w:r>
      <w:r w:rsidR="001D0FEC" w:rsidRPr="001D0FEC">
        <w:rPr>
          <w:rFonts w:ascii="Times New Roman" w:hAnsi="Times New Roman" w:cs="Times New Roman"/>
          <w:color w:val="4F81BD" w:themeColor="accent1"/>
        </w:rPr>
        <w:t>local</w:t>
      </w:r>
      <w:r w:rsidR="00727950" w:rsidRPr="00CB45A0">
        <w:rPr>
          <w:rFonts w:ascii="Times New Roman" w:hAnsi="Times New Roman" w:cs="Times New Roman"/>
        </w:rPr>
        <w:t xml:space="preserve"> variation in abundance, distribution, and the environmental conditions affecting them. </w:t>
      </w:r>
    </w:p>
    <w:p w14:paraId="3FA7B3B9" w14:textId="6E2EEF40" w:rsidR="00993E79"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Moreover, the current approach</w:t>
      </w:r>
      <w:r w:rsidR="00F74943" w:rsidRPr="00CB45A0">
        <w:rPr>
          <w:rFonts w:ascii="Times New Roman" w:hAnsi="Times New Roman" w:cs="Times New Roman"/>
        </w:rPr>
        <w:t xml:space="preserve"> does not take full account or advantage of spatial relationships </w:t>
      </w:r>
      <w:r w:rsidRPr="00CB45A0">
        <w:rPr>
          <w:rFonts w:ascii="Times New Roman" w:hAnsi="Times New Roman" w:cs="Times New Roman"/>
        </w:rPr>
        <w:t xml:space="preserve">among </w:t>
      </w:r>
      <w:r w:rsidR="00F74943" w:rsidRPr="00CB45A0">
        <w:rPr>
          <w:rFonts w:ascii="Times New Roman" w:hAnsi="Times New Roman" w:cs="Times New Roman"/>
        </w:rPr>
        <w:t xml:space="preserve">counts. </w:t>
      </w:r>
      <w:r w:rsidR="00767C56" w:rsidRPr="00CB45A0">
        <w:rPr>
          <w:rFonts w:ascii="Times New Roman" w:hAnsi="Times New Roman" w:cs="Times New Roman"/>
        </w:rPr>
        <w:t xml:space="preserve"> </w:t>
      </w:r>
      <w:r w:rsidR="00F74943" w:rsidRPr="00CB45A0">
        <w:rPr>
          <w:rFonts w:ascii="Times New Roman" w:hAnsi="Times New Roman" w:cs="Times New Roman"/>
        </w:rPr>
        <w:t>Modeling this structure would facilitate borrowing information across spatial boundaries, allowing more robust trend estimates in places where data</w:t>
      </w:r>
      <w:r w:rsidR="00C45065" w:rsidRPr="00CB45A0">
        <w:rPr>
          <w:rFonts w:ascii="Times New Roman" w:hAnsi="Times New Roman" w:cs="Times New Roman"/>
        </w:rPr>
        <w:t xml:space="preserve"> are sparse</w:t>
      </w:r>
      <w:r w:rsidR="00F74943" w:rsidRPr="00CB45A0">
        <w:rPr>
          <w:rFonts w:ascii="Times New Roman" w:hAnsi="Times New Roman" w:cs="Times New Roman"/>
        </w:rPr>
        <w:t xml:space="preserve"> </w:t>
      </w:r>
      <w:r w:rsidR="000B3267" w:rsidRPr="00CB45A0">
        <w:rPr>
          <w:rFonts w:ascii="Times New Roman" w:hAnsi="Times New Roman" w:cs="Times New Roman"/>
        </w:rPr>
        <w:t>(Waller and Gotway 2004, Banerjee et al. 2014</w:t>
      </w:r>
      <w:r w:rsidR="00F77E98" w:rsidRPr="00CB45A0">
        <w:rPr>
          <w:rFonts w:ascii="Times New Roman" w:hAnsi="Times New Roman" w:cs="Times New Roman"/>
        </w:rPr>
        <w:t>, Blangiardo and Cameletti 2015)</w:t>
      </w:r>
      <w:r w:rsidR="00C92FDA" w:rsidRPr="00CB45A0">
        <w:rPr>
          <w:rFonts w:ascii="Times New Roman" w:hAnsi="Times New Roman" w:cs="Times New Roman"/>
        </w:rPr>
        <w:t xml:space="preserve"> and enabling</w:t>
      </w:r>
      <w:r w:rsidR="00F74943" w:rsidRPr="00CB45A0">
        <w:rPr>
          <w:rFonts w:ascii="Times New Roman" w:hAnsi="Times New Roman" w:cs="Times New Roman"/>
        </w:rPr>
        <w:t xml:space="preserve"> trend estimat</w:t>
      </w:r>
      <w:r w:rsidR="00C92FDA" w:rsidRPr="00CB45A0">
        <w:rPr>
          <w:rFonts w:ascii="Times New Roman" w:hAnsi="Times New Roman" w:cs="Times New Roman"/>
        </w:rPr>
        <w:t>ion</w:t>
      </w:r>
      <w:r w:rsidR="00F74943" w:rsidRPr="00CB45A0">
        <w:rPr>
          <w:rFonts w:ascii="Times New Roman" w:hAnsi="Times New Roman" w:cs="Times New Roman"/>
        </w:rPr>
        <w:t xml:space="preserve"> at </w:t>
      </w:r>
      <w:r w:rsidR="00C92FDA" w:rsidRPr="00CB45A0">
        <w:rPr>
          <w:rFonts w:ascii="Times New Roman" w:hAnsi="Times New Roman" w:cs="Times New Roman"/>
        </w:rPr>
        <w:t xml:space="preserve">finer </w:t>
      </w:r>
      <w:r w:rsidR="00F74943" w:rsidRPr="00CB45A0">
        <w:rPr>
          <w:rFonts w:ascii="Times New Roman" w:hAnsi="Times New Roman" w:cs="Times New Roman"/>
        </w:rPr>
        <w:t xml:space="preserve">spatial scales </w:t>
      </w:r>
      <w:r w:rsidR="0079226C" w:rsidRPr="00CB45A0">
        <w:rPr>
          <w:rFonts w:ascii="Times New Roman" w:hAnsi="Times New Roman" w:cs="Times New Roman"/>
        </w:rPr>
        <w:t>(Thogmartin et al. 2004, Bled et al. 2013).</w:t>
      </w:r>
      <w:r w:rsidR="00993E79" w:rsidRPr="00CB45A0">
        <w:rPr>
          <w:rFonts w:ascii="Times New Roman" w:hAnsi="Times New Roman" w:cs="Times New Roman"/>
        </w:rPr>
        <w:t xml:space="preserve"> Accounting for the spatial dependence across count sites also reduces the amount of spatial autocorrelation in model residuals, which leads to more reliable inference about trend estimates (Dormann et al. 2007, Beale et al. 2010).</w:t>
      </w:r>
    </w:p>
    <w:p w14:paraId="355239E9" w14:textId="37F5F62A" w:rsidR="00F74943"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Previous w</w:t>
      </w:r>
      <w:r w:rsidR="00F74943" w:rsidRPr="00CB45A0">
        <w:rPr>
          <w:rFonts w:ascii="Times New Roman" w:hAnsi="Times New Roman" w:cs="Times New Roman"/>
        </w:rPr>
        <w:t xml:space="preserve">ork by </w:t>
      </w:r>
      <w:r w:rsidR="00B02358" w:rsidRPr="00CB45A0">
        <w:rPr>
          <w:rFonts w:ascii="Times New Roman" w:hAnsi="Times New Roman" w:cs="Times New Roman"/>
        </w:rPr>
        <w:t>Thogmartin et al. (2004)</w:t>
      </w:r>
      <w:r w:rsidR="00F74943" w:rsidRPr="00CB45A0">
        <w:rPr>
          <w:rFonts w:ascii="Times New Roman" w:hAnsi="Times New Roman" w:cs="Times New Roman"/>
        </w:rPr>
        <w:t xml:space="preserve">, Bled et al. </w:t>
      </w:r>
      <w:r w:rsidR="00B02358"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B02358" w:rsidRPr="00CB45A0">
        <w:rPr>
          <w:rFonts w:ascii="Times New Roman" w:hAnsi="Times New Roman" w:cs="Times New Roman"/>
        </w:rPr>
        <w:t>(2015)</w:t>
      </w:r>
      <w:r w:rsidR="00993E79" w:rsidRPr="00CB45A0">
        <w:rPr>
          <w:rFonts w:ascii="Times New Roman" w:hAnsi="Times New Roman" w:cs="Times New Roman"/>
        </w:rPr>
        <w:t>, among others,</w:t>
      </w:r>
      <w:r w:rsidR="00B02358" w:rsidRPr="00CB45A0">
        <w:rPr>
          <w:rFonts w:ascii="Times New Roman" w:hAnsi="Times New Roman" w:cs="Times New Roman"/>
        </w:rPr>
        <w:t xml:space="preserve"> </w:t>
      </w:r>
      <w:r w:rsidR="00F74943" w:rsidRPr="00CB45A0">
        <w:rPr>
          <w:rFonts w:ascii="Times New Roman" w:hAnsi="Times New Roman" w:cs="Times New Roman"/>
        </w:rPr>
        <w:t>o</w:t>
      </w:r>
      <w:r w:rsidR="00741791">
        <w:rPr>
          <w:rFonts w:ascii="Times New Roman" w:hAnsi="Times New Roman" w:cs="Times New Roman"/>
        </w:rPr>
        <w:t xml:space="preserve">ffered </w:t>
      </w:r>
      <w:r w:rsidR="00741791" w:rsidRPr="00741791">
        <w:rPr>
          <w:rFonts w:ascii="Times New Roman" w:hAnsi="Times New Roman" w:cs="Times New Roman"/>
          <w:color w:val="4F81BD" w:themeColor="accent1"/>
        </w:rPr>
        <w:t xml:space="preserve">spatially </w:t>
      </w:r>
      <w:r w:rsidR="00F74943" w:rsidRPr="00741791">
        <w:rPr>
          <w:rFonts w:ascii="Times New Roman" w:hAnsi="Times New Roman" w:cs="Times New Roman"/>
          <w:color w:val="4F81BD" w:themeColor="accent1"/>
        </w:rPr>
        <w:t xml:space="preserve">explicit </w:t>
      </w:r>
      <w:r w:rsidR="00F74943" w:rsidRPr="00CB45A0">
        <w:rPr>
          <w:rFonts w:ascii="Times New Roman" w:hAnsi="Times New Roman" w:cs="Times New Roman"/>
        </w:rPr>
        <w:t>variations of the standard trend analysis approach</w:t>
      </w:r>
      <w:r w:rsidR="009D0A8D" w:rsidRPr="00CB45A0">
        <w:rPr>
          <w:rFonts w:ascii="Times New Roman" w:hAnsi="Times New Roman" w:cs="Times New Roman"/>
        </w:rPr>
        <w:t xml:space="preserve"> for community science data</w:t>
      </w:r>
      <w:r w:rsidR="00F74943" w:rsidRPr="00CB45A0">
        <w:rPr>
          <w:rFonts w:ascii="Times New Roman" w:hAnsi="Times New Roman" w:cs="Times New Roman"/>
        </w:rPr>
        <w:t>.</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 These works were focused on analysis of BBS data, but their approaches are easily </w:t>
      </w:r>
      <w:r w:rsidR="00C92FDA" w:rsidRPr="00CB45A0">
        <w:rPr>
          <w:rFonts w:ascii="Times New Roman" w:hAnsi="Times New Roman" w:cs="Times New Roman"/>
        </w:rPr>
        <w:t xml:space="preserve">applied </w:t>
      </w:r>
      <w:r w:rsidR="00F74943" w:rsidRPr="00CB45A0">
        <w:rPr>
          <w:rFonts w:ascii="Times New Roman" w:hAnsi="Times New Roman" w:cs="Times New Roman"/>
        </w:rPr>
        <w:t xml:space="preserve">to analysis of CBC data. </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Instead of using the standard strata </w:t>
      </w:r>
      <w:r w:rsidR="00F74943" w:rsidRPr="00CB45A0">
        <w:rPr>
          <w:rFonts w:ascii="Times New Roman" w:hAnsi="Times New Roman" w:cs="Times New Roman"/>
        </w:rPr>
        <w:lastRenderedPageBreak/>
        <w:t>described above</w:t>
      </w:r>
      <w:r w:rsidR="009B0E7D" w:rsidRPr="00CB45A0">
        <w:rPr>
          <w:rFonts w:ascii="Times New Roman" w:hAnsi="Times New Roman" w:cs="Times New Roman"/>
        </w:rPr>
        <w:t xml:space="preserve"> (Smith et al. 2015)</w:t>
      </w:r>
      <w:r w:rsidR="00F74943" w:rsidRPr="00CB45A0">
        <w:rPr>
          <w:rFonts w:ascii="Times New Roman" w:hAnsi="Times New Roman" w:cs="Times New Roman"/>
        </w:rPr>
        <w:t xml:space="preserve">, Thogmartin et al. </w:t>
      </w:r>
      <w:r w:rsidR="00B02358" w:rsidRPr="00CB45A0">
        <w:rPr>
          <w:rFonts w:ascii="Times New Roman" w:hAnsi="Times New Roman" w:cs="Times New Roman"/>
        </w:rPr>
        <w:t>(2004)</w:t>
      </w:r>
      <w:r w:rsidR="00F74943" w:rsidRPr="00CB45A0">
        <w:rPr>
          <w:rFonts w:ascii="Times New Roman" w:hAnsi="Times New Roman" w:cs="Times New Roman"/>
        </w:rPr>
        <w:t xml:space="preserve"> assigned count sites to irregular polygons, created by tessellation of BBS route locations.  Bled et al. </w:t>
      </w:r>
      <w:r w:rsidR="00B02358" w:rsidRPr="00CB45A0">
        <w:rPr>
          <w:rFonts w:ascii="Times New Roman" w:hAnsi="Times New Roman" w:cs="Times New Roman"/>
        </w:rPr>
        <w:t xml:space="preserve">(2013) </w:t>
      </w:r>
      <w:r w:rsidR="00F74943" w:rsidRPr="00CB45A0">
        <w:rPr>
          <w:rFonts w:ascii="Times New Roman" w:hAnsi="Times New Roman" w:cs="Times New Roman"/>
        </w:rPr>
        <w:t>assigned routes to cells on a regular grid, with one-degree latitude and longitude spacing</w:t>
      </w:r>
      <w:r w:rsidR="0079226C" w:rsidRPr="00CB45A0">
        <w:rPr>
          <w:rFonts w:ascii="Times New Roman" w:hAnsi="Times New Roman" w:cs="Times New Roman"/>
        </w:rPr>
        <w:t xml:space="preserve">.  </w:t>
      </w:r>
      <w:r w:rsidR="00F74943" w:rsidRPr="00CB45A0">
        <w:rPr>
          <w:rFonts w:ascii="Times New Roman" w:hAnsi="Times New Roman" w:cs="Times New Roman"/>
        </w:rPr>
        <w:t xml:space="preserve">All three studies utilized </w:t>
      </w:r>
      <w:r w:rsidR="00F74943" w:rsidRPr="006237BA">
        <w:rPr>
          <w:rFonts w:ascii="Times New Roman" w:hAnsi="Times New Roman" w:cs="Times New Roman"/>
          <w:color w:val="4F81BD" w:themeColor="accent1"/>
        </w:rPr>
        <w:t>spatial</w:t>
      </w:r>
      <w:r w:rsidR="006237BA" w:rsidRPr="006237BA">
        <w:rPr>
          <w:rFonts w:ascii="Times New Roman" w:hAnsi="Times New Roman" w:cs="Times New Roman"/>
          <w:color w:val="4F81BD" w:themeColor="accent1"/>
        </w:rPr>
        <w:t xml:space="preserve">ly </w:t>
      </w:r>
      <w:r w:rsidR="009B0E7D" w:rsidRPr="006237BA">
        <w:rPr>
          <w:rFonts w:ascii="Times New Roman" w:hAnsi="Times New Roman" w:cs="Times New Roman"/>
          <w:color w:val="4F81BD" w:themeColor="accent1"/>
        </w:rPr>
        <w:t xml:space="preserve">structured </w:t>
      </w:r>
      <w:r w:rsidR="009B0E7D" w:rsidRPr="00CB45A0">
        <w:rPr>
          <w:rFonts w:ascii="Times New Roman" w:hAnsi="Times New Roman" w:cs="Times New Roman"/>
        </w:rPr>
        <w:t>random intercepts</w:t>
      </w:r>
      <w:r w:rsidR="00AA5886" w:rsidRPr="00CB45A0">
        <w:rPr>
          <w:rFonts w:ascii="Times New Roman" w:hAnsi="Times New Roman" w:cs="Times New Roman"/>
        </w:rPr>
        <w:t xml:space="preserve"> </w:t>
      </w:r>
      <w:r w:rsidR="00F74943" w:rsidRPr="00CB45A0">
        <w:rPr>
          <w:rFonts w:ascii="Times New Roman" w:hAnsi="Times New Roman" w:cs="Times New Roman"/>
        </w:rPr>
        <w:t>for relative abundance per</w:t>
      </w:r>
      <w:r w:rsidR="0079226C" w:rsidRPr="00CB45A0">
        <w:rPr>
          <w:rFonts w:ascii="Times New Roman" w:hAnsi="Times New Roman" w:cs="Times New Roman"/>
        </w:rPr>
        <w:t xml:space="preserve"> </w:t>
      </w:r>
      <w:r w:rsidR="00F74943" w:rsidRPr="00CB45A0">
        <w:rPr>
          <w:rFonts w:ascii="Times New Roman" w:hAnsi="Times New Roman" w:cs="Times New Roman"/>
        </w:rPr>
        <w:t>polygon</w:t>
      </w:r>
      <w:r w:rsidR="0079226C" w:rsidRPr="00CB45A0">
        <w:rPr>
          <w:rFonts w:ascii="Times New Roman" w:hAnsi="Times New Roman" w:cs="Times New Roman"/>
        </w:rPr>
        <w:t>,</w:t>
      </w:r>
      <w:r w:rsidR="00F74943" w:rsidRPr="00CB45A0">
        <w:rPr>
          <w:rFonts w:ascii="Times New Roman" w:hAnsi="Times New Roman" w:cs="Times New Roman"/>
        </w:rPr>
        <w:t xml:space="preserve"> grid cell</w:t>
      </w:r>
      <w:r w:rsidR="00AF4688" w:rsidRPr="00CB45A0">
        <w:rPr>
          <w:rFonts w:ascii="Times New Roman" w:hAnsi="Times New Roman" w:cs="Times New Roman"/>
        </w:rPr>
        <w:t>, or stratum</w:t>
      </w:r>
      <w:r w:rsidR="00F74943" w:rsidRPr="00CB45A0">
        <w:rPr>
          <w:rFonts w:ascii="Times New Roman" w:hAnsi="Times New Roman" w:cs="Times New Roman"/>
        </w:rPr>
        <w:t xml:space="preserve">. </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Thogmartin et al. </w:t>
      </w:r>
      <w:r w:rsidR="00A227A9" w:rsidRPr="00CB45A0">
        <w:rPr>
          <w:rFonts w:ascii="Times New Roman" w:hAnsi="Times New Roman" w:cs="Times New Roman"/>
        </w:rPr>
        <w:t>(2004)</w:t>
      </w:r>
      <w:r w:rsidR="007C3962">
        <w:rPr>
          <w:rFonts w:ascii="Times New Roman" w:hAnsi="Times New Roman" w:cs="Times New Roman"/>
        </w:rPr>
        <w:t xml:space="preserve"> included an </w:t>
      </w:r>
      <w:r w:rsidR="00F74943" w:rsidRPr="00CB45A0">
        <w:rPr>
          <w:rFonts w:ascii="Times New Roman" w:hAnsi="Times New Roman" w:cs="Times New Roman"/>
        </w:rPr>
        <w:t xml:space="preserve">effect of </w:t>
      </w:r>
      <w:r w:rsidR="002D70E9" w:rsidRPr="00CB45A0">
        <w:rPr>
          <w:rFonts w:ascii="Times New Roman" w:hAnsi="Times New Roman" w:cs="Times New Roman"/>
        </w:rPr>
        <w:t>year</w:t>
      </w:r>
      <w:r w:rsidR="00F74943" w:rsidRPr="00CB45A0">
        <w:rPr>
          <w:rFonts w:ascii="Times New Roman" w:hAnsi="Times New Roman" w:cs="Times New Roman"/>
        </w:rPr>
        <w:t xml:space="preserve"> per </w:t>
      </w:r>
      <w:r w:rsidR="0079226C" w:rsidRPr="00CB45A0">
        <w:rPr>
          <w:rFonts w:ascii="Times New Roman" w:hAnsi="Times New Roman" w:cs="Times New Roman"/>
        </w:rPr>
        <w:t>polygon</w:t>
      </w:r>
      <w:r w:rsidR="00F74943" w:rsidRPr="00CB45A0">
        <w:rPr>
          <w:rFonts w:ascii="Times New Roman" w:hAnsi="Times New Roman" w:cs="Times New Roman"/>
        </w:rPr>
        <w:t>, but that effect did not incorporate</w:t>
      </w:r>
      <w:r w:rsidR="00A64EA1" w:rsidRPr="00CB45A0">
        <w:rPr>
          <w:rFonts w:ascii="Times New Roman" w:hAnsi="Times New Roman" w:cs="Times New Roman"/>
        </w:rPr>
        <w:t xml:space="preserve"> spatial structure.  </w:t>
      </w:r>
      <w:r w:rsidR="00F74943" w:rsidRPr="00CB45A0">
        <w:rPr>
          <w:rFonts w:ascii="Times New Roman" w:hAnsi="Times New Roman" w:cs="Times New Roman"/>
        </w:rPr>
        <w:t xml:space="preserve">Bled et al. </w:t>
      </w:r>
      <w:r w:rsidR="00A227A9"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A227A9" w:rsidRPr="00CB45A0">
        <w:rPr>
          <w:rFonts w:ascii="Times New Roman" w:hAnsi="Times New Roman" w:cs="Times New Roman"/>
        </w:rPr>
        <w:t xml:space="preserve">(2015) </w:t>
      </w:r>
      <w:r w:rsidR="00F74943" w:rsidRPr="00CB45A0">
        <w:rPr>
          <w:rFonts w:ascii="Times New Roman" w:hAnsi="Times New Roman" w:cs="Times New Roman"/>
        </w:rPr>
        <w:t xml:space="preserve">estimated relative abundances per year, and then trends were generated as </w:t>
      </w:r>
      <w:r w:rsidR="0079226C" w:rsidRPr="00CB45A0">
        <w:rPr>
          <w:rFonts w:ascii="Times New Roman" w:hAnsi="Times New Roman" w:cs="Times New Roman"/>
        </w:rPr>
        <w:t>d</w:t>
      </w:r>
      <w:r w:rsidR="00F74943" w:rsidRPr="00CB45A0">
        <w:rPr>
          <w:rFonts w:ascii="Times New Roman" w:hAnsi="Times New Roman" w:cs="Times New Roman"/>
        </w:rPr>
        <w:t>erived parameter</w:t>
      </w:r>
      <w:r w:rsidR="0079226C" w:rsidRPr="00CB45A0">
        <w:rPr>
          <w:rFonts w:ascii="Times New Roman" w:hAnsi="Times New Roman" w:cs="Times New Roman"/>
        </w:rPr>
        <w:t xml:space="preserve">s, as </w:t>
      </w:r>
      <w:r w:rsidR="009D0A8D" w:rsidRPr="00CB45A0">
        <w:rPr>
          <w:rFonts w:ascii="Times New Roman" w:hAnsi="Times New Roman" w:cs="Times New Roman"/>
        </w:rPr>
        <w:t xml:space="preserve">done in </w:t>
      </w:r>
      <w:r w:rsidR="0079226C" w:rsidRPr="00CB45A0">
        <w:rPr>
          <w:rFonts w:ascii="Times New Roman" w:hAnsi="Times New Roman" w:cs="Times New Roman"/>
        </w:rPr>
        <w:t>the standard analysis</w:t>
      </w:r>
      <w:r w:rsidR="00F74943" w:rsidRPr="00CB45A0">
        <w:rPr>
          <w:rFonts w:ascii="Times New Roman" w:hAnsi="Times New Roman" w:cs="Times New Roman"/>
        </w:rPr>
        <w:t>.</w:t>
      </w:r>
    </w:p>
    <w:p w14:paraId="2797C55D" w14:textId="5EF7EA31"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Here, we present </w:t>
      </w:r>
      <w:r w:rsidR="00D30635">
        <w:rPr>
          <w:rFonts w:ascii="Times New Roman" w:hAnsi="Times New Roman" w:cs="Times New Roman"/>
        </w:rPr>
        <w:t>a new</w:t>
      </w:r>
      <w:r w:rsidR="002E1FFF" w:rsidRPr="00CB45A0">
        <w:rPr>
          <w:rFonts w:ascii="Times New Roman" w:hAnsi="Times New Roman" w:cs="Times New Roman"/>
        </w:rPr>
        <w:t xml:space="preserve"> </w:t>
      </w:r>
      <w:r w:rsidRPr="00CB45A0">
        <w:rPr>
          <w:rFonts w:ascii="Times New Roman" w:hAnsi="Times New Roman" w:cs="Times New Roman"/>
        </w:rPr>
        <w:t xml:space="preserve">approach for calculating temporal trends in relative abundance, one that takes advantage of the considerable spatial structure in CBC data. </w:t>
      </w:r>
      <w:r w:rsidR="00A64EA1" w:rsidRPr="00CB45A0">
        <w:rPr>
          <w:rFonts w:ascii="Times New Roman" w:hAnsi="Times New Roman" w:cs="Times New Roman"/>
        </w:rPr>
        <w:t xml:space="preserve"> </w:t>
      </w:r>
      <w:r w:rsidRPr="00CB45A0">
        <w:rPr>
          <w:rFonts w:ascii="Times New Roman" w:hAnsi="Times New Roman" w:cs="Times New Roman"/>
        </w:rPr>
        <w:t xml:space="preserve">This approach borrows components from previous ones, incorporates new components that prioritize robust trend estimation at finer spatial scales, and employs a </w:t>
      </w:r>
      <w:r w:rsidR="00D52421" w:rsidRPr="00CB45A0">
        <w:rPr>
          <w:rFonts w:ascii="Times New Roman" w:hAnsi="Times New Roman" w:cs="Times New Roman"/>
        </w:rPr>
        <w:t>simplified</w:t>
      </w:r>
      <w:r w:rsidRPr="00CB45A0">
        <w:rPr>
          <w:rFonts w:ascii="Times New Roman" w:hAnsi="Times New Roman" w:cs="Times New Roman"/>
        </w:rPr>
        <w:t xml:space="preserve"> and computationally efficient </w:t>
      </w:r>
      <w:r w:rsidR="008B7AD8" w:rsidRPr="00CB45A0">
        <w:rPr>
          <w:rFonts w:ascii="Times New Roman" w:hAnsi="Times New Roman" w:cs="Times New Roman"/>
        </w:rPr>
        <w:t>workflow</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Similar to Bled et al.</w:t>
      </w:r>
      <w:r w:rsidR="00A227A9" w:rsidRPr="00CB45A0">
        <w:rPr>
          <w:rFonts w:ascii="Times New Roman" w:hAnsi="Times New Roman" w:cs="Times New Roman"/>
        </w:rPr>
        <w:t xml:space="preserve"> (2013)</w:t>
      </w:r>
      <w:r w:rsidRPr="00CB45A0">
        <w:rPr>
          <w:rFonts w:ascii="Times New Roman" w:hAnsi="Times New Roman" w:cs="Times New Roman"/>
        </w:rPr>
        <w:t xml:space="preserve">, we assigned CBC count sites to cells on a uniform grid </w:t>
      </w:r>
      <w:r w:rsidR="00757A5F" w:rsidRPr="00757A5F">
        <w:rPr>
          <w:rFonts w:ascii="Times New Roman" w:hAnsi="Times New Roman" w:cs="Times New Roman"/>
          <w:color w:val="4F81BD" w:themeColor="accent1"/>
        </w:rPr>
        <w:t>covering</w:t>
      </w:r>
      <w:r w:rsidRPr="00CB45A0">
        <w:rPr>
          <w:rFonts w:ascii="Times New Roman" w:hAnsi="Times New Roman" w:cs="Times New Roman"/>
        </w:rPr>
        <w:t xml:space="preserve"> North America. </w:t>
      </w:r>
      <w:r w:rsidR="00A64EA1" w:rsidRPr="00CB45A0">
        <w:rPr>
          <w:rFonts w:ascii="Times New Roman" w:hAnsi="Times New Roman" w:cs="Times New Roman"/>
        </w:rPr>
        <w:t xml:space="preserve"> </w:t>
      </w:r>
      <w:r w:rsidRPr="00CB45A0">
        <w:rPr>
          <w:rFonts w:ascii="Times New Roman" w:hAnsi="Times New Roman" w:cs="Times New Roman"/>
        </w:rPr>
        <w:t>In contrast to previous work, effort and year effects were modeled as random slopes with spatial s</w:t>
      </w:r>
      <w:r w:rsidR="00D30635">
        <w:rPr>
          <w:rFonts w:ascii="Times New Roman" w:hAnsi="Times New Roman" w:cs="Times New Roman"/>
        </w:rPr>
        <w:t>tru</w:t>
      </w:r>
      <w:r w:rsidR="006237BA">
        <w:rPr>
          <w:rFonts w:ascii="Times New Roman" w:hAnsi="Times New Roman" w:cs="Times New Roman"/>
        </w:rPr>
        <w:t xml:space="preserve">cture, following a </w:t>
      </w:r>
      <w:r w:rsidR="006237BA" w:rsidRPr="006237BA">
        <w:rPr>
          <w:rFonts w:ascii="Times New Roman" w:hAnsi="Times New Roman" w:cs="Times New Roman"/>
          <w:color w:val="4F81BD" w:themeColor="accent1"/>
        </w:rPr>
        <w:t xml:space="preserve">spatially </w:t>
      </w:r>
      <w:r w:rsidRPr="006237BA">
        <w:rPr>
          <w:rFonts w:ascii="Times New Roman" w:hAnsi="Times New Roman" w:cs="Times New Roman"/>
          <w:color w:val="4F81BD" w:themeColor="accent1"/>
        </w:rPr>
        <w:t xml:space="preserve">varying coefficient </w:t>
      </w:r>
      <w:r w:rsidRPr="00CB45A0">
        <w:rPr>
          <w:rFonts w:ascii="Times New Roman" w:hAnsi="Times New Roman" w:cs="Times New Roman"/>
        </w:rPr>
        <w:t>(SVC) approach</w:t>
      </w:r>
      <w:r w:rsidR="00A227A9" w:rsidRPr="00CB45A0">
        <w:rPr>
          <w:rFonts w:ascii="Times New Roman" w:hAnsi="Times New Roman" w:cs="Times New Roman"/>
        </w:rPr>
        <w:t xml:space="preserve"> </w:t>
      </w:r>
      <w:r w:rsidR="00796C7A" w:rsidRPr="00CB45A0">
        <w:rPr>
          <w:rFonts w:ascii="Times New Roman" w:hAnsi="Times New Roman" w:cs="Times New Roman"/>
        </w:rPr>
        <w:t>(Gelfand et al. 2003, Finley 2011, Congdon 2014)</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 xml:space="preserve">Finally, unlike prior studies using MCMC, we used integrated nested Laplace approximation </w:t>
      </w:r>
      <w:r w:rsidR="006267B2" w:rsidRPr="00CB45A0">
        <w:rPr>
          <w:rFonts w:ascii="Times New Roman" w:hAnsi="Times New Roman" w:cs="Times New Roman"/>
        </w:rPr>
        <w:t xml:space="preserve">(INLA) </w:t>
      </w:r>
      <w:r w:rsidRPr="00CB45A0">
        <w:rPr>
          <w:rFonts w:ascii="Times New Roman" w:hAnsi="Times New Roman" w:cs="Times New Roman"/>
        </w:rPr>
        <w:t>to estimate Bayesian posteriors for model parameters</w:t>
      </w:r>
      <w:r w:rsidR="00DD1862" w:rsidRPr="00CB45A0">
        <w:rPr>
          <w:rFonts w:ascii="Times New Roman" w:hAnsi="Times New Roman" w:cs="Times New Roman"/>
        </w:rPr>
        <w:t xml:space="preserve"> </w:t>
      </w:r>
      <w:r w:rsidR="00A64EA1" w:rsidRPr="00CB45A0">
        <w:rPr>
          <w:rFonts w:ascii="Times New Roman" w:hAnsi="Times New Roman" w:cs="Times New Roman"/>
        </w:rPr>
        <w:t>(</w:t>
      </w:r>
      <w:r w:rsidR="00CB45A0" w:rsidRPr="00CB45A0">
        <w:rPr>
          <w:rFonts w:ascii="Times New Roman" w:hAnsi="Times New Roman" w:cs="Times New Roman"/>
        </w:rPr>
        <w:t xml:space="preserve">Rue et al. 2009, </w:t>
      </w:r>
      <w:r w:rsidR="007B429A" w:rsidRPr="00CB45A0">
        <w:rPr>
          <w:rFonts w:ascii="Times New Roman" w:hAnsi="Times New Roman" w:cs="Times New Roman"/>
        </w:rPr>
        <w:t xml:space="preserve">Martins et al. 2013, </w:t>
      </w:r>
      <w:r w:rsidR="00A64EA1" w:rsidRPr="00CB45A0">
        <w:rPr>
          <w:rFonts w:ascii="Times New Roman" w:hAnsi="Times New Roman" w:cs="Times New Roman"/>
        </w:rPr>
        <w:t xml:space="preserve">Lindgren and Rue 2015, </w:t>
      </w:r>
      <w:r w:rsidR="007B429A" w:rsidRPr="00CB45A0">
        <w:rPr>
          <w:rFonts w:ascii="Times New Roman" w:hAnsi="Times New Roman" w:cs="Times New Roman"/>
        </w:rPr>
        <w:t xml:space="preserve">Blangiardo and Cameletti 2015, </w:t>
      </w:r>
      <w:r w:rsidR="00A64EA1" w:rsidRPr="00CB45A0">
        <w:rPr>
          <w:rFonts w:ascii="Times New Roman" w:hAnsi="Times New Roman" w:cs="Times New Roman"/>
        </w:rPr>
        <w:t>Rue et al. 2017</w:t>
      </w:r>
      <w:r w:rsidR="00C31C7C" w:rsidRPr="00CB45A0">
        <w:rPr>
          <w:rFonts w:ascii="Times New Roman" w:hAnsi="Times New Roman" w:cs="Times New Roman"/>
        </w:rPr>
        <w:t>, Bakka et al. 2018</w:t>
      </w:r>
      <w:r w:rsidR="00F77E98" w:rsidRPr="00CB45A0">
        <w:rPr>
          <w:rFonts w:ascii="Times New Roman" w:hAnsi="Times New Roman" w:cs="Times New Roman"/>
        </w:rPr>
        <w:t>, Krainski et al. 2018</w:t>
      </w:r>
      <w:r w:rsidR="00A64EA1" w:rsidRPr="00CB45A0">
        <w:rPr>
          <w:rFonts w:ascii="Times New Roman" w:hAnsi="Times New Roman" w:cs="Times New Roman"/>
        </w:rPr>
        <w:t>)</w:t>
      </w:r>
      <w:r w:rsidRPr="00CB45A0">
        <w:rPr>
          <w:rFonts w:ascii="Times New Roman" w:hAnsi="Times New Roman" w:cs="Times New Roman"/>
        </w:rPr>
        <w:t xml:space="preserve">, which led to a </w:t>
      </w:r>
      <w:r w:rsidR="006267B2" w:rsidRPr="00CB45A0">
        <w:rPr>
          <w:rFonts w:ascii="Times New Roman" w:hAnsi="Times New Roman" w:cs="Times New Roman"/>
        </w:rPr>
        <w:t>dramatic</w:t>
      </w:r>
      <w:r w:rsidRPr="00CB45A0">
        <w:rPr>
          <w:rFonts w:ascii="Times New Roman" w:hAnsi="Times New Roman" w:cs="Times New Roman"/>
        </w:rPr>
        <w:t xml:space="preserve"> decrease in computing time.</w:t>
      </w:r>
      <w:r w:rsidR="0098171A" w:rsidRPr="00CB45A0">
        <w:rPr>
          <w:rFonts w:ascii="Times New Roman" w:hAnsi="Times New Roman" w:cs="Times New Roman"/>
        </w:rPr>
        <w:t xml:space="preserve"> </w:t>
      </w:r>
      <w:r w:rsidR="002E1FFF" w:rsidRPr="00CB45A0">
        <w:rPr>
          <w:rFonts w:ascii="Times New Roman" w:hAnsi="Times New Roman" w:cs="Times New Roman"/>
        </w:rPr>
        <w:t xml:space="preserve"> Our objective in developing this technique was to estimate long-term population trends at an appropriate spatial scale for evaluating fine-scale population processes and ecological drivers to inform conservation.</w:t>
      </w:r>
      <w:r w:rsidR="002D70E9" w:rsidRPr="00CB45A0">
        <w:rPr>
          <w:rFonts w:ascii="Times New Roman" w:hAnsi="Times New Roman" w:cs="Times New Roman"/>
        </w:rPr>
        <w:t xml:space="preserve"> The four goals of this report were to (</w:t>
      </w:r>
      <w:r w:rsidR="002D70E9" w:rsidRPr="00CB45A0">
        <w:rPr>
          <w:rFonts w:ascii="Times New Roman" w:hAnsi="Times New Roman" w:cs="Times New Roman"/>
          <w:i/>
        </w:rPr>
        <w:t>i</w:t>
      </w:r>
      <w:r w:rsidR="002D70E9" w:rsidRPr="00CB45A0">
        <w:rPr>
          <w:rFonts w:ascii="Times New Roman" w:hAnsi="Times New Roman" w:cs="Times New Roman"/>
        </w:rPr>
        <w:t xml:space="preserve">) describe an SVC approach </w:t>
      </w:r>
      <w:r w:rsidR="00D30635">
        <w:rPr>
          <w:rFonts w:ascii="Times New Roman" w:hAnsi="Times New Roman" w:cs="Times New Roman"/>
        </w:rPr>
        <w:t>for</w:t>
      </w:r>
      <w:r w:rsidR="002D70E9" w:rsidRPr="00CB45A0">
        <w:rPr>
          <w:rFonts w:ascii="Times New Roman" w:hAnsi="Times New Roman" w:cs="Times New Roman"/>
        </w:rPr>
        <w:t xml:space="preserve"> calculating trends in CBC data, (</w:t>
      </w:r>
      <w:r w:rsidR="002D70E9" w:rsidRPr="00CB45A0">
        <w:rPr>
          <w:rFonts w:ascii="Times New Roman" w:hAnsi="Times New Roman" w:cs="Times New Roman"/>
          <w:i/>
        </w:rPr>
        <w:t>ii</w:t>
      </w:r>
      <w:r w:rsidR="002D70E9" w:rsidRPr="00CB45A0">
        <w:rPr>
          <w:rFonts w:ascii="Times New Roman" w:hAnsi="Times New Roman" w:cs="Times New Roman"/>
        </w:rPr>
        <w:t xml:space="preserve">) employ the approach using </w:t>
      </w:r>
      <w:r w:rsidR="002D70E9" w:rsidRPr="00CB45A0">
        <w:rPr>
          <w:rFonts w:ascii="Times New Roman" w:hAnsi="Times New Roman" w:cs="Times New Roman"/>
        </w:rPr>
        <w:lastRenderedPageBreak/>
        <w:t>data for the American Robin, (</w:t>
      </w:r>
      <w:r w:rsidR="002D70E9" w:rsidRPr="00CB45A0">
        <w:rPr>
          <w:rFonts w:ascii="Times New Roman" w:hAnsi="Times New Roman" w:cs="Times New Roman"/>
          <w:i/>
        </w:rPr>
        <w:t>iii</w:t>
      </w:r>
      <w:r w:rsidR="002D70E9" w:rsidRPr="00CB45A0">
        <w:rPr>
          <w:rFonts w:ascii="Times New Roman" w:hAnsi="Times New Roman" w:cs="Times New Roman"/>
        </w:rPr>
        <w:t>) compare trend results derived from the SVC approach to aggregate results derived from standard methods, and (</w:t>
      </w:r>
      <w:r w:rsidR="002D70E9" w:rsidRPr="00CB45A0">
        <w:rPr>
          <w:rFonts w:ascii="Times New Roman" w:hAnsi="Times New Roman" w:cs="Times New Roman"/>
          <w:i/>
        </w:rPr>
        <w:t>iv</w:t>
      </w:r>
      <w:r w:rsidR="002D70E9" w:rsidRPr="00CB45A0">
        <w:rPr>
          <w:rFonts w:ascii="Times New Roman" w:hAnsi="Times New Roman" w:cs="Times New Roman"/>
        </w:rPr>
        <w:t xml:space="preserve">) </w:t>
      </w:r>
      <w:r w:rsidR="00D30635">
        <w:rPr>
          <w:rFonts w:ascii="Times New Roman" w:hAnsi="Times New Roman" w:cs="Times New Roman"/>
        </w:rPr>
        <w:t>demonstrate use of fine-</w:t>
      </w:r>
      <w:r w:rsidR="000C25E4" w:rsidRPr="00CB45A0">
        <w:rPr>
          <w:rFonts w:ascii="Times New Roman" w:hAnsi="Times New Roman" w:cs="Times New Roman"/>
        </w:rPr>
        <w:t>scaled trend results through a simple analysis exploring</w:t>
      </w:r>
      <w:r w:rsidR="002D70E9" w:rsidRPr="00CB45A0">
        <w:rPr>
          <w:rFonts w:ascii="Times New Roman" w:hAnsi="Times New Roman" w:cs="Times New Roman"/>
        </w:rPr>
        <w:t xml:space="preserve"> correlations </w:t>
      </w:r>
      <w:ins w:id="0" w:author="Michel, Nicole" w:date="2019-03-01T17:05:00Z">
        <w:r w:rsidR="00E7538E">
          <w:rPr>
            <w:rFonts w:ascii="Times New Roman" w:hAnsi="Times New Roman" w:cs="Times New Roman"/>
          </w:rPr>
          <w:t xml:space="preserve">post-hoc </w:t>
        </w:r>
      </w:ins>
      <w:r w:rsidR="002D70E9" w:rsidRPr="00CB45A0">
        <w:rPr>
          <w:rFonts w:ascii="Times New Roman" w:hAnsi="Times New Roman" w:cs="Times New Roman"/>
        </w:rPr>
        <w:t xml:space="preserve">between </w:t>
      </w:r>
      <w:r w:rsidR="005C0B80" w:rsidRPr="005C0B80">
        <w:rPr>
          <w:rFonts w:ascii="Times New Roman" w:hAnsi="Times New Roman" w:cs="Times New Roman"/>
          <w:color w:val="4F81BD" w:themeColor="accent1"/>
        </w:rPr>
        <w:t xml:space="preserve">precomputed </w:t>
      </w:r>
      <w:r w:rsidR="002D70E9" w:rsidRPr="00CB45A0">
        <w:rPr>
          <w:rFonts w:ascii="Times New Roman" w:hAnsi="Times New Roman" w:cs="Times New Roman"/>
        </w:rPr>
        <w:t xml:space="preserve">SVC trends and potential </w:t>
      </w:r>
      <w:r w:rsidR="00BB03A7" w:rsidRPr="00CB45A0">
        <w:rPr>
          <w:rFonts w:ascii="Times New Roman" w:hAnsi="Times New Roman" w:cs="Times New Roman"/>
        </w:rPr>
        <w:t xml:space="preserve">energetic </w:t>
      </w:r>
      <w:r w:rsidR="002D70E9" w:rsidRPr="00CB45A0">
        <w:rPr>
          <w:rFonts w:ascii="Times New Roman" w:hAnsi="Times New Roman" w:cs="Times New Roman"/>
        </w:rPr>
        <w:t>drivers related to climate and winter food resources.</w:t>
      </w:r>
    </w:p>
    <w:p w14:paraId="047B4A72" w14:textId="77777777" w:rsidR="00F74943" w:rsidRPr="00CB45A0" w:rsidRDefault="00F74943" w:rsidP="0025577B">
      <w:pPr>
        <w:pStyle w:val="NoSpacing"/>
        <w:spacing w:line="480" w:lineRule="auto"/>
        <w:rPr>
          <w:rFonts w:ascii="Times New Roman" w:hAnsi="Times New Roman" w:cs="Times New Roman"/>
        </w:rPr>
      </w:pPr>
    </w:p>
    <w:p w14:paraId="08E399BC" w14:textId="4AA03CE1" w:rsidR="00C57F76"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 xml:space="preserve">Materials and </w:t>
      </w:r>
      <w:r w:rsidR="00DD1862" w:rsidRPr="0070512F">
        <w:rPr>
          <w:rFonts w:ascii="Times New Roman" w:hAnsi="Times New Roman" w:cs="Times New Roman"/>
          <w:b/>
          <w:smallCaps/>
        </w:rPr>
        <w:t>Methods</w:t>
      </w:r>
    </w:p>
    <w:p w14:paraId="0AA7E891" w14:textId="79196810" w:rsidR="0025656D" w:rsidRPr="00D30635" w:rsidRDefault="0025656D" w:rsidP="0025577B">
      <w:pPr>
        <w:pStyle w:val="NoSpacing"/>
        <w:spacing w:line="480" w:lineRule="auto"/>
        <w:rPr>
          <w:rFonts w:ascii="Times New Roman" w:hAnsi="Times New Roman" w:cs="Times New Roman"/>
          <w:b/>
          <w:i/>
        </w:rPr>
      </w:pPr>
      <w:r w:rsidRPr="00D30635">
        <w:rPr>
          <w:rFonts w:ascii="Times New Roman" w:hAnsi="Times New Roman" w:cs="Times New Roman"/>
          <w:b/>
          <w:i/>
        </w:rPr>
        <w:t>Christmas Bird Count</w:t>
      </w:r>
    </w:p>
    <w:p w14:paraId="5EBA3342" w14:textId="3CD72021" w:rsidR="00EA1507" w:rsidRPr="00CB45A0" w:rsidRDefault="00F070D7"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We demonstrate use </w:t>
      </w:r>
      <w:r w:rsidR="00814407" w:rsidRPr="00CB45A0">
        <w:rPr>
          <w:rFonts w:ascii="Times New Roman" w:hAnsi="Times New Roman" w:cs="Times New Roman"/>
        </w:rPr>
        <w:t xml:space="preserve">of </w:t>
      </w:r>
      <w:r w:rsidRPr="00CB45A0">
        <w:rPr>
          <w:rFonts w:ascii="Times New Roman" w:hAnsi="Times New Roman" w:cs="Times New Roman"/>
        </w:rPr>
        <w:t>the SVC approach using data from the CBC</w:t>
      </w:r>
      <w:r w:rsidR="00D5150E" w:rsidRPr="00CB45A0">
        <w:rPr>
          <w:rFonts w:ascii="Times New Roman" w:hAnsi="Times New Roman" w:cs="Times New Roman"/>
        </w:rPr>
        <w:t xml:space="preserve">, a volunteer bird monitoring program begun in </w:t>
      </w:r>
      <w:r w:rsidRPr="00CB45A0">
        <w:rPr>
          <w:rFonts w:ascii="Times New Roman" w:hAnsi="Times New Roman" w:cs="Times New Roman"/>
        </w:rPr>
        <w:t>1900. Since its inception, the</w:t>
      </w:r>
      <w:r w:rsidR="00757A5F">
        <w:rPr>
          <w:rFonts w:ascii="Times New Roman" w:hAnsi="Times New Roman" w:cs="Times New Roman"/>
        </w:rPr>
        <w:t xml:space="preserve"> program has grown tremendously</w:t>
      </w:r>
      <w:r w:rsidRPr="00CB45A0">
        <w:rPr>
          <w:rFonts w:ascii="Times New Roman" w:hAnsi="Times New Roman" w:cs="Times New Roman"/>
        </w:rPr>
        <w:t xml:space="preserve"> and now includes more than 2</w:t>
      </w:r>
      <w:r w:rsidR="00D5150E" w:rsidRPr="00CB45A0">
        <w:rPr>
          <w:rFonts w:ascii="Times New Roman" w:hAnsi="Times New Roman" w:cs="Times New Roman"/>
        </w:rPr>
        <w:t>,</w:t>
      </w:r>
      <w:r w:rsidRPr="00CB45A0">
        <w:rPr>
          <w:rFonts w:ascii="Times New Roman" w:hAnsi="Times New Roman" w:cs="Times New Roman"/>
        </w:rPr>
        <w:t>400 count sites and involves more than 70,000 volunteers</w:t>
      </w:r>
      <w:r w:rsidR="00D5150E" w:rsidRPr="00CB45A0">
        <w:rPr>
          <w:rFonts w:ascii="Times New Roman" w:hAnsi="Times New Roman" w:cs="Times New Roman"/>
        </w:rPr>
        <w:t xml:space="preserve"> (Soykan et al. 2016)</w:t>
      </w:r>
      <w:r w:rsidRPr="00CB45A0">
        <w:rPr>
          <w:rFonts w:ascii="Times New Roman" w:hAnsi="Times New Roman" w:cs="Times New Roman"/>
        </w:rPr>
        <w:t xml:space="preserve">.  The program </w:t>
      </w:r>
      <w:r w:rsidR="00D5150E" w:rsidRPr="00CB45A0">
        <w:rPr>
          <w:rFonts w:ascii="Times New Roman" w:hAnsi="Times New Roman" w:cs="Times New Roman"/>
        </w:rPr>
        <w:t xml:space="preserve">extends across North and South America, </w:t>
      </w:r>
      <w:r w:rsidRPr="00CB45A0">
        <w:rPr>
          <w:rFonts w:ascii="Times New Roman" w:hAnsi="Times New Roman" w:cs="Times New Roman"/>
        </w:rPr>
        <w:t xml:space="preserve">but the majority of counts have been conducted in the US and Canada.  </w:t>
      </w:r>
      <w:r w:rsidR="00814407" w:rsidRPr="00CB45A0">
        <w:rPr>
          <w:rFonts w:ascii="Times New Roman" w:hAnsi="Times New Roman" w:cs="Times New Roman"/>
        </w:rPr>
        <w:t xml:space="preserve">The program has produced counts extending 118 years, </w:t>
      </w:r>
      <w:r w:rsidR="000E2A54" w:rsidRPr="00CB45A0">
        <w:rPr>
          <w:rFonts w:ascii="Times New Roman" w:hAnsi="Times New Roman" w:cs="Times New Roman"/>
        </w:rPr>
        <w:t>but</w:t>
      </w:r>
      <w:r w:rsidR="00814407" w:rsidRPr="00CB45A0">
        <w:rPr>
          <w:rFonts w:ascii="Times New Roman" w:hAnsi="Times New Roman" w:cs="Times New Roman"/>
        </w:rPr>
        <w:t xml:space="preserve"> standard trend analyses are conducted using </w:t>
      </w:r>
      <w:r w:rsidR="000E2A54" w:rsidRPr="00CB45A0">
        <w:rPr>
          <w:rFonts w:ascii="Times New Roman" w:hAnsi="Times New Roman" w:cs="Times New Roman"/>
        </w:rPr>
        <w:t>counts conducted after 1965</w:t>
      </w:r>
      <w:r w:rsidR="00814407" w:rsidRPr="00CB45A0">
        <w:rPr>
          <w:rFonts w:ascii="Times New Roman" w:hAnsi="Times New Roman" w:cs="Times New Roman"/>
        </w:rPr>
        <w:t xml:space="preserve">, as protocols and </w:t>
      </w:r>
      <w:r w:rsidR="000E2A54" w:rsidRPr="00CB45A0">
        <w:rPr>
          <w:rFonts w:ascii="Times New Roman" w:hAnsi="Times New Roman" w:cs="Times New Roman"/>
        </w:rPr>
        <w:t xml:space="preserve">count </w:t>
      </w:r>
      <w:r w:rsidR="00814407" w:rsidRPr="00CB45A0">
        <w:rPr>
          <w:rFonts w:ascii="Times New Roman" w:hAnsi="Times New Roman" w:cs="Times New Roman"/>
        </w:rPr>
        <w:t>effort</w:t>
      </w:r>
      <w:r w:rsidR="000E2A54" w:rsidRPr="00CB45A0">
        <w:rPr>
          <w:rFonts w:ascii="Times New Roman" w:hAnsi="Times New Roman" w:cs="Times New Roman"/>
        </w:rPr>
        <w:t>s</w:t>
      </w:r>
      <w:r w:rsidR="00814407" w:rsidRPr="00CB45A0">
        <w:rPr>
          <w:rFonts w:ascii="Times New Roman" w:hAnsi="Times New Roman" w:cs="Times New Roman"/>
        </w:rPr>
        <w:t xml:space="preserve"> have been most </w:t>
      </w:r>
      <w:r w:rsidR="000E2A54" w:rsidRPr="00CB45A0">
        <w:rPr>
          <w:rFonts w:ascii="Times New Roman" w:hAnsi="Times New Roman" w:cs="Times New Roman"/>
        </w:rPr>
        <w:t>consistent</w:t>
      </w:r>
      <w:r w:rsidR="00814407" w:rsidRPr="00CB45A0">
        <w:rPr>
          <w:rFonts w:ascii="Times New Roman" w:hAnsi="Times New Roman" w:cs="Times New Roman"/>
        </w:rPr>
        <w:t xml:space="preserve"> </w:t>
      </w:r>
      <w:r w:rsidR="000E2A54" w:rsidRPr="00CB45A0">
        <w:rPr>
          <w:rFonts w:ascii="Times New Roman" w:hAnsi="Times New Roman" w:cs="Times New Roman"/>
        </w:rPr>
        <w:t>since then</w:t>
      </w:r>
      <w:r w:rsidR="00814407" w:rsidRPr="00CB45A0">
        <w:rPr>
          <w:rFonts w:ascii="Times New Roman" w:hAnsi="Times New Roman" w:cs="Times New Roman"/>
        </w:rPr>
        <w:t xml:space="preserve">.  </w:t>
      </w:r>
      <w:r w:rsidRPr="00CB45A0">
        <w:rPr>
          <w:rFonts w:ascii="Times New Roman" w:hAnsi="Times New Roman" w:cs="Times New Roman"/>
        </w:rPr>
        <w:t xml:space="preserve">An individual </w:t>
      </w:r>
      <w:r w:rsidR="00FE3152" w:rsidRPr="00CB45A0">
        <w:rPr>
          <w:rFonts w:ascii="Times New Roman" w:hAnsi="Times New Roman" w:cs="Times New Roman"/>
        </w:rPr>
        <w:t>CBC</w:t>
      </w:r>
      <w:r w:rsidRPr="00CB45A0">
        <w:rPr>
          <w:rFonts w:ascii="Times New Roman" w:hAnsi="Times New Roman" w:cs="Times New Roman"/>
        </w:rPr>
        <w:t xml:space="preserve"> occurs over </w:t>
      </w:r>
      <w:r w:rsidR="00FE3152" w:rsidRPr="00CB45A0">
        <w:rPr>
          <w:rFonts w:ascii="Times New Roman" w:hAnsi="Times New Roman" w:cs="Times New Roman"/>
        </w:rPr>
        <w:t>a 24-</w:t>
      </w:r>
      <w:r w:rsidRPr="00CB45A0">
        <w:rPr>
          <w:rFonts w:ascii="Times New Roman" w:hAnsi="Times New Roman" w:cs="Times New Roman"/>
        </w:rPr>
        <w:t>hour period, once per year, during late December or early</w:t>
      </w:r>
      <w:r w:rsidR="00D5150E" w:rsidRPr="00CB45A0">
        <w:rPr>
          <w:rFonts w:ascii="Times New Roman" w:hAnsi="Times New Roman" w:cs="Times New Roman"/>
        </w:rPr>
        <w:t xml:space="preserve"> January</w:t>
      </w:r>
      <w:r w:rsidRPr="00CB45A0">
        <w:rPr>
          <w:rFonts w:ascii="Times New Roman" w:hAnsi="Times New Roman" w:cs="Times New Roman"/>
        </w:rPr>
        <w:t xml:space="preserve">.  </w:t>
      </w:r>
      <w:r w:rsidR="00D5150E" w:rsidRPr="00CB45A0">
        <w:rPr>
          <w:rFonts w:ascii="Times New Roman" w:hAnsi="Times New Roman" w:cs="Times New Roman"/>
        </w:rPr>
        <w:t xml:space="preserve">During a count, volunteers record birds seen or heard within a circular study area with a 24.1 km diameter.  The area covered and the amount of time spent counting birds in a given circle varies considerably across years and count locations, </w:t>
      </w:r>
      <w:r w:rsidR="00814407" w:rsidRPr="00CB45A0">
        <w:rPr>
          <w:rFonts w:ascii="Times New Roman" w:hAnsi="Times New Roman" w:cs="Times New Roman"/>
        </w:rPr>
        <w:t>so</w:t>
      </w:r>
      <w:r w:rsidR="00FE3152" w:rsidRPr="00CB45A0">
        <w:rPr>
          <w:rFonts w:ascii="Times New Roman" w:hAnsi="Times New Roman" w:cs="Times New Roman"/>
        </w:rPr>
        <w:t xml:space="preserve"> annual </w:t>
      </w:r>
      <w:r w:rsidR="00D5150E" w:rsidRPr="00CB45A0">
        <w:rPr>
          <w:rFonts w:ascii="Times New Roman" w:hAnsi="Times New Roman" w:cs="Times New Roman"/>
        </w:rPr>
        <w:t xml:space="preserve">effort metrics are recorded </w:t>
      </w:r>
      <w:r w:rsidR="00814407" w:rsidRPr="00CB45A0">
        <w:rPr>
          <w:rFonts w:ascii="Times New Roman" w:hAnsi="Times New Roman" w:cs="Times New Roman"/>
        </w:rPr>
        <w:t>and used to standardize bird counts.</w:t>
      </w:r>
      <w:r w:rsidR="000E2A54" w:rsidRPr="00CB45A0">
        <w:rPr>
          <w:rFonts w:ascii="Times New Roman" w:hAnsi="Times New Roman" w:cs="Times New Roman"/>
        </w:rPr>
        <w:t xml:space="preserve"> More details about the CBC can be found in Bock and Root (1981)</w:t>
      </w:r>
      <w:r w:rsidR="001A1FA4" w:rsidRPr="00CB45A0">
        <w:rPr>
          <w:rFonts w:ascii="Times New Roman" w:hAnsi="Times New Roman" w:cs="Times New Roman"/>
        </w:rPr>
        <w:t xml:space="preserve"> </w:t>
      </w:r>
      <w:r w:rsidR="000E2A54" w:rsidRPr="00CB45A0">
        <w:rPr>
          <w:rFonts w:ascii="Times New Roman" w:hAnsi="Times New Roman" w:cs="Times New Roman"/>
        </w:rPr>
        <w:t xml:space="preserve">and Dunn et al. (2005), who </w:t>
      </w:r>
      <w:r w:rsidR="001A1FA4" w:rsidRPr="00CB45A0">
        <w:rPr>
          <w:rFonts w:ascii="Times New Roman" w:hAnsi="Times New Roman" w:cs="Times New Roman"/>
        </w:rPr>
        <w:t xml:space="preserve">describe the program and </w:t>
      </w:r>
      <w:r w:rsidR="000E2A54" w:rsidRPr="00CB45A0">
        <w:rPr>
          <w:rFonts w:ascii="Times New Roman" w:hAnsi="Times New Roman" w:cs="Times New Roman"/>
        </w:rPr>
        <w:t>discuss the potential uses and limitations of CBC data</w:t>
      </w:r>
      <w:r w:rsidR="001A1FA4" w:rsidRPr="00CB45A0">
        <w:rPr>
          <w:rFonts w:ascii="Times New Roman" w:hAnsi="Times New Roman" w:cs="Times New Roman"/>
        </w:rPr>
        <w:t>.</w:t>
      </w:r>
    </w:p>
    <w:p w14:paraId="19AC408B" w14:textId="77777777" w:rsidR="00EA1507" w:rsidRPr="00CB45A0" w:rsidRDefault="00EA1507" w:rsidP="0025577B">
      <w:pPr>
        <w:pStyle w:val="NoSpacing"/>
        <w:spacing w:line="480" w:lineRule="auto"/>
        <w:rPr>
          <w:rFonts w:ascii="Times New Roman" w:hAnsi="Times New Roman" w:cs="Times New Roman"/>
        </w:rPr>
      </w:pPr>
    </w:p>
    <w:p w14:paraId="1E8D7C1E" w14:textId="77777777" w:rsidR="00DD1862" w:rsidRPr="00D30635" w:rsidRDefault="00C57F76" w:rsidP="0025577B">
      <w:pPr>
        <w:pStyle w:val="NoSpacing"/>
        <w:spacing w:line="480" w:lineRule="auto"/>
        <w:rPr>
          <w:rFonts w:ascii="Times New Roman" w:hAnsi="Times New Roman" w:cs="Times New Roman"/>
          <w:b/>
          <w:i/>
        </w:rPr>
      </w:pPr>
      <w:r w:rsidRPr="00D30635">
        <w:rPr>
          <w:rFonts w:ascii="Times New Roman" w:hAnsi="Times New Roman" w:cs="Times New Roman"/>
          <w:b/>
          <w:i/>
        </w:rPr>
        <w:t>Statistical model</w:t>
      </w:r>
    </w:p>
    <w:p w14:paraId="34DF54EE" w14:textId="6D8076EF" w:rsidR="00F74943" w:rsidRPr="00CB45A0" w:rsidRDefault="00F74943"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 xml:space="preserve">We modeled </w:t>
      </w:r>
      <w:r w:rsidR="0025656D" w:rsidRPr="00CB45A0">
        <w:rPr>
          <w:rFonts w:ascii="Times New Roman" w:hAnsi="Times New Roman" w:cs="Times New Roman"/>
        </w:rPr>
        <w:t>CBC count</w:t>
      </w:r>
      <w:r w:rsidR="00EE2DFF" w:rsidRPr="00CB45A0">
        <w:rPr>
          <w:rFonts w:ascii="Times New Roman" w:hAnsi="Times New Roman" w:cs="Times New Roman"/>
        </w:rPr>
        <w:t xml:space="preserve"> data</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i,k,t</m:t>
            </m:r>
          </m:sub>
        </m:sSub>
      </m:oMath>
      <w:r w:rsidR="00C62F14" w:rsidRPr="00CB45A0">
        <w:rPr>
          <w:rFonts w:ascii="Times New Roman" w:eastAsiaTheme="minorEastAsia" w:hAnsi="Times New Roman" w:cs="Times New Roman"/>
        </w:rPr>
        <w:t>,</w:t>
      </w:r>
      <w:r w:rsidR="00DD1862" w:rsidRPr="00CB45A0">
        <w:rPr>
          <w:rFonts w:ascii="Times New Roman" w:hAnsi="Times New Roman" w:cs="Times New Roman"/>
        </w:rPr>
        <w:t xml:space="preserve"> for grid cell </w:t>
      </w:r>
      <w:r w:rsidR="00DD1862" w:rsidRPr="00CB45A0">
        <w:rPr>
          <w:rFonts w:ascii="Times New Roman" w:hAnsi="Times New Roman" w:cs="Times New Roman"/>
          <w:i/>
        </w:rPr>
        <w:t>i</w:t>
      </w:r>
      <w:r w:rsidRPr="00CB45A0">
        <w:rPr>
          <w:rFonts w:ascii="Times New Roman" w:hAnsi="Times New Roman" w:cs="Times New Roman"/>
        </w:rPr>
        <w:t xml:space="preserve"> encompassing count circle </w:t>
      </w:r>
      <w:r w:rsidR="00DD1862" w:rsidRPr="00CB45A0">
        <w:rPr>
          <w:rFonts w:ascii="Times New Roman" w:hAnsi="Times New Roman" w:cs="Times New Roman"/>
          <w:i/>
        </w:rPr>
        <w:t>k</w:t>
      </w:r>
      <w:r w:rsidR="00DD1862" w:rsidRPr="00CB45A0">
        <w:rPr>
          <w:rFonts w:ascii="Times New Roman" w:hAnsi="Times New Roman" w:cs="Times New Roman"/>
        </w:rPr>
        <w:t xml:space="preserve"> dur</w:t>
      </w:r>
      <w:r w:rsidRPr="00CB45A0">
        <w:rPr>
          <w:rFonts w:ascii="Times New Roman" w:hAnsi="Times New Roman" w:cs="Times New Roman"/>
        </w:rPr>
        <w:t xml:space="preserve">ing year </w:t>
      </w:r>
      <w:r w:rsidR="00DD1862" w:rsidRPr="00CB45A0">
        <w:rPr>
          <w:rFonts w:ascii="Times New Roman" w:hAnsi="Times New Roman" w:cs="Times New Roman"/>
          <w:i/>
        </w:rPr>
        <w:t>t</w:t>
      </w:r>
      <w:r w:rsidRPr="00CB45A0">
        <w:rPr>
          <w:rFonts w:ascii="Times New Roman" w:hAnsi="Times New Roman" w:cs="Times New Roman"/>
        </w:rPr>
        <w:t xml:space="preserve">, as a random variable from a negative binomial distribution. Expected </w:t>
      </w:r>
      <w:r w:rsidR="00DD1862" w:rsidRPr="00CB45A0">
        <w:rPr>
          <w:rFonts w:ascii="Times New Roman" w:hAnsi="Times New Roman" w:cs="Times New Roman"/>
        </w:rPr>
        <w:t>values for counts per grid cell</w:t>
      </w:r>
      <w:r w:rsidR="00AA5886" w:rsidRPr="00CB45A0">
        <w:rPr>
          <w:rFonts w:ascii="Times New Roman" w:hAnsi="Times New Roman" w:cs="Times New Roman"/>
        </w:rPr>
        <w:t>,</w:t>
      </w:r>
      <w:r w:rsidR="00FF4CC1"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AA5886" w:rsidRPr="00CB45A0">
        <w:rPr>
          <w:rFonts w:ascii="Times New Roman" w:eastAsiaTheme="minorEastAsia" w:hAnsi="Times New Roman" w:cs="Times New Roman"/>
        </w:rPr>
        <w:t>,</w:t>
      </w:r>
      <w:r w:rsidRPr="00CB45A0">
        <w:rPr>
          <w:rFonts w:ascii="Times New Roman" w:hAnsi="Times New Roman" w:cs="Times New Roman"/>
        </w:rPr>
        <w:t xml:space="preserve"> were assume</w:t>
      </w:r>
      <w:r w:rsidR="00741791">
        <w:rPr>
          <w:rFonts w:ascii="Times New Roman" w:hAnsi="Times New Roman" w:cs="Times New Roman"/>
        </w:rPr>
        <w:t xml:space="preserve">d to be a function of </w:t>
      </w:r>
      <w:r w:rsidR="00741791" w:rsidRPr="00741791">
        <w:rPr>
          <w:rFonts w:ascii="Times New Roman" w:hAnsi="Times New Roman" w:cs="Times New Roman"/>
          <w:color w:val="4F81BD" w:themeColor="accent1"/>
        </w:rPr>
        <w:t xml:space="preserve">spatially </w:t>
      </w:r>
      <w:r w:rsidR="00862841">
        <w:rPr>
          <w:rFonts w:ascii="Times New Roman" w:hAnsi="Times New Roman" w:cs="Times New Roman"/>
          <w:color w:val="4F81BD" w:themeColor="accent1"/>
        </w:rPr>
        <w:t>structured grid-cell, count-</w:t>
      </w:r>
      <w:r w:rsidRPr="00741791">
        <w:rPr>
          <w:rFonts w:ascii="Times New Roman" w:hAnsi="Times New Roman" w:cs="Times New Roman"/>
          <w:color w:val="4F81BD" w:themeColor="accent1"/>
        </w:rPr>
        <w:t>effort, and year effects</w:t>
      </w:r>
      <w:r w:rsidR="00A91FCE" w:rsidRPr="00CB45A0">
        <w:rPr>
          <w:rFonts w:ascii="Times New Roman" w:hAnsi="Times New Roman" w:cs="Times New Roman"/>
        </w:rPr>
        <w:t>,</w:t>
      </w:r>
      <w:r w:rsidR="0025656D" w:rsidRPr="00CB45A0">
        <w:rPr>
          <w:rFonts w:ascii="Times New Roman" w:hAnsi="Times New Roman" w:cs="Times New Roman"/>
        </w:rPr>
        <w:t xml:space="preserve"> plus </w:t>
      </w:r>
      <w:r w:rsidR="00A91FCE" w:rsidRPr="00CB45A0">
        <w:rPr>
          <w:rFonts w:ascii="Times New Roman" w:hAnsi="Times New Roman" w:cs="Times New Roman"/>
        </w:rPr>
        <w:t>unstructured</w:t>
      </w:r>
      <w:r w:rsidR="0025656D" w:rsidRPr="00CB45A0">
        <w:rPr>
          <w:rFonts w:ascii="Times New Roman" w:hAnsi="Times New Roman" w:cs="Times New Roman"/>
        </w:rPr>
        <w:t xml:space="preserve"> </w:t>
      </w:r>
      <w:r w:rsidR="00A91FCE" w:rsidRPr="00CB45A0">
        <w:rPr>
          <w:rFonts w:ascii="Times New Roman" w:hAnsi="Times New Roman" w:cs="Times New Roman"/>
        </w:rPr>
        <w:t>variation among count circles</w:t>
      </w:r>
      <w:r w:rsidRPr="00CB45A0">
        <w:rPr>
          <w:rFonts w:ascii="Times New Roman" w:hAnsi="Times New Roman" w:cs="Times New Roman"/>
        </w:rPr>
        <w:t xml:space="preserve">. The linear predictor for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DD1862" w:rsidRPr="00CB45A0">
        <w:rPr>
          <w:rFonts w:ascii="Times New Roman" w:hAnsi="Times New Roman" w:cs="Times New Roman"/>
        </w:rPr>
        <w:t xml:space="preserve"> </w:t>
      </w:r>
      <w:r w:rsidRPr="00CB45A0">
        <w:rPr>
          <w:rFonts w:ascii="Times New Roman" w:hAnsi="Times New Roman" w:cs="Times New Roman"/>
        </w:rPr>
        <w:t>took the form</w:t>
      </w:r>
      <w:r w:rsidR="00D30635">
        <w:rPr>
          <w:rFonts w:ascii="Times New Roman" w:hAnsi="Times New Roman" w:cs="Times New Roman"/>
        </w:rPr>
        <w:t>:</w:t>
      </w:r>
    </w:p>
    <w:p w14:paraId="76C9F39E" w14:textId="77777777" w:rsidR="00DD1862" w:rsidRPr="00CB45A0" w:rsidRDefault="00DD1862" w:rsidP="0025577B">
      <w:pPr>
        <w:pStyle w:val="NoSpacing"/>
        <w:spacing w:line="480" w:lineRule="auto"/>
        <w:rPr>
          <w:rFonts w:ascii="Times New Roman" w:hAnsi="Times New Roman" w:cs="Times New Roman"/>
        </w:rPr>
      </w:pPr>
    </w:p>
    <w:p w14:paraId="3C93E757" w14:textId="77777777" w:rsidR="00DD1862" w:rsidRPr="00CB45A0" w:rsidRDefault="008B179D" w:rsidP="0025577B">
      <w:pPr>
        <w:pStyle w:val="NoSpacing"/>
        <w:spacing w:line="480" w:lineRule="auto"/>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m:t>
            </m:r>
          </m:sub>
        </m:s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i,k,t</m:t>
                    </m:r>
                  </m:sub>
                </m:sSub>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i,k,t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k</m:t>
            </m:r>
          </m:sub>
        </m:sSub>
      </m:oMath>
      <w:r w:rsidR="00DD1862" w:rsidRPr="00CB45A0">
        <w:rPr>
          <w:rFonts w:ascii="Times New Roman" w:eastAsiaTheme="minorEastAsia" w:hAnsi="Times New Roman" w:cs="Times New Roman"/>
        </w:rPr>
        <w:t>.</w:t>
      </w:r>
      <w:r w:rsidR="000A6E11" w:rsidRPr="00CB45A0">
        <w:rPr>
          <w:rFonts w:ascii="Times New Roman" w:eastAsiaTheme="minorEastAsia" w:hAnsi="Times New Roman" w:cs="Times New Roman"/>
        </w:rPr>
        <w:t xml:space="preserve">      (Eq. 1)</w:t>
      </w:r>
    </w:p>
    <w:p w14:paraId="111EC0A9" w14:textId="77777777" w:rsidR="00F74943" w:rsidRPr="00CB45A0" w:rsidRDefault="00F74943" w:rsidP="0025577B">
      <w:pPr>
        <w:pStyle w:val="NoSpacing"/>
        <w:spacing w:line="480" w:lineRule="auto"/>
        <w:rPr>
          <w:rFonts w:ascii="Times New Roman" w:hAnsi="Times New Roman" w:cs="Times New Roman"/>
        </w:rPr>
      </w:pPr>
    </w:p>
    <w:p w14:paraId="63D1D4E1" w14:textId="7427EDD6" w:rsidR="00F74943" w:rsidRPr="00CB45A0" w:rsidRDefault="001513A3" w:rsidP="0025577B">
      <w:pPr>
        <w:pStyle w:val="NoSpacing"/>
        <w:spacing w:line="480" w:lineRule="auto"/>
        <w:rPr>
          <w:rFonts w:ascii="Times New Roman" w:eastAsiaTheme="minorEastAsia" w:hAnsi="Times New Roman" w:cs="Times New Roman"/>
        </w:rPr>
      </w:pPr>
      <w:r w:rsidRPr="00CB45A0">
        <w:rPr>
          <w:rFonts w:ascii="Times New Roman" w:hAnsi="Times New Roman" w:cs="Times New Roman"/>
        </w:rPr>
        <w:t>Parameters</w:t>
      </w:r>
      <w:r w:rsidR="0029171D"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w:t>
      </w:r>
      <w:r w:rsidRPr="00CB45A0">
        <w:rPr>
          <w:rFonts w:ascii="Times New Roman" w:hAnsi="Times New Roman" w:cs="Times New Roman"/>
        </w:rPr>
        <w:t>were</w:t>
      </w:r>
      <w:r w:rsidR="009F0785" w:rsidRPr="00CB45A0">
        <w:rPr>
          <w:rFonts w:ascii="Times New Roman" w:hAnsi="Times New Roman" w:cs="Times New Roman"/>
        </w:rPr>
        <w:t xml:space="preserve"> modelled as</w:t>
      </w:r>
      <w:r w:rsidR="00E5537D" w:rsidRPr="00CB45A0">
        <w:rPr>
          <w:rFonts w:ascii="Times New Roman" w:hAnsi="Times New Roman" w:cs="Times New Roman"/>
        </w:rPr>
        <w:t xml:space="preserve"> </w:t>
      </w:r>
      <w:r w:rsidR="00741791">
        <w:rPr>
          <w:rFonts w:ascii="Times New Roman" w:hAnsi="Times New Roman" w:cs="Times New Roman"/>
          <w:color w:val="4F81BD" w:themeColor="accent1"/>
        </w:rPr>
        <w:t>cell-</w:t>
      </w:r>
      <w:r w:rsidRPr="00741791">
        <w:rPr>
          <w:rFonts w:ascii="Times New Roman" w:hAnsi="Times New Roman" w:cs="Times New Roman"/>
          <w:color w:val="4F81BD" w:themeColor="accent1"/>
        </w:rPr>
        <w:t xml:space="preserve">specific </w:t>
      </w:r>
      <w:r w:rsidR="00F74943" w:rsidRPr="00CB45A0">
        <w:rPr>
          <w:rFonts w:ascii="Times New Roman" w:hAnsi="Times New Roman" w:cs="Times New Roman"/>
        </w:rPr>
        <w:t xml:space="preserve">random </w:t>
      </w:r>
      <w:r w:rsidR="009F0785" w:rsidRPr="00CB45A0">
        <w:rPr>
          <w:rFonts w:ascii="Times New Roman" w:hAnsi="Times New Roman" w:cs="Times New Roman"/>
        </w:rPr>
        <w:t>intercept</w:t>
      </w:r>
      <w:r w:rsidRPr="00CB45A0">
        <w:rPr>
          <w:rFonts w:ascii="Times New Roman" w:hAnsi="Times New Roman" w:cs="Times New Roman"/>
        </w:rPr>
        <w:t>s</w:t>
      </w:r>
      <w:r w:rsidR="00E5537D" w:rsidRPr="00CB45A0">
        <w:rPr>
          <w:rFonts w:ascii="Times New Roman" w:hAnsi="Times New Roman" w:cs="Times New Roman"/>
        </w:rPr>
        <w:t xml:space="preserve"> with </w:t>
      </w:r>
      <w:r w:rsidR="0025656D" w:rsidRPr="00CB45A0">
        <w:rPr>
          <w:rFonts w:ascii="Times New Roman" w:hAnsi="Times New Roman" w:cs="Times New Roman"/>
        </w:rPr>
        <w:t>a</w:t>
      </w:r>
      <w:r w:rsidR="00A91FCE" w:rsidRPr="00CB45A0">
        <w:rPr>
          <w:rFonts w:ascii="Times New Roman" w:hAnsi="Times New Roman" w:cs="Times New Roman"/>
        </w:rPr>
        <w:t>n intrinsic conditional autoregressive (</w:t>
      </w:r>
      <w:r w:rsidR="008F2D46" w:rsidRPr="00CB45A0">
        <w:rPr>
          <w:rFonts w:ascii="Times New Roman" w:hAnsi="Times New Roman" w:cs="Times New Roman"/>
        </w:rPr>
        <w:t>CAR</w:t>
      </w:r>
      <w:r w:rsidR="00A91FCE" w:rsidRPr="00CB45A0">
        <w:rPr>
          <w:rFonts w:ascii="Times New Roman" w:hAnsi="Times New Roman" w:cs="Times New Roman"/>
        </w:rPr>
        <w:t>)</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(Besag et al. 1991)</w:t>
      </w:r>
      <w:r w:rsidR="005B3576" w:rsidRPr="00CB45A0">
        <w:rPr>
          <w:rFonts w:ascii="Times New Roman" w:hAnsi="Times New Roman" w:cs="Times New Roman"/>
        </w:rPr>
        <w:t>.</w:t>
      </w:r>
      <w:r w:rsidR="00800940" w:rsidRPr="00CB45A0">
        <w:rPr>
          <w:rFonts w:ascii="Times New Roman" w:hAnsi="Times New Roman" w:cs="Times New Roman"/>
        </w:rPr>
        <w:t xml:space="preserve"> </w:t>
      </w:r>
      <w:r w:rsidR="005B3576" w:rsidRPr="00CB45A0">
        <w:rPr>
          <w:rFonts w:ascii="Times New Roman" w:hAnsi="Times New Roman" w:cs="Times New Roman"/>
        </w:rPr>
        <w:t xml:space="preserve"> </w:t>
      </w:r>
      <w:r w:rsidR="00191582" w:rsidRPr="00CB45A0">
        <w:rPr>
          <w:rFonts w:ascii="Times New Roman" w:hAnsi="Times New Roman" w:cs="Times New Roman"/>
        </w:rPr>
        <w:t>With</w:t>
      </w:r>
      <w:r w:rsidR="00800940" w:rsidRPr="00CB45A0">
        <w:rPr>
          <w:rFonts w:ascii="Times New Roman" w:hAnsi="Times New Roman" w:cs="Times New Roman"/>
        </w:rPr>
        <w:t xml:space="preserve"> this </w:t>
      </w:r>
      <w:r w:rsidR="00A91FCE" w:rsidRPr="00CB45A0">
        <w:rPr>
          <w:rFonts w:ascii="Times New Roman" w:hAnsi="Times New Roman" w:cs="Times New Roman"/>
        </w:rPr>
        <w:t xml:space="preserve">structure,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00940" w:rsidRPr="00CB45A0">
        <w:rPr>
          <w:rFonts w:ascii="Times New Roman" w:eastAsiaTheme="minorEastAsia" w:hAnsi="Times New Roman" w:cs="Times New Roman"/>
        </w:rPr>
        <w:t xml:space="preserve"> v</w:t>
      </w:r>
      <w:r w:rsidR="009F0785" w:rsidRPr="00CB45A0">
        <w:rPr>
          <w:rFonts w:ascii="Times New Roman" w:hAnsi="Times New Roman" w:cs="Times New Roman"/>
        </w:rPr>
        <w:t>alues</w:t>
      </w:r>
      <w:r w:rsidR="00F74943" w:rsidRPr="00CB45A0">
        <w:rPr>
          <w:rFonts w:ascii="Times New Roman" w:hAnsi="Times New Roman" w:cs="Times New Roman"/>
        </w:rPr>
        <w:t xml:space="preserve"> came from a normal distribution, with a conditional mean related to the average of adjacent cells, and with conditional variance proportional to the variance across adjacent cells and inversely proportional to the number of adjacent cells. Spatial structure was incorporated into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relative abundance to be </w:t>
      </w:r>
      <w:r w:rsidR="00FF4CC1" w:rsidRPr="00CB45A0">
        <w:rPr>
          <w:rFonts w:ascii="Times New Roman" w:hAnsi="Times New Roman" w:cs="Times New Roman"/>
        </w:rPr>
        <w:t>shared across neighboring cells</w:t>
      </w:r>
      <w:r w:rsidR="00776625" w:rsidRPr="00CB45A0">
        <w:rPr>
          <w:rFonts w:ascii="Times New Roman" w:hAnsi="Times New Roman" w:cs="Times New Roman"/>
        </w:rPr>
        <w:t>,</w:t>
      </w:r>
      <w:r w:rsidR="00FF4CC1" w:rsidRPr="00CB45A0">
        <w:rPr>
          <w:rFonts w:ascii="Times New Roman" w:hAnsi="Times New Roman" w:cs="Times New Roman"/>
        </w:rPr>
        <w:t xml:space="preserve"> and to reduce the spatial autocorrelation among model residuals that occurs when this spatial structure is ignored</w:t>
      </w:r>
      <w:r w:rsidR="005155EE" w:rsidRPr="00CB45A0">
        <w:rPr>
          <w:rFonts w:ascii="Times New Roman" w:hAnsi="Times New Roman" w:cs="Times New Roman"/>
        </w:rPr>
        <w:t xml:space="preserve"> </w:t>
      </w:r>
      <w:r w:rsidR="00191582" w:rsidRPr="00CB45A0">
        <w:rPr>
          <w:rFonts w:ascii="Times New Roman" w:hAnsi="Times New Roman" w:cs="Times New Roman"/>
        </w:rPr>
        <w:t>(Dormann et al. 2007, Finley 2011)</w:t>
      </w:r>
      <w:r w:rsidR="00FF4CC1" w:rsidRPr="00CB45A0">
        <w:rPr>
          <w:rFonts w:ascii="Times New Roman" w:hAnsi="Times New Roman" w:cs="Times New Roman"/>
        </w:rPr>
        <w:t>.</w:t>
      </w:r>
    </w:p>
    <w:p w14:paraId="5E2CAE84" w14:textId="611B4389" w:rsidR="00F74943" w:rsidRPr="00CB45A0" w:rsidRDefault="001513A3" w:rsidP="0025577B">
      <w:pPr>
        <w:pStyle w:val="NoSpacing"/>
        <w:spacing w:line="480" w:lineRule="auto"/>
        <w:ind w:firstLine="720"/>
        <w:rPr>
          <w:rFonts w:ascii="Times New Roman" w:eastAsiaTheme="minorEastAsia" w:hAnsi="Times New Roman" w:cs="Times New Roman"/>
        </w:rPr>
      </w:pPr>
      <w:r w:rsidRPr="00CB45A0">
        <w:rPr>
          <w:rFonts w:ascii="Times New Roman" w:eastAsiaTheme="minorEastAsia"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w:t>
      </w:r>
      <w:r w:rsidRPr="00CB45A0">
        <w:rPr>
          <w:rFonts w:ascii="Times New Roman" w:hAnsi="Times New Roman" w:cs="Times New Roman"/>
        </w:rPr>
        <w:t>were modeled as</w:t>
      </w:r>
      <w:r w:rsidR="00F74943" w:rsidRPr="00CB45A0">
        <w:rPr>
          <w:rFonts w:ascii="Times New Roman" w:hAnsi="Times New Roman" w:cs="Times New Roman"/>
        </w:rPr>
        <w:t xml:space="preserve"> </w:t>
      </w:r>
      <w:r w:rsidR="00741791">
        <w:rPr>
          <w:rFonts w:ascii="Times New Roman" w:hAnsi="Times New Roman" w:cs="Times New Roman"/>
          <w:color w:val="4F81BD" w:themeColor="accent1"/>
        </w:rPr>
        <w:t xml:space="preserve">spatially </w:t>
      </w:r>
      <w:r w:rsidR="00E5537D" w:rsidRPr="00741791">
        <w:rPr>
          <w:rFonts w:ascii="Times New Roman" w:hAnsi="Times New Roman" w:cs="Times New Roman"/>
          <w:color w:val="4F81BD" w:themeColor="accent1"/>
        </w:rPr>
        <w:t>structured</w:t>
      </w:r>
      <w:r w:rsidR="00E5537D" w:rsidRPr="00CB45A0">
        <w:rPr>
          <w:rFonts w:ascii="Times New Roman" w:hAnsi="Times New Roman" w:cs="Times New Roman"/>
        </w:rPr>
        <w:t xml:space="preserve">, </w:t>
      </w:r>
      <w:r w:rsidR="00C62F14" w:rsidRPr="00CB45A0">
        <w:rPr>
          <w:rFonts w:ascii="Times New Roman" w:hAnsi="Times New Roman" w:cs="Times New Roman"/>
        </w:rPr>
        <w:t>cell-</w:t>
      </w:r>
      <w:r w:rsidRPr="00CB45A0">
        <w:rPr>
          <w:rFonts w:ascii="Times New Roman" w:hAnsi="Times New Roman" w:cs="Times New Roman"/>
        </w:rPr>
        <w:t>specific</w:t>
      </w:r>
      <w:r w:rsidR="00E5537D" w:rsidRPr="00CB45A0">
        <w:rPr>
          <w:rFonts w:ascii="Times New Roman" w:hAnsi="Times New Roman" w:cs="Times New Roman"/>
        </w:rPr>
        <w:t>,</w:t>
      </w:r>
      <w:r w:rsidR="00F74943" w:rsidRPr="00CB45A0">
        <w:rPr>
          <w:rFonts w:ascii="Times New Roman" w:hAnsi="Times New Roman" w:cs="Times New Roman"/>
        </w:rPr>
        <w:t xml:space="preserve"> random slope</w:t>
      </w:r>
      <w:r w:rsidRPr="00CB45A0">
        <w:rPr>
          <w:rFonts w:ascii="Times New Roman" w:hAnsi="Times New Roman" w:cs="Times New Roman"/>
        </w:rPr>
        <w:t xml:space="preserve"> coefficients</w:t>
      </w:r>
      <w:r w:rsidR="00F74943" w:rsidRPr="00CB45A0">
        <w:rPr>
          <w:rFonts w:ascii="Times New Roman" w:hAnsi="Times New Roman" w:cs="Times New Roman"/>
        </w:rPr>
        <w:t xml:space="preserve"> </w:t>
      </w:r>
      <w:r w:rsidRPr="00EE7DA5">
        <w:rPr>
          <w:rFonts w:ascii="Times New Roman" w:hAnsi="Times New Roman" w:cs="Times New Roman"/>
          <w:color w:val="4F81BD" w:themeColor="accent1"/>
        </w:rPr>
        <w:t xml:space="preserve">for </w:t>
      </w:r>
      <w:r w:rsidR="00757A5F" w:rsidRPr="00EE7DA5">
        <w:rPr>
          <w:rFonts w:ascii="Times New Roman" w:hAnsi="Times New Roman" w:cs="Times New Roman"/>
          <w:color w:val="4F81BD" w:themeColor="accent1"/>
        </w:rPr>
        <w:t>the</w:t>
      </w:r>
      <w:r w:rsidRPr="00EE7DA5">
        <w:rPr>
          <w:rFonts w:ascii="Times New Roman" w:hAnsi="Times New Roman" w:cs="Times New Roman"/>
          <w:color w:val="4F81BD" w:themeColor="accent1"/>
        </w:rPr>
        <w:t xml:space="preserve"> </w:t>
      </w:r>
      <w:r w:rsidR="00EE7DA5" w:rsidRPr="00EE7DA5">
        <w:rPr>
          <w:rFonts w:ascii="Times New Roman" w:hAnsi="Times New Roman" w:cs="Times New Roman"/>
          <w:color w:val="4F81BD" w:themeColor="accent1"/>
        </w:rPr>
        <w:t xml:space="preserve">local </w:t>
      </w:r>
      <w:r w:rsidRPr="00EE7DA5">
        <w:rPr>
          <w:rFonts w:ascii="Times New Roman" w:hAnsi="Times New Roman" w:cs="Times New Roman"/>
          <w:color w:val="4F81BD" w:themeColor="accent1"/>
        </w:rPr>
        <w:t>effect</w:t>
      </w:r>
      <w:r w:rsidR="00EE7DA5" w:rsidRPr="00EE7DA5">
        <w:rPr>
          <w:rFonts w:ascii="Times New Roman" w:hAnsi="Times New Roman" w:cs="Times New Roman"/>
          <w:color w:val="4F81BD" w:themeColor="accent1"/>
        </w:rPr>
        <w:t>s</w:t>
      </w:r>
      <w:r w:rsidR="00757A5F" w:rsidRPr="00EE7DA5">
        <w:rPr>
          <w:rFonts w:ascii="Times New Roman" w:hAnsi="Times New Roman" w:cs="Times New Roman"/>
          <w:color w:val="4F81BD" w:themeColor="accent1"/>
        </w:rPr>
        <w:t xml:space="preserve"> of effort</w:t>
      </w:r>
      <w:r w:rsidR="00EE7DA5" w:rsidRPr="00EE7DA5">
        <w:rPr>
          <w:rFonts w:ascii="Times New Roman" w:hAnsi="Times New Roman" w:cs="Times New Roman"/>
          <w:color w:val="4F81BD" w:themeColor="accent1"/>
        </w:rPr>
        <w:t xml:space="preserve"> </w:t>
      </w:r>
      <m:oMath>
        <m:sSub>
          <m:sSubPr>
            <m:ctrlPr>
              <w:rPr>
                <w:rFonts w:ascii="Cambria Math" w:hAnsi="Cambria Math" w:cs="Times New Roman"/>
                <w:i/>
                <w:color w:val="4F81BD" w:themeColor="accent1"/>
              </w:rPr>
            </m:ctrlPr>
          </m:sSubPr>
          <m:e>
            <m:r>
              <w:rPr>
                <w:rFonts w:ascii="Cambria Math" w:hAnsi="Cambria Math" w:cs="Times New Roman"/>
                <w:color w:val="4F81BD" w:themeColor="accent1"/>
              </w:rPr>
              <m:t>E</m:t>
            </m:r>
          </m:e>
          <m:sub>
            <m:r>
              <w:rPr>
                <w:rFonts w:ascii="Cambria Math" w:hAnsi="Cambria Math" w:cs="Times New Roman"/>
                <w:color w:val="4F81BD" w:themeColor="accent1"/>
              </w:rPr>
              <m:t>i,j,k</m:t>
            </m:r>
          </m:sub>
        </m:sSub>
      </m:oMath>
      <w:r w:rsidR="00E5537D" w:rsidRPr="00EE7DA5">
        <w:rPr>
          <w:rFonts w:ascii="Times New Roman" w:hAnsi="Times New Roman" w:cs="Times New Roman"/>
          <w:color w:val="4F81BD" w:themeColor="accent1"/>
        </w:rPr>
        <w:t xml:space="preserve">.  </w:t>
      </w:r>
      <w:r w:rsidR="00800940" w:rsidRPr="00CB45A0">
        <w:rPr>
          <w:rFonts w:ascii="Times New Roman" w:hAnsi="Times New Roman" w:cs="Times New Roman"/>
        </w:rPr>
        <w:t xml:space="preserve">These </w:t>
      </w:r>
      <w:r w:rsidR="00800940" w:rsidRPr="00741791">
        <w:rPr>
          <w:rFonts w:ascii="Times New Roman" w:hAnsi="Times New Roman" w:cs="Times New Roman"/>
          <w:color w:val="4F81BD" w:themeColor="accent1"/>
        </w:rPr>
        <w:t>s</w:t>
      </w:r>
      <w:r w:rsidR="00741791" w:rsidRPr="00741791">
        <w:rPr>
          <w:rFonts w:ascii="Times New Roman" w:hAnsi="Times New Roman" w:cs="Times New Roman"/>
          <w:color w:val="4F81BD" w:themeColor="accent1"/>
        </w:rPr>
        <w:t xml:space="preserve">patially </w:t>
      </w:r>
      <w:r w:rsidR="00E5537D" w:rsidRPr="00741791">
        <w:rPr>
          <w:rFonts w:ascii="Times New Roman" w:hAnsi="Times New Roman" w:cs="Times New Roman"/>
          <w:color w:val="4F81BD" w:themeColor="accent1"/>
        </w:rPr>
        <w:t xml:space="preserve">varying </w:t>
      </w:r>
      <w:r w:rsidR="00E5537D" w:rsidRPr="00CB45A0">
        <w:rPr>
          <w:rFonts w:ascii="Times New Roman" w:hAnsi="Times New Roman" w:cs="Times New Roman"/>
        </w:rPr>
        <w:t xml:space="preserve">coefficients (Gelfand et al. 2003, Banerjee et al. 2014, Congdon 2014) were </w:t>
      </w:r>
      <w:r w:rsidR="005B3576" w:rsidRPr="00CB45A0">
        <w:rPr>
          <w:rFonts w:ascii="Times New Roman" w:hAnsi="Times New Roman" w:cs="Times New Roman"/>
        </w:rPr>
        <w:t xml:space="preserve">also </w:t>
      </w:r>
      <w:r w:rsidR="009F0785" w:rsidRPr="00CB45A0">
        <w:rPr>
          <w:rFonts w:ascii="Times New Roman" w:hAnsi="Times New Roman" w:cs="Times New Roman"/>
        </w:rPr>
        <w:t>modelled</w:t>
      </w:r>
      <w:r w:rsidR="00F74943" w:rsidRPr="00CB45A0">
        <w:rPr>
          <w:rFonts w:ascii="Times New Roman" w:hAnsi="Times New Roman" w:cs="Times New Roman"/>
        </w:rPr>
        <w:t xml:space="preserve"> with </w:t>
      </w:r>
      <w:r w:rsidR="005B3576" w:rsidRPr="00CB45A0">
        <w:rPr>
          <w:rFonts w:ascii="Times New Roman" w:hAnsi="Times New Roman" w:cs="Times New Roman"/>
        </w:rPr>
        <w:t xml:space="preserve">a </w:t>
      </w:r>
      <w:r w:rsidR="008F2D46" w:rsidRPr="00CB45A0">
        <w:rPr>
          <w:rFonts w:ascii="Times New Roman" w:hAnsi="Times New Roman" w:cs="Times New Roman"/>
        </w:rPr>
        <w:t>CAR</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(Besag et al. 1991)</w:t>
      </w:r>
      <w:r w:rsidR="005B3576" w:rsidRPr="00CB45A0">
        <w:rPr>
          <w:rFonts w:ascii="Times New Roman" w:hAnsi="Times New Roman" w:cs="Times New Roman"/>
        </w:rPr>
        <w:t>. S</w:t>
      </w:r>
      <w:r w:rsidR="00B62813" w:rsidRPr="00CB45A0">
        <w:rPr>
          <w:rFonts w:ascii="Times New Roman" w:hAnsi="Times New Roman" w:cs="Times New Roman"/>
        </w:rPr>
        <w:t>lopes</w:t>
      </w:r>
      <w:r w:rsidR="00E5537D" w:rsidRPr="00CB45A0">
        <w:rPr>
          <w:rFonts w:ascii="Times New Roman" w:hAnsi="Times New Roman" w:cs="Times New Roman"/>
        </w:rPr>
        <w:t xml:space="preserve"> </w:t>
      </w:r>
      <w:r w:rsidR="005B3576" w:rsidRPr="00CB45A0">
        <w:rPr>
          <w:rFonts w:ascii="Times New Roman" w:hAnsi="Times New Roman" w:cs="Times New Roman"/>
        </w:rPr>
        <w:t xml:space="preserve">were drawn </w:t>
      </w:r>
      <w:r w:rsidR="00E5537D" w:rsidRPr="00CB45A0">
        <w:rPr>
          <w:rFonts w:ascii="Times New Roman" w:hAnsi="Times New Roman" w:cs="Times New Roman"/>
        </w:rPr>
        <w:t xml:space="preserve">from a normal distribution </w:t>
      </w:r>
      <w:r w:rsidR="00F74943" w:rsidRPr="00CB45A0">
        <w:rPr>
          <w:rFonts w:ascii="Times New Roman" w:hAnsi="Times New Roman" w:cs="Times New Roman"/>
        </w:rPr>
        <w:t xml:space="preserve">with a conditional mean related to the average of adjacent cells, and with conditional variance proportional to the variance across adjacent cells and inversely proportional to the number of adjacent cells. </w:t>
      </w:r>
      <w:r w:rsidR="00E5537D" w:rsidRPr="00CB45A0">
        <w:rPr>
          <w:rFonts w:ascii="Times New Roman" w:hAnsi="Times New Roman" w:cs="Times New Roman"/>
        </w:rPr>
        <w:t xml:space="preserve"> </w:t>
      </w:r>
      <w:r w:rsidR="00F74943" w:rsidRPr="00CB45A0">
        <w:rPr>
          <w:rFonts w:ascii="Times New Roman" w:hAnsi="Times New Roman" w:cs="Times New Roman"/>
        </w:rPr>
        <w:t xml:space="preserve">Spatial structure was incorporated into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effort effect to be shared across </w:t>
      </w:r>
      <w:r w:rsidR="00F74943" w:rsidRPr="00CB45A0">
        <w:rPr>
          <w:rFonts w:ascii="Times New Roman" w:hAnsi="Times New Roman" w:cs="Times New Roman"/>
        </w:rPr>
        <w:lastRenderedPageBreak/>
        <w:t>neighboring cells</w:t>
      </w:r>
      <w:r w:rsidR="00C4163F" w:rsidRPr="00CB45A0">
        <w:rPr>
          <w:rFonts w:ascii="Times New Roman" w:hAnsi="Times New Roman" w:cs="Times New Roman"/>
        </w:rPr>
        <w:t xml:space="preserve">, and to accommodate a potential </w:t>
      </w:r>
      <w:r w:rsidR="00C4163F" w:rsidRPr="00EE7DA5">
        <w:rPr>
          <w:rFonts w:ascii="Times New Roman" w:hAnsi="Times New Roman" w:cs="Times New Roman"/>
          <w:color w:val="4F81BD" w:themeColor="accent1"/>
        </w:rPr>
        <w:t>lack of stationarity</w:t>
      </w:r>
      <w:r w:rsidR="00EE7DA5" w:rsidRPr="00EE7DA5">
        <w:rPr>
          <w:rFonts w:ascii="Times New Roman" w:hAnsi="Times New Roman" w:cs="Times New Roman"/>
          <w:color w:val="4F81BD" w:themeColor="accent1"/>
        </w:rPr>
        <w:t xml:space="preserve"> (Finley 2011)</w:t>
      </w:r>
      <w:r w:rsidR="00C4163F" w:rsidRPr="00EE7DA5">
        <w:rPr>
          <w:rFonts w:ascii="Times New Roman" w:hAnsi="Times New Roman" w:cs="Times New Roman"/>
          <w:color w:val="4F81BD" w:themeColor="accent1"/>
        </w:rPr>
        <w:t xml:space="preserve"> in the effort effect</w:t>
      </w:r>
      <w:r w:rsidR="00F74943" w:rsidRPr="00CB45A0">
        <w:rPr>
          <w:rFonts w:ascii="Times New Roman" w:hAnsi="Times New Roman" w:cs="Times New Roman"/>
        </w:rPr>
        <w:t xml:space="preserve">. Effort was represented by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i,j,k</m:t>
            </m:r>
          </m:sub>
        </m:sSub>
      </m:oMath>
      <w:r w:rsidR="00F74943" w:rsidRPr="00CB45A0">
        <w:rPr>
          <w:rFonts w:ascii="Times New Roman" w:hAnsi="Times New Roman" w:cs="Times New Roman"/>
        </w:rPr>
        <w:t xml:space="preserve">, the number of party hours expended during a count, where a party hour was the count effort of one party of unspecified size for one hour. Pairing log-transformed counts with log-transformed effort in the linear predictor yielded a power function for effort correction, a flexible </w:t>
      </w:r>
      <w:r w:rsidR="00C62F14" w:rsidRPr="00CB45A0">
        <w:rPr>
          <w:rFonts w:ascii="Times New Roman" w:hAnsi="Times New Roman" w:cs="Times New Roman"/>
        </w:rPr>
        <w:t xml:space="preserve">mathematical </w:t>
      </w:r>
      <w:r w:rsidR="00F74943" w:rsidRPr="00CB45A0">
        <w:rPr>
          <w:rFonts w:ascii="Times New Roman" w:hAnsi="Times New Roman" w:cs="Times New Roman"/>
        </w:rPr>
        <w:t>form that accommodated a decreasing, linear, or increasing impact of effort on expected counts</w:t>
      </w:r>
      <w:r w:rsidR="00AD6F41"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 Link and Sauer 1999)</w:t>
      </w:r>
      <w:r w:rsidR="00F74943" w:rsidRPr="00CB45A0">
        <w:rPr>
          <w:rFonts w:ascii="Times New Roman" w:hAnsi="Times New Roman" w:cs="Times New Roman"/>
        </w:rPr>
        <w:t>.</w:t>
      </w:r>
    </w:p>
    <w:p w14:paraId="1078B5C3" w14:textId="50E0498F" w:rsidR="00F74943" w:rsidRPr="00CB45A0" w:rsidRDefault="00393E60"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0630" w:rsidRPr="00CB45A0">
        <w:rPr>
          <w:rFonts w:ascii="Times New Roman" w:eastAsiaTheme="minorEastAsia" w:hAnsi="Times New Roman" w:cs="Times New Roman"/>
        </w:rPr>
        <w:t xml:space="preserve"> </w:t>
      </w:r>
      <w:r w:rsidR="00741791">
        <w:rPr>
          <w:rFonts w:ascii="Times New Roman" w:hAnsi="Times New Roman" w:cs="Times New Roman"/>
        </w:rPr>
        <w:t xml:space="preserve">were modeled as </w:t>
      </w:r>
      <w:r w:rsidR="00741791" w:rsidRPr="00741791">
        <w:rPr>
          <w:rFonts w:ascii="Times New Roman" w:hAnsi="Times New Roman" w:cs="Times New Roman"/>
          <w:color w:val="4F81BD" w:themeColor="accent1"/>
        </w:rPr>
        <w:t>spatially structured</w:t>
      </w:r>
      <w:r w:rsidR="00741791">
        <w:rPr>
          <w:rFonts w:ascii="Times New Roman" w:hAnsi="Times New Roman" w:cs="Times New Roman"/>
        </w:rPr>
        <w:t xml:space="preserve">, </w:t>
      </w:r>
      <w:r w:rsidR="00741791">
        <w:rPr>
          <w:rFonts w:ascii="Times New Roman" w:hAnsi="Times New Roman" w:cs="Times New Roman"/>
          <w:color w:val="4F81BD" w:themeColor="accent1"/>
        </w:rPr>
        <w:t>cell-</w:t>
      </w:r>
      <w:r w:rsidR="00B62813" w:rsidRPr="00741791">
        <w:rPr>
          <w:rFonts w:ascii="Times New Roman" w:hAnsi="Times New Roman" w:cs="Times New Roman"/>
          <w:color w:val="4F81BD" w:themeColor="accent1"/>
        </w:rPr>
        <w:t>specific</w:t>
      </w:r>
      <w:r w:rsidR="00B62813" w:rsidRPr="00CB45A0">
        <w:rPr>
          <w:rFonts w:ascii="Times New Roman" w:hAnsi="Times New Roman" w:cs="Times New Roman"/>
        </w:rPr>
        <w:t xml:space="preserve">, random slope coefficients </w:t>
      </w:r>
      <w:r w:rsidR="00741791">
        <w:rPr>
          <w:rFonts w:ascii="Times New Roman" w:hAnsi="Times New Roman" w:cs="Times New Roman"/>
        </w:rPr>
        <w:t xml:space="preserve">for the year effect.  </w:t>
      </w:r>
      <w:r w:rsidR="00741791" w:rsidRPr="00741791">
        <w:rPr>
          <w:rFonts w:ascii="Times New Roman" w:hAnsi="Times New Roman" w:cs="Times New Roman"/>
          <w:color w:val="4F81BD" w:themeColor="accent1"/>
        </w:rPr>
        <w:t xml:space="preserve">Spatially </w:t>
      </w:r>
      <w:r w:rsidR="00B62813" w:rsidRPr="00741791">
        <w:rPr>
          <w:rFonts w:ascii="Times New Roman" w:hAnsi="Times New Roman" w:cs="Times New Roman"/>
          <w:color w:val="4F81BD" w:themeColor="accent1"/>
        </w:rPr>
        <w:t xml:space="preserve">varying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41D4" w:rsidRPr="00CB45A0">
        <w:rPr>
          <w:rFonts w:ascii="Times New Roman" w:eastAsiaTheme="minorEastAsia" w:hAnsi="Times New Roman" w:cs="Times New Roman"/>
        </w:rPr>
        <w:t xml:space="preserve"> </w:t>
      </w:r>
      <w:r w:rsidR="00B62813" w:rsidRPr="00CB45A0">
        <w:rPr>
          <w:rFonts w:ascii="Times New Roman" w:hAnsi="Times New Roman" w:cs="Times New Roman"/>
        </w:rPr>
        <w:t xml:space="preserve">coefficients (Gelfand et al. 2003, Banerjee et al. 2014, Congdon 2014) were </w:t>
      </w:r>
      <w:r w:rsidR="005B3576" w:rsidRPr="00CB45A0">
        <w:rPr>
          <w:rFonts w:ascii="Times New Roman" w:hAnsi="Times New Roman" w:cs="Times New Roman"/>
        </w:rPr>
        <w:t xml:space="preserve">also </w:t>
      </w:r>
      <w:r w:rsidR="00B62813" w:rsidRPr="00CB45A0">
        <w:rPr>
          <w:rFonts w:ascii="Times New Roman" w:hAnsi="Times New Roman" w:cs="Times New Roman"/>
        </w:rPr>
        <w:t>m</w:t>
      </w:r>
      <w:r w:rsidR="00800940" w:rsidRPr="00CB45A0">
        <w:rPr>
          <w:rFonts w:ascii="Times New Roman" w:hAnsi="Times New Roman" w:cs="Times New Roman"/>
        </w:rPr>
        <w:t>odel</w:t>
      </w:r>
      <w:r w:rsidR="00B62813" w:rsidRPr="00CB45A0">
        <w:rPr>
          <w:rFonts w:ascii="Times New Roman" w:hAnsi="Times New Roman" w:cs="Times New Roman"/>
        </w:rPr>
        <w:t xml:space="preserve">ed with </w:t>
      </w:r>
      <w:r w:rsidR="008F2D46" w:rsidRPr="00CB45A0">
        <w:rPr>
          <w:rFonts w:ascii="Times New Roman" w:hAnsi="Times New Roman" w:cs="Times New Roman"/>
        </w:rPr>
        <w:t>CAR</w:t>
      </w:r>
      <w:r w:rsidR="00B62813" w:rsidRPr="00CB45A0">
        <w:rPr>
          <w:rFonts w:ascii="Times New Roman" w:hAnsi="Times New Roman" w:cs="Times New Roman"/>
        </w:rPr>
        <w:t xml:space="preserve"> structure (Besag et al. 1991)</w:t>
      </w:r>
      <w:r w:rsidR="00F74943" w:rsidRPr="00CB45A0">
        <w:rPr>
          <w:rFonts w:ascii="Times New Roman" w:hAnsi="Times New Roman" w:cs="Times New Roman"/>
        </w:rPr>
        <w:t>, where values came from a normal distribution, with conditional mean</w:t>
      </w:r>
      <w:r w:rsidR="00C62F14" w:rsidRPr="00CB45A0">
        <w:rPr>
          <w:rFonts w:ascii="Times New Roman" w:hAnsi="Times New Roman" w:cs="Times New Roman"/>
        </w:rPr>
        <w:t>s and variances as described above</w:t>
      </w:r>
      <w:r w:rsidR="00F74943" w:rsidRPr="00CB45A0">
        <w:rPr>
          <w:rFonts w:ascii="Times New Roman" w:hAnsi="Times New Roman" w:cs="Times New Roman"/>
        </w:rPr>
        <w:t xml:space="preserve">. Spatial structure was incorporated into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year effect to be shared across neighboring cells</w:t>
      </w:r>
      <w:r w:rsidR="00E52265" w:rsidRPr="00CB45A0">
        <w:rPr>
          <w:rFonts w:ascii="Times New Roman" w:hAnsi="Times New Roman" w:cs="Times New Roman"/>
        </w:rPr>
        <w:t>, and to allow the year effect to vary across the cells in the study region</w:t>
      </w:r>
      <w:r w:rsidR="00F74943" w:rsidRPr="00CB45A0">
        <w:rPr>
          <w:rFonts w:ascii="Times New Roman" w:hAnsi="Times New Roman" w:cs="Times New Roman"/>
        </w:rPr>
        <w:t xml:space="preserve">. Year, represented by </w:t>
      </w:r>
      <w:r w:rsidR="00C57F76" w:rsidRPr="00CB45A0">
        <w:rPr>
          <w:rFonts w:ascii="Times New Roman" w:hAnsi="Times New Roman" w:cs="Times New Roman"/>
          <w:i/>
        </w:rPr>
        <w:t>T</w:t>
      </w:r>
      <w:r w:rsidR="00F74943" w:rsidRPr="00CB45A0">
        <w:rPr>
          <w:rFonts w:ascii="Times New Roman" w:hAnsi="Times New Roman" w:cs="Times New Roman"/>
        </w:rPr>
        <w:t xml:space="preserve">, was transformed before analysis such that </w:t>
      </w:r>
      <w:r w:rsidR="00C57F76" w:rsidRPr="00CB45A0">
        <w:rPr>
          <w:rFonts w:ascii="Times New Roman" w:hAnsi="Times New Roman" w:cs="Times New Roman"/>
        </w:rPr>
        <w:t>max(</w:t>
      </w:r>
      <w:r w:rsidR="00C57F76" w:rsidRPr="00CB45A0">
        <w:rPr>
          <w:rFonts w:ascii="Times New Roman" w:hAnsi="Times New Roman" w:cs="Times New Roman"/>
          <w:i/>
        </w:rPr>
        <w:t>T</w:t>
      </w:r>
      <w:r w:rsidR="00C57F76" w:rsidRPr="00CB45A0">
        <w:rPr>
          <w:rFonts w:ascii="Times New Roman" w:hAnsi="Times New Roman" w:cs="Times New Roman"/>
        </w:rPr>
        <w:t>) = 0</w:t>
      </w:r>
      <w:r w:rsidR="00F74943" w:rsidRPr="00CB45A0">
        <w:rPr>
          <w:rFonts w:ascii="Times New Roman" w:hAnsi="Times New Roman" w:cs="Times New Roman"/>
        </w:rPr>
        <w:t xml:space="preserve">, and each preceding year took an increasingly-negative integer value. Given the scaling of effort and year variables,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oMath>
      <w:r w:rsidR="00F74943" w:rsidRPr="00CB45A0">
        <w:rPr>
          <w:rFonts w:ascii="Times New Roman" w:hAnsi="Times New Roman" w:cs="Times New Roman"/>
        </w:rPr>
        <w:t xml:space="preserve"> could be interpreted as </w:t>
      </w:r>
      <w:r w:rsidR="00721AEB" w:rsidRPr="00CB45A0">
        <w:rPr>
          <w:rFonts w:ascii="Times New Roman" w:hAnsi="Times New Roman" w:cs="Times New Roman"/>
        </w:rPr>
        <w:t>a cell-specific expected count</w:t>
      </w:r>
      <w:r w:rsidR="00F74943" w:rsidRPr="00CB45A0">
        <w:rPr>
          <w:rFonts w:ascii="Times New Roman" w:hAnsi="Times New Roman" w:cs="Times New Roman"/>
        </w:rPr>
        <w:t xml:space="preserve"> given one party hour of effort during the final year in </w:t>
      </w:r>
      <w:r w:rsidR="00796C7A" w:rsidRPr="00CB45A0">
        <w:rPr>
          <w:rFonts w:ascii="Times New Roman" w:hAnsi="Times New Roman" w:cs="Times New Roman"/>
        </w:rPr>
        <w:t>the</w:t>
      </w:r>
      <w:r w:rsidR="00F74943" w:rsidRPr="00CB45A0">
        <w:rPr>
          <w:rFonts w:ascii="Times New Roman" w:hAnsi="Times New Roman" w:cs="Times New Roman"/>
        </w:rPr>
        <w:t xml:space="preserve"> time series.</w:t>
      </w:r>
    </w:p>
    <w:p w14:paraId="4AEDC0A6" w14:textId="4371F208"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final term in the model,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0C68F3" w:rsidRPr="00CB45A0">
        <w:rPr>
          <w:rFonts w:ascii="Times New Roman" w:hAnsi="Times New Roman" w:cs="Times New Roman"/>
        </w:rPr>
        <w:t>, was</w:t>
      </w:r>
      <w:r w:rsidR="008827CF" w:rsidRPr="00CB45A0">
        <w:rPr>
          <w:rFonts w:ascii="Times New Roman" w:hAnsi="Times New Roman" w:cs="Times New Roman"/>
        </w:rPr>
        <w:t xml:space="preserve"> </w:t>
      </w:r>
      <w:r w:rsidR="00800940" w:rsidRPr="00CB45A0">
        <w:rPr>
          <w:rFonts w:ascii="Times New Roman" w:hAnsi="Times New Roman" w:cs="Times New Roman"/>
        </w:rPr>
        <w:t xml:space="preserve">an exchangeable </w:t>
      </w:r>
      <w:r w:rsidRPr="00CB45A0">
        <w:rPr>
          <w:rFonts w:ascii="Times New Roman" w:hAnsi="Times New Roman" w:cs="Times New Roman"/>
        </w:rPr>
        <w:t>random effect that accounted for variation in relative abundance among circles, possibly due to differences in habitat conditions or observer experience</w:t>
      </w:r>
      <w:r w:rsidR="00796C7A" w:rsidRPr="00CB45A0">
        <w:rPr>
          <w:rFonts w:ascii="Times New Roman" w:hAnsi="Times New Roman" w:cs="Times New Roman"/>
        </w:rPr>
        <w:t xml:space="preserve"> (Soykan et al. 2016)</w:t>
      </w:r>
      <w:r w:rsidRPr="00CB45A0">
        <w:rPr>
          <w:rFonts w:ascii="Times New Roman" w:hAnsi="Times New Roman" w:cs="Times New Roman"/>
        </w:rPr>
        <w:t>.</w:t>
      </w:r>
      <w:r w:rsidR="00796C7A" w:rsidRPr="00CB45A0">
        <w:rPr>
          <w:rFonts w:ascii="Times New Roman" w:hAnsi="Times New Roman" w:cs="Times New Roman"/>
        </w:rPr>
        <w:t xml:space="preserve">  Note that the m</w:t>
      </w:r>
      <w:r w:rsidR="00646365" w:rsidRPr="00CB45A0">
        <w:rPr>
          <w:rFonts w:ascii="Times New Roman" w:hAnsi="Times New Roman" w:cs="Times New Roman"/>
        </w:rPr>
        <w:t>odel did not include a normally-</w:t>
      </w:r>
      <w:r w:rsidR="00796C7A" w:rsidRPr="00CB45A0">
        <w:rPr>
          <w:rFonts w:ascii="Times New Roman" w:hAnsi="Times New Roman" w:cs="Times New Roman"/>
        </w:rPr>
        <w:t>distributed</w:t>
      </w:r>
      <w:r w:rsidR="000B45C6" w:rsidRPr="00CB45A0">
        <w:rPr>
          <w:rFonts w:ascii="Times New Roman" w:hAnsi="Times New Roman" w:cs="Times New Roman"/>
        </w:rPr>
        <w:t>,</w:t>
      </w:r>
      <w:r w:rsidR="00796C7A" w:rsidRPr="00CB45A0">
        <w:rPr>
          <w:rFonts w:ascii="Times New Roman" w:hAnsi="Times New Roman" w:cs="Times New Roman"/>
        </w:rPr>
        <w:t xml:space="preserve"> </w:t>
      </w:r>
      <w:r w:rsidR="00646365" w:rsidRPr="00CB45A0">
        <w:rPr>
          <w:rFonts w:ascii="Times New Roman" w:hAnsi="Times New Roman" w:cs="Times New Roman"/>
        </w:rPr>
        <w:t>observation-level</w:t>
      </w:r>
      <w:r w:rsidR="00796C7A" w:rsidRPr="00CB45A0">
        <w:rPr>
          <w:rFonts w:ascii="Times New Roman" w:hAnsi="Times New Roman" w:cs="Times New Roman"/>
        </w:rPr>
        <w:t xml:space="preserve"> random effect</w:t>
      </w:r>
      <w:r w:rsidR="00CE134E" w:rsidRPr="00CB45A0">
        <w:rPr>
          <w:rFonts w:ascii="Times New Roman" w:hAnsi="Times New Roman" w:cs="Times New Roman"/>
        </w:rPr>
        <w:t xml:space="preserve"> to deal with overdispersed</w:t>
      </w:r>
      <w:r w:rsidR="007D3186" w:rsidRPr="00CB45A0">
        <w:rPr>
          <w:rFonts w:ascii="Times New Roman" w:hAnsi="Times New Roman" w:cs="Times New Roman"/>
        </w:rPr>
        <w:t xml:space="preserve"> </w:t>
      </w:r>
      <w:r w:rsidR="00796C7A" w:rsidRPr="00CB45A0">
        <w:rPr>
          <w:rFonts w:ascii="Times New Roman" w:hAnsi="Times New Roman" w:cs="Times New Roman"/>
        </w:rPr>
        <w:t>Poisson counts</w:t>
      </w:r>
      <w:r w:rsidR="00F23206" w:rsidRPr="00CB45A0">
        <w:rPr>
          <w:rFonts w:ascii="Times New Roman" w:hAnsi="Times New Roman" w:cs="Times New Roman"/>
        </w:rPr>
        <w:t>,</w:t>
      </w:r>
      <w:r w:rsidR="000C68F3" w:rsidRPr="00CB45A0">
        <w:rPr>
          <w:rFonts w:ascii="Times New Roman" w:hAnsi="Times New Roman" w:cs="Times New Roman"/>
        </w:rPr>
        <w:t xml:space="preserve"> i.e., </w:t>
      </w:r>
      <w:r w:rsidR="00F23206" w:rsidRPr="00CB45A0">
        <w:rPr>
          <w:rFonts w:ascii="Times New Roman" w:hAnsi="Times New Roman" w:cs="Times New Roman"/>
        </w:rPr>
        <w:t xml:space="preserv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23206" w:rsidRPr="00CB45A0">
        <w:rPr>
          <w:rFonts w:ascii="Times New Roman" w:eastAsiaTheme="minorEastAsia" w:hAnsi="Times New Roman" w:cs="Times New Roman"/>
        </w:rPr>
        <w:t xml:space="preserve"> and </w:t>
      </w:r>
      <m:oMath>
        <m:r>
          <w:rPr>
            <w:rFonts w:ascii="Cambria Math" w:eastAsiaTheme="minorEastAsia" w:hAnsi="Cambria Math" w:cs="Times New Roman"/>
          </w:rPr>
          <m:t xml:space="preserve">ε ~ </m:t>
        </m:r>
        <m:r>
          <m:rPr>
            <m:sty m:val="p"/>
          </m:rPr>
          <w:rPr>
            <w:rFonts w:ascii="Cambria Math" w:eastAsiaTheme="minorEastAsia" w:hAnsi="Cambria Math" w:cs="Times New Roman"/>
          </w:rPr>
          <m:t>Normal</m:t>
        </m:r>
        <m:r>
          <w:rPr>
            <w:rFonts w:ascii="Cambria Math" w:eastAsiaTheme="minorEastAsia" w:hAnsi="Cambria Math" w:cs="Times New Roman"/>
          </w:rPr>
          <m:t>(</m:t>
        </m:r>
        <m:r>
          <w:rPr>
            <w:rFonts w:ascii="Cambria Math" w:hAnsi="Cambria Math" w:cs="Times New Roman"/>
          </w:rPr>
          <m:t>μ, σ</m:t>
        </m:r>
        <m:r>
          <w:rPr>
            <w:rFonts w:ascii="Cambria Math" w:eastAsiaTheme="minorEastAsia" w:hAnsi="Cambria Math" w:cs="Times New Roman"/>
          </w:rPr>
          <m:t>)</m:t>
        </m:r>
      </m:oMath>
      <w:r w:rsidR="008B1A21" w:rsidRPr="00CB45A0">
        <w:rPr>
          <w:rFonts w:ascii="Times New Roman" w:hAnsi="Times New Roman" w:cs="Times New Roman"/>
        </w:rPr>
        <w:t>, as is done for</w:t>
      </w:r>
      <w:r w:rsidR="007D3186" w:rsidRPr="00CB45A0">
        <w:rPr>
          <w:rFonts w:ascii="Times New Roman" w:hAnsi="Times New Roman" w:cs="Times New Roman"/>
        </w:rPr>
        <w:t xml:space="preserve"> the standard approach</w:t>
      </w:r>
      <w:r w:rsidR="00796C7A" w:rsidRPr="00CB45A0">
        <w:rPr>
          <w:rFonts w:ascii="Times New Roman" w:hAnsi="Times New Roman" w:cs="Times New Roman"/>
        </w:rPr>
        <w:t xml:space="preserve"> (Sauer and Link 2011, Soykan et al. 2016).  Rather, we </w:t>
      </w:r>
      <w:r w:rsidR="00646365" w:rsidRPr="00CB45A0">
        <w:rPr>
          <w:rFonts w:ascii="Times New Roman" w:hAnsi="Times New Roman" w:cs="Times New Roman"/>
        </w:rPr>
        <w:t>used</w:t>
      </w:r>
      <w:r w:rsidR="00796C7A" w:rsidRPr="00CB45A0">
        <w:rPr>
          <w:rFonts w:ascii="Times New Roman" w:hAnsi="Times New Roman" w:cs="Times New Roman"/>
        </w:rPr>
        <w:t xml:space="preserve"> a negative binomial count distribution</w:t>
      </w:r>
      <w:r w:rsidR="00CE134E" w:rsidRPr="00CB45A0">
        <w:rPr>
          <w:rFonts w:ascii="Times New Roman" w:hAnsi="Times New Roman" w:cs="Times New Roman"/>
        </w:rPr>
        <w:t xml:space="preserve"> </w:t>
      </w:r>
      <w:r w:rsidR="004A35A6" w:rsidRPr="00CB45A0">
        <w:rPr>
          <w:rFonts w:ascii="Times New Roman" w:hAnsi="Times New Roman" w:cs="Times New Roman"/>
        </w:rPr>
        <w:t xml:space="preserve">for </w:t>
      </w:r>
      <w:r w:rsidR="004A35A6" w:rsidRPr="00CB45A0">
        <w:rPr>
          <w:rFonts w:ascii="Times New Roman" w:hAnsi="Times New Roman" w:cs="Times New Roman"/>
          <w:i/>
        </w:rPr>
        <w:t>y,</w:t>
      </w:r>
      <w:r w:rsidR="004A35A6" w:rsidRPr="00CB45A0">
        <w:rPr>
          <w:rFonts w:ascii="Times New Roman" w:hAnsi="Times New Roman" w:cs="Times New Roman"/>
        </w:rPr>
        <w:t xml:space="preserve"> </w:t>
      </w:r>
      <w:r w:rsidR="000C68F3" w:rsidRPr="00CB45A0">
        <w:rPr>
          <w:rFonts w:ascii="Times New Roman" w:hAnsi="Times New Roman" w:cs="Times New Roman"/>
        </w:rPr>
        <w:t xml:space="preserve">i.e., </w:t>
      </w:r>
      <m:oMath>
        <m:r>
          <w:rPr>
            <w:rFonts w:ascii="Cambria Math" w:hAnsi="Cambria Math" w:cs="Times New Roman"/>
          </w:rPr>
          <w:lastRenderedPageBreak/>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B0F2B" w:rsidRPr="00CB45A0">
        <w:rPr>
          <w:rFonts w:ascii="Times New Roman" w:eastAsiaTheme="minorEastAsia" w:hAnsi="Times New Roman" w:cs="Times New Roman"/>
        </w:rPr>
        <w:t xml:space="preserve"> and</w:t>
      </w:r>
      <w:r w:rsidR="00FC05D8" w:rsidRPr="00CB45A0">
        <w:rPr>
          <w:rFonts w:ascii="Times New Roman" w:eastAsiaTheme="minorEastAsia" w:hAnsi="Times New Roman" w:cs="Times New Roman"/>
        </w:rPr>
        <w:t xml:space="preserve"> </w:t>
      </w:r>
      <m:oMath>
        <m:r>
          <w:rPr>
            <w:rFonts w:ascii="Cambria Math" w:eastAsiaTheme="minorEastAsia" w:hAnsi="Cambria Math" w:cs="Times New Roman"/>
          </w:rPr>
          <m:t xml:space="preserve">ε ~ </m:t>
        </m:r>
        <m:r>
          <m:rPr>
            <m:sty m:val="p"/>
          </m:rPr>
          <w:rPr>
            <w:rFonts w:ascii="Cambria Math" w:eastAsiaTheme="minorEastAsia" w:hAnsi="Cambria Math" w:cs="Times New Roman"/>
          </w:rPr>
          <m:t>Gamma</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m:t>
        </m:r>
      </m:oMath>
      <w:r w:rsidR="00264FA3" w:rsidRPr="00CB45A0">
        <w:rPr>
          <w:rFonts w:ascii="Times New Roman" w:hAnsi="Times New Roman" w:cs="Times New Roman"/>
        </w:rPr>
        <w:t xml:space="preserve"> </w:t>
      </w:r>
      <w:r w:rsidR="00D551FC" w:rsidRPr="00CB45A0">
        <w:rPr>
          <w:rFonts w:ascii="Times New Roman" w:hAnsi="Times New Roman" w:cs="Times New Roman"/>
        </w:rPr>
        <w:t>(Linden and Mantyniemi 2011)</w:t>
      </w:r>
      <w:r w:rsidR="00264FA3" w:rsidRPr="00CB45A0">
        <w:rPr>
          <w:rFonts w:ascii="Times New Roman" w:hAnsi="Times New Roman" w:cs="Times New Roman"/>
        </w:rPr>
        <w:t>.</w:t>
      </w:r>
      <w:r w:rsidR="00FC05D8" w:rsidRPr="00CB45A0">
        <w:rPr>
          <w:rFonts w:ascii="Times New Roman" w:hAnsi="Times New Roman" w:cs="Times New Roman"/>
        </w:rPr>
        <w:t xml:space="preserve"> </w:t>
      </w:r>
      <w:r w:rsidR="00F23206" w:rsidRPr="00CB45A0">
        <w:rPr>
          <w:rFonts w:ascii="Times New Roman" w:hAnsi="Times New Roman" w:cs="Times New Roman"/>
        </w:rPr>
        <w:t xml:space="preserve"> </w:t>
      </w:r>
      <w:r w:rsidR="000C68F3" w:rsidRPr="00CB45A0">
        <w:rPr>
          <w:rFonts w:ascii="Times New Roman" w:hAnsi="Times New Roman" w:cs="Times New Roman"/>
        </w:rPr>
        <w:t xml:space="preserve">These two approaches are expected to yield similar outcomes.  However, as implemented in R-INLA, the latter approach returns a </w:t>
      </w:r>
      <w:r w:rsidR="006A401C" w:rsidRPr="00CB45A0">
        <w:rPr>
          <w:rFonts w:ascii="Times New Roman" w:hAnsi="Times New Roman" w:cs="Times New Roman"/>
        </w:rPr>
        <w:t xml:space="preserve">single </w:t>
      </w:r>
      <w:r w:rsidR="000C68F3" w:rsidRPr="00CB45A0">
        <w:rPr>
          <w:rFonts w:ascii="Times New Roman" w:hAnsi="Times New Roman" w:cs="Times New Roman"/>
        </w:rPr>
        <w:t>dispersion estimate while foregoing estimation of individual observation effects, which reduces computing time and the size of posterior samples</w:t>
      </w:r>
      <w:r w:rsidR="000B45C6" w:rsidRPr="00CB45A0">
        <w:rPr>
          <w:rFonts w:ascii="Times New Roman" w:hAnsi="Times New Roman" w:cs="Times New Roman"/>
        </w:rPr>
        <w:t>.</w:t>
      </w:r>
    </w:p>
    <w:p w14:paraId="1E04731B" w14:textId="77777777" w:rsidR="00F74943" w:rsidRPr="00CB45A0" w:rsidRDefault="00F74943" w:rsidP="0025577B">
      <w:pPr>
        <w:pStyle w:val="NoSpacing"/>
        <w:spacing w:line="480" w:lineRule="auto"/>
        <w:rPr>
          <w:rFonts w:ascii="Times New Roman" w:hAnsi="Times New Roman" w:cs="Times New Roman"/>
        </w:rPr>
      </w:pPr>
    </w:p>
    <w:p w14:paraId="2BC09246" w14:textId="475DA79C" w:rsidR="00C57F76" w:rsidRPr="00E55B22" w:rsidRDefault="009178C5"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Case </w:t>
      </w:r>
      <w:r w:rsidR="0070512F">
        <w:rPr>
          <w:rFonts w:ascii="Times New Roman" w:hAnsi="Times New Roman" w:cs="Times New Roman"/>
          <w:b/>
          <w:i/>
        </w:rPr>
        <w:t>s</w:t>
      </w:r>
      <w:r w:rsidRPr="00E55B22">
        <w:rPr>
          <w:rFonts w:ascii="Times New Roman" w:hAnsi="Times New Roman" w:cs="Times New Roman"/>
          <w:b/>
          <w:i/>
        </w:rPr>
        <w:t>tudy</w:t>
      </w:r>
      <w:r w:rsidR="000208B6" w:rsidRPr="00E55B22">
        <w:rPr>
          <w:rFonts w:ascii="Times New Roman" w:hAnsi="Times New Roman" w:cs="Times New Roman"/>
          <w:b/>
          <w:i/>
        </w:rPr>
        <w:t xml:space="preserve"> </w:t>
      </w:r>
      <w:r w:rsidR="0070512F">
        <w:rPr>
          <w:rFonts w:ascii="Times New Roman" w:hAnsi="Times New Roman" w:cs="Times New Roman"/>
          <w:b/>
          <w:i/>
        </w:rPr>
        <w:t>d</w:t>
      </w:r>
      <w:r w:rsidR="000208B6" w:rsidRPr="00E55B22">
        <w:rPr>
          <w:rFonts w:ascii="Times New Roman" w:hAnsi="Times New Roman" w:cs="Times New Roman"/>
          <w:b/>
          <w:i/>
        </w:rPr>
        <w:t>ata</w:t>
      </w:r>
    </w:p>
    <w:p w14:paraId="15B85B81" w14:textId="3BF2665D" w:rsidR="00F74943" w:rsidRPr="00CB45A0" w:rsidRDefault="0049096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W</w:t>
      </w:r>
      <w:r w:rsidR="005B3576" w:rsidRPr="00CB45A0">
        <w:rPr>
          <w:rFonts w:ascii="Times New Roman" w:hAnsi="Times New Roman" w:cs="Times New Roman"/>
        </w:rPr>
        <w:t>e developed a case study</w:t>
      </w:r>
      <w:r w:rsidR="00DA23F8" w:rsidRPr="00CB45A0">
        <w:rPr>
          <w:rFonts w:ascii="Times New Roman" w:hAnsi="Times New Roman" w:cs="Times New Roman"/>
        </w:rPr>
        <w:t>,</w:t>
      </w:r>
      <w:r w:rsidR="005B3576" w:rsidRPr="00CB45A0">
        <w:rPr>
          <w:rFonts w:ascii="Times New Roman" w:hAnsi="Times New Roman" w:cs="Times New Roman"/>
        </w:rPr>
        <w:t xml:space="preserve"> using</w:t>
      </w:r>
      <w:r w:rsidRPr="00CB45A0">
        <w:rPr>
          <w:rFonts w:ascii="Times New Roman" w:hAnsi="Times New Roman" w:cs="Times New Roman"/>
        </w:rPr>
        <w:t xml:space="preserve"> </w:t>
      </w:r>
      <w:r w:rsidR="00FA3D75" w:rsidRPr="00CB45A0">
        <w:rPr>
          <w:rFonts w:ascii="Times New Roman" w:hAnsi="Times New Roman" w:cs="Times New Roman"/>
        </w:rPr>
        <w:t>data for the American Robin (</w:t>
      </w:r>
      <w:r w:rsidR="00FA3D75" w:rsidRPr="00CB45A0">
        <w:rPr>
          <w:rFonts w:ascii="Times New Roman" w:hAnsi="Times New Roman" w:cs="Times New Roman"/>
          <w:i/>
        </w:rPr>
        <w:t>Turdus migratorius</w:t>
      </w:r>
      <w:r w:rsidR="00FA3D75" w:rsidRPr="00CB45A0">
        <w:rPr>
          <w:rFonts w:ascii="Times New Roman" w:hAnsi="Times New Roman" w:cs="Times New Roman"/>
        </w:rPr>
        <w:t xml:space="preserve">) from </w:t>
      </w:r>
      <w:r w:rsidR="005B3576" w:rsidRPr="00CB45A0">
        <w:rPr>
          <w:rFonts w:ascii="Times New Roman" w:hAnsi="Times New Roman" w:cs="Times New Roman"/>
        </w:rPr>
        <w:t>CBCs</w:t>
      </w:r>
      <w:r w:rsidR="00FA3D75" w:rsidRPr="00CB45A0">
        <w:rPr>
          <w:rFonts w:ascii="Times New Roman" w:hAnsi="Times New Roman" w:cs="Times New Roman"/>
        </w:rPr>
        <w:t xml:space="preserve"> conducted across</w:t>
      </w:r>
      <w:r w:rsidRPr="00CB45A0">
        <w:rPr>
          <w:rFonts w:ascii="Times New Roman" w:hAnsi="Times New Roman" w:cs="Times New Roman"/>
        </w:rPr>
        <w:t xml:space="preserve"> the continental US and Canada</w:t>
      </w:r>
      <w:r w:rsidR="00FA3D75" w:rsidRPr="00CB45A0">
        <w:rPr>
          <w:rFonts w:ascii="Times New Roman" w:hAnsi="Times New Roman" w:cs="Times New Roman"/>
        </w:rPr>
        <w:t xml:space="preserve"> </w:t>
      </w:r>
      <w:r w:rsidR="00DA23F8" w:rsidRPr="00CB45A0">
        <w:rPr>
          <w:rFonts w:ascii="Times New Roman" w:hAnsi="Times New Roman" w:cs="Times New Roman"/>
        </w:rPr>
        <w:t>between</w:t>
      </w:r>
      <w:r w:rsidR="00FA3D75" w:rsidRPr="00CB45A0">
        <w:rPr>
          <w:rFonts w:ascii="Times New Roman" w:hAnsi="Times New Roman" w:cs="Times New Roman"/>
        </w:rPr>
        <w:t xml:space="preserve"> 1966 </w:t>
      </w:r>
      <w:r w:rsidR="00DA23F8" w:rsidRPr="00CB45A0">
        <w:rPr>
          <w:rFonts w:ascii="Times New Roman" w:hAnsi="Times New Roman" w:cs="Times New Roman"/>
        </w:rPr>
        <w:t>and</w:t>
      </w:r>
      <w:r w:rsidR="00FA3D75" w:rsidRPr="00CB45A0">
        <w:rPr>
          <w:rFonts w:ascii="Times New Roman" w:hAnsi="Times New Roman" w:cs="Times New Roman"/>
        </w:rPr>
        <w:t xml:space="preserve"> 2017, </w:t>
      </w:r>
      <w:r w:rsidR="00F74943" w:rsidRPr="00CB45A0">
        <w:rPr>
          <w:rFonts w:ascii="Times New Roman" w:hAnsi="Times New Roman" w:cs="Times New Roman"/>
        </w:rPr>
        <w:t>to demonstrate the SVC modeling approach</w:t>
      </w:r>
      <w:r w:rsidR="00DA23F8" w:rsidRPr="00CB45A0">
        <w:rPr>
          <w:rFonts w:ascii="Times New Roman" w:hAnsi="Times New Roman" w:cs="Times New Roman"/>
        </w:rPr>
        <w:t>, compare results with those from</w:t>
      </w:r>
      <w:r w:rsidR="00FA3D75" w:rsidRPr="00CB45A0">
        <w:rPr>
          <w:rFonts w:ascii="Times New Roman" w:hAnsi="Times New Roman" w:cs="Times New Roman"/>
        </w:rPr>
        <w:t xml:space="preserve"> the standard approach</w:t>
      </w:r>
      <w:r w:rsidR="00DA23F8" w:rsidRPr="00CB45A0">
        <w:rPr>
          <w:rFonts w:ascii="Times New Roman" w:hAnsi="Times New Roman" w:cs="Times New Roman"/>
        </w:rPr>
        <w:t>, and illustrate a s</w:t>
      </w:r>
      <w:r w:rsidR="00E55B22">
        <w:rPr>
          <w:rFonts w:ascii="Times New Roman" w:hAnsi="Times New Roman" w:cs="Times New Roman"/>
        </w:rPr>
        <w:t>traightforward analysis of fine-</w:t>
      </w:r>
      <w:r w:rsidR="00DA23F8" w:rsidRPr="00CB45A0">
        <w:rPr>
          <w:rFonts w:ascii="Times New Roman" w:hAnsi="Times New Roman" w:cs="Times New Roman"/>
        </w:rPr>
        <w:t xml:space="preserve">scaled trends. </w:t>
      </w:r>
      <w:r w:rsidR="00F74943" w:rsidRPr="00CB45A0">
        <w:rPr>
          <w:rFonts w:ascii="Times New Roman" w:hAnsi="Times New Roman" w:cs="Times New Roman"/>
        </w:rPr>
        <w:t xml:space="preserve">Before modeling the </w:t>
      </w:r>
      <w:r w:rsidR="00DA23F8" w:rsidRPr="00CB45A0">
        <w:rPr>
          <w:rFonts w:ascii="Times New Roman" w:hAnsi="Times New Roman" w:cs="Times New Roman"/>
        </w:rPr>
        <w:t xml:space="preserve">CBC </w:t>
      </w:r>
      <w:r w:rsidR="00F74943" w:rsidRPr="00CB45A0">
        <w:rPr>
          <w:rFonts w:ascii="Times New Roman" w:hAnsi="Times New Roman" w:cs="Times New Roman"/>
        </w:rPr>
        <w:t>data, extreme outliers (</w:t>
      </w:r>
      <w:r w:rsidR="00C57F76" w:rsidRPr="00CB45A0">
        <w:rPr>
          <w:rFonts w:ascii="Times New Roman" w:hAnsi="Times New Roman" w:cs="Times New Roman"/>
        </w:rPr>
        <w:t xml:space="preserve">&gt; </w:t>
      </w:r>
      <w:r w:rsidR="00F74943" w:rsidRPr="00CB45A0">
        <w:rPr>
          <w:rFonts w:ascii="Times New Roman" w:hAnsi="Times New Roman" w:cs="Times New Roman"/>
        </w:rPr>
        <w:t xml:space="preserve">3 SD from the mean, after log transformation) in counts and effort </w:t>
      </w:r>
      <w:r w:rsidR="00EE7DA5">
        <w:rPr>
          <w:rFonts w:ascii="Times New Roman" w:hAnsi="Times New Roman" w:cs="Times New Roman"/>
        </w:rPr>
        <w:t>were removed. After filtering,</w:t>
      </w:r>
      <w:r w:rsidR="00F74943" w:rsidRPr="00CB45A0">
        <w:rPr>
          <w:rFonts w:ascii="Times New Roman" w:hAnsi="Times New Roman" w:cs="Times New Roman"/>
        </w:rPr>
        <w:t xml:space="preserve"> there were</w:t>
      </w:r>
      <w:r w:rsidR="00DA23F8" w:rsidRPr="00CB45A0">
        <w:rPr>
          <w:rFonts w:ascii="Times New Roman" w:hAnsi="Times New Roman" w:cs="Times New Roman"/>
        </w:rPr>
        <w:t xml:space="preserve"> 36,650,191</w:t>
      </w:r>
      <w:r w:rsidR="00EE7DA5">
        <w:rPr>
          <w:rFonts w:ascii="Times New Roman" w:hAnsi="Times New Roman" w:cs="Times New Roman"/>
        </w:rPr>
        <w:t xml:space="preserve"> American Robin observations from</w:t>
      </w:r>
      <w:r w:rsidR="00E711F7" w:rsidRPr="00CB45A0">
        <w:rPr>
          <w:rFonts w:ascii="Times New Roman" w:hAnsi="Times New Roman" w:cs="Times New Roman"/>
        </w:rPr>
        <w:t xml:space="preserve"> </w:t>
      </w:r>
      <w:r w:rsidR="00F74943" w:rsidRPr="00CB45A0">
        <w:rPr>
          <w:rFonts w:ascii="Times New Roman" w:hAnsi="Times New Roman" w:cs="Times New Roman"/>
        </w:rPr>
        <w:t>78,140 counts from 3</w:t>
      </w:r>
      <w:r w:rsidR="00C57F76" w:rsidRPr="00CB45A0">
        <w:rPr>
          <w:rFonts w:ascii="Times New Roman" w:hAnsi="Times New Roman" w:cs="Times New Roman"/>
        </w:rPr>
        <w:t>,</w:t>
      </w:r>
      <w:r w:rsidR="00F74943" w:rsidRPr="00CB45A0">
        <w:rPr>
          <w:rFonts w:ascii="Times New Roman" w:hAnsi="Times New Roman" w:cs="Times New Roman"/>
        </w:rPr>
        <w:t xml:space="preserve">195 count circles </w:t>
      </w:r>
      <w:r w:rsidR="00EE7DA5">
        <w:rPr>
          <w:rFonts w:ascii="Times New Roman" w:hAnsi="Times New Roman" w:cs="Times New Roman"/>
        </w:rPr>
        <w:t>over 52 years</w:t>
      </w:r>
      <w:r w:rsidR="005E5120" w:rsidRPr="00CB45A0">
        <w:rPr>
          <w:rFonts w:ascii="Times New Roman" w:hAnsi="Times New Roman" w:cs="Times New Roman"/>
        </w:rPr>
        <w:t xml:space="preserve"> </w:t>
      </w:r>
      <w:r w:rsidR="002E1FFF" w:rsidRPr="00CB45A0">
        <w:rPr>
          <w:rFonts w:ascii="Times New Roman" w:hAnsi="Times New Roman" w:cs="Times New Roman"/>
        </w:rPr>
        <w:t xml:space="preserve">available </w:t>
      </w:r>
      <w:r w:rsidR="00F74943" w:rsidRPr="00CB45A0">
        <w:rPr>
          <w:rFonts w:ascii="Times New Roman" w:hAnsi="Times New Roman" w:cs="Times New Roman"/>
        </w:rPr>
        <w:t>for modeling.</w:t>
      </w:r>
    </w:p>
    <w:p w14:paraId="38AFEA56" w14:textId="73D6664A"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Locations of the 3</w:t>
      </w:r>
      <w:r w:rsidR="00C57F76" w:rsidRPr="00CB45A0">
        <w:rPr>
          <w:rFonts w:ascii="Times New Roman" w:hAnsi="Times New Roman" w:cs="Times New Roman"/>
        </w:rPr>
        <w:t>,</w:t>
      </w:r>
      <w:r w:rsidR="008750AB" w:rsidRPr="00CB45A0">
        <w:rPr>
          <w:rFonts w:ascii="Times New Roman" w:hAnsi="Times New Roman" w:cs="Times New Roman"/>
        </w:rPr>
        <w:t xml:space="preserve">195 </w:t>
      </w:r>
      <w:r w:rsidR="00CD75F0" w:rsidRPr="00CB45A0">
        <w:rPr>
          <w:rFonts w:ascii="Times New Roman" w:hAnsi="Times New Roman" w:cs="Times New Roman"/>
        </w:rPr>
        <w:t xml:space="preserve">unique </w:t>
      </w:r>
      <w:r w:rsidR="008750AB" w:rsidRPr="00CB45A0">
        <w:rPr>
          <w:rFonts w:ascii="Times New Roman" w:hAnsi="Times New Roman" w:cs="Times New Roman"/>
        </w:rPr>
        <w:t xml:space="preserve">count circles </w:t>
      </w:r>
      <w:r w:rsidRPr="00CB45A0">
        <w:rPr>
          <w:rFonts w:ascii="Times New Roman" w:hAnsi="Times New Roman" w:cs="Times New Roman"/>
        </w:rPr>
        <w:t>were mapped using the North American Albers Equal Area Conic projection (EPSG 102008</w:t>
      </w:r>
      <w:r w:rsidR="005A429B" w:rsidRPr="00CB45A0">
        <w:rPr>
          <w:rFonts w:ascii="Times New Roman" w:hAnsi="Times New Roman" w:cs="Times New Roman"/>
        </w:rPr>
        <w:t>, https://epsg.io/102008</w:t>
      </w:r>
      <w:r w:rsidRPr="00CB45A0">
        <w:rPr>
          <w:rFonts w:ascii="Times New Roman" w:hAnsi="Times New Roman" w:cs="Times New Roman"/>
        </w:rPr>
        <w:t>) and assigned to 880 cells on a grid divided along 100 km increments in l</w:t>
      </w:r>
      <w:r w:rsidR="008750AB" w:rsidRPr="00CB45A0">
        <w:rPr>
          <w:rFonts w:ascii="Times New Roman" w:hAnsi="Times New Roman" w:cs="Times New Roman"/>
        </w:rPr>
        <w:t xml:space="preserve">atitude and longitude (Fig. </w:t>
      </w:r>
      <w:r w:rsidR="00052F6A" w:rsidRPr="00CB45A0">
        <w:rPr>
          <w:rFonts w:ascii="Times New Roman" w:hAnsi="Times New Roman" w:cs="Times New Roman"/>
        </w:rPr>
        <w:t>1A</w:t>
      </w:r>
      <w:r w:rsidRPr="00CB45A0">
        <w:rPr>
          <w:rFonts w:ascii="Times New Roman" w:hAnsi="Times New Roman" w:cs="Times New Roman"/>
        </w:rPr>
        <w:t>). Grid cells formed a continuous lattice within a non-convex polygon</w:t>
      </w:r>
      <w:r w:rsidR="009178C5" w:rsidRPr="00CB45A0">
        <w:rPr>
          <w:rFonts w:ascii="Times New Roman" w:hAnsi="Times New Roman" w:cs="Times New Roman"/>
        </w:rPr>
        <w:t xml:space="preserve"> created using circle locations</w:t>
      </w:r>
      <w:r w:rsidRPr="00CB45A0">
        <w:rPr>
          <w:rFonts w:ascii="Times New Roman" w:hAnsi="Times New Roman" w:cs="Times New Roman"/>
        </w:rPr>
        <w:t>. The number of count circles per grid cell varied from 0 to</w:t>
      </w:r>
      <w:r w:rsidR="008750AB" w:rsidRPr="00CB45A0">
        <w:rPr>
          <w:rFonts w:ascii="Times New Roman" w:hAnsi="Times New Roman" w:cs="Times New Roman"/>
        </w:rPr>
        <w:t xml:space="preserve"> 20, </w:t>
      </w:r>
      <w:r w:rsidR="00CD75F0" w:rsidRPr="00CB45A0">
        <w:rPr>
          <w:rFonts w:ascii="Times New Roman" w:hAnsi="Times New Roman" w:cs="Times New Roman"/>
        </w:rPr>
        <w:t>and</w:t>
      </w:r>
      <w:r w:rsidR="008750AB" w:rsidRPr="00CB45A0">
        <w:rPr>
          <w:rFonts w:ascii="Times New Roman" w:hAnsi="Times New Roman" w:cs="Times New Roman"/>
        </w:rPr>
        <w:t xml:space="preserve"> averaged 2.</w:t>
      </w:r>
      <w:r w:rsidR="005E5120" w:rsidRPr="00CB45A0">
        <w:rPr>
          <w:rFonts w:ascii="Times New Roman" w:hAnsi="Times New Roman" w:cs="Times New Roman"/>
        </w:rPr>
        <w:t>43</w:t>
      </w:r>
      <w:r w:rsidR="008750AB" w:rsidRPr="00CB45A0">
        <w:rPr>
          <w:rFonts w:ascii="Times New Roman" w:hAnsi="Times New Roman" w:cs="Times New Roman"/>
        </w:rPr>
        <w:t xml:space="preserve"> (Fig. </w:t>
      </w:r>
      <w:r w:rsidR="00052F6A" w:rsidRPr="00CB45A0">
        <w:rPr>
          <w:rFonts w:ascii="Times New Roman" w:hAnsi="Times New Roman" w:cs="Times New Roman"/>
        </w:rPr>
        <w:t>1</w:t>
      </w:r>
      <w:r w:rsidR="00B91B48" w:rsidRPr="00CB45A0">
        <w:rPr>
          <w:rFonts w:ascii="Times New Roman" w:hAnsi="Times New Roman" w:cs="Times New Roman"/>
        </w:rPr>
        <w:t>A</w:t>
      </w:r>
      <w:r w:rsidRPr="00CB45A0">
        <w:rPr>
          <w:rFonts w:ascii="Times New Roman" w:hAnsi="Times New Roman" w:cs="Times New Roman"/>
        </w:rPr>
        <w:t>). The number of neighbors for a given grid cell ranged from 1 to 8</w:t>
      </w:r>
      <w:r w:rsidR="00CD75F0" w:rsidRPr="00CB45A0">
        <w:rPr>
          <w:rFonts w:ascii="Times New Roman" w:hAnsi="Times New Roman" w:cs="Times New Roman"/>
        </w:rPr>
        <w:t>,</w:t>
      </w:r>
      <w:r w:rsidRPr="00CB45A0">
        <w:rPr>
          <w:rFonts w:ascii="Times New Roman" w:hAnsi="Times New Roman" w:cs="Times New Roman"/>
        </w:rPr>
        <w:t xml:space="preserve"> and averaged 7.48.</w:t>
      </w:r>
      <w:r w:rsidR="00C80779" w:rsidRPr="00CB45A0">
        <w:rPr>
          <w:rFonts w:ascii="Times New Roman" w:hAnsi="Times New Roman" w:cs="Times New Roman"/>
        </w:rPr>
        <w:t xml:space="preserve">  Note that grid cells with zero counts were retained during model estimation to preserve the spatial relationships between counts.  However, before analyzing resulting trend estimates, cells with no observed counts were removed from the dataset, as we were not interested in interpolat</w:t>
      </w:r>
      <w:r w:rsidR="00646555" w:rsidRPr="00CB45A0">
        <w:rPr>
          <w:rFonts w:ascii="Times New Roman" w:hAnsi="Times New Roman" w:cs="Times New Roman"/>
        </w:rPr>
        <w:t>ing</w:t>
      </w:r>
      <w:r w:rsidR="00C80779" w:rsidRPr="00CB45A0">
        <w:rPr>
          <w:rFonts w:ascii="Times New Roman" w:hAnsi="Times New Roman" w:cs="Times New Roman"/>
        </w:rPr>
        <w:t xml:space="preserve"> trends for grid cells without CBC sites.</w:t>
      </w:r>
    </w:p>
    <w:p w14:paraId="60918491" w14:textId="77777777" w:rsidR="00C80779" w:rsidRPr="00CB45A0" w:rsidRDefault="00C80779" w:rsidP="0025577B">
      <w:pPr>
        <w:pStyle w:val="NoSpacing"/>
        <w:spacing w:line="480" w:lineRule="auto"/>
        <w:rPr>
          <w:rFonts w:ascii="Times New Roman" w:hAnsi="Times New Roman" w:cs="Times New Roman"/>
          <w:i/>
        </w:rPr>
      </w:pPr>
    </w:p>
    <w:p w14:paraId="4FBDB39E" w14:textId="7E2A99A2" w:rsidR="00C57F76" w:rsidRPr="00E55B22" w:rsidRDefault="000208B6"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Model </w:t>
      </w:r>
      <w:r w:rsidR="0070512F">
        <w:rPr>
          <w:rFonts w:ascii="Times New Roman" w:hAnsi="Times New Roman" w:cs="Times New Roman"/>
          <w:b/>
          <w:i/>
        </w:rPr>
        <w:t>c</w:t>
      </w:r>
      <w:r w:rsidRPr="00E55B22">
        <w:rPr>
          <w:rFonts w:ascii="Times New Roman" w:hAnsi="Times New Roman" w:cs="Times New Roman"/>
          <w:b/>
          <w:i/>
        </w:rPr>
        <w:t>omputation</w:t>
      </w:r>
    </w:p>
    <w:p w14:paraId="3BA08E17" w14:textId="59B71A0F" w:rsidR="008F2D46" w:rsidRPr="00CB45A0" w:rsidRDefault="00D71569"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SVC model described above was analyzed </w:t>
      </w:r>
      <w:r w:rsidR="009178C5" w:rsidRPr="00CB45A0">
        <w:rPr>
          <w:rFonts w:ascii="Times New Roman" w:hAnsi="Times New Roman" w:cs="Times New Roman"/>
        </w:rPr>
        <w:t>with</w:t>
      </w:r>
      <w:r w:rsidRPr="00CB45A0">
        <w:rPr>
          <w:rFonts w:ascii="Times New Roman" w:hAnsi="Times New Roman" w:cs="Times New Roman"/>
        </w:rPr>
        <w:t>in a Bayesian framework using the R-INLA package (</w:t>
      </w:r>
      <w:r w:rsidR="00633461" w:rsidRPr="00CB45A0">
        <w:rPr>
          <w:rFonts w:ascii="Times New Roman" w:hAnsi="Times New Roman" w:cs="Times New Roman"/>
        </w:rPr>
        <w:t xml:space="preserve">version 18.10.09, </w:t>
      </w:r>
      <w:r w:rsidR="00B65FA9" w:rsidRPr="00CB45A0">
        <w:rPr>
          <w:rFonts w:ascii="Times New Roman" w:hAnsi="Times New Roman" w:cs="Times New Roman"/>
        </w:rPr>
        <w:t>Martins et al. 2013, Lindgren and Rue 2015, Blangiardo and Cameletti 2015, Rue et al. 2017, Bakka et al. 2018, Krainski et al. 2018</w:t>
      </w:r>
      <w:r w:rsidRPr="00CB45A0">
        <w:rPr>
          <w:rFonts w:ascii="Times New Roman" w:hAnsi="Times New Roman" w:cs="Times New Roman"/>
        </w:rPr>
        <w:t>) for R statistical computing software (</w:t>
      </w:r>
      <w:r w:rsidR="00633461" w:rsidRPr="00CB45A0">
        <w:rPr>
          <w:rFonts w:ascii="Times New Roman" w:hAnsi="Times New Roman" w:cs="Times New Roman"/>
        </w:rPr>
        <w:t xml:space="preserve">version 3.3.1, </w:t>
      </w:r>
      <w:r w:rsidRPr="00CB45A0">
        <w:rPr>
          <w:rFonts w:ascii="Times New Roman" w:hAnsi="Times New Roman" w:cs="Times New Roman"/>
        </w:rPr>
        <w:t xml:space="preserve">R Core Team 2016). </w:t>
      </w:r>
      <w:r w:rsidR="00B532B4" w:rsidRPr="00CB45A0">
        <w:rPr>
          <w:rFonts w:ascii="Times New Roman" w:hAnsi="Times New Roman" w:cs="Times New Roman"/>
        </w:rPr>
        <w:t xml:space="preserve">For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w:r w:rsidR="009178C5" w:rsidRPr="00CB45A0">
        <w:rPr>
          <w:rFonts w:ascii="Times New Roman" w:hAnsi="Times New Roman" w:cs="Times New Roman"/>
        </w:rPr>
        <w:t xml:space="preserve">with CAR structure, </w:t>
      </w:r>
      <w:r w:rsidR="00B532B4" w:rsidRPr="00CB45A0">
        <w:rPr>
          <w:rFonts w:ascii="Times New Roman" w:hAnsi="Times New Roman" w:cs="Times New Roman"/>
        </w:rPr>
        <w:t xml:space="preserve">precision matrices were scaled such that the geometric mean of marginal variances was equal to one </w:t>
      </w:r>
      <w:r w:rsidR="00126E20" w:rsidRPr="00CB45A0">
        <w:rPr>
          <w:rFonts w:ascii="Times New Roman" w:hAnsi="Times New Roman" w:cs="Times New Roman"/>
        </w:rPr>
        <w:t>(</w:t>
      </w:r>
      <w:r w:rsidR="00B65FA9" w:rsidRPr="00CB45A0">
        <w:rPr>
          <w:rFonts w:ascii="Times New Roman" w:hAnsi="Times New Roman" w:cs="Times New Roman"/>
        </w:rPr>
        <w:t xml:space="preserve">Sørbye and Rue 2014, </w:t>
      </w:r>
      <w:r w:rsidR="00126E20" w:rsidRPr="00CB45A0">
        <w:rPr>
          <w:rFonts w:ascii="Times New Roman" w:hAnsi="Times New Roman" w:cs="Times New Roman"/>
        </w:rPr>
        <w:t>Riebler et al. 2016</w:t>
      </w:r>
      <w:r w:rsidR="00B65FA9" w:rsidRPr="00CB45A0">
        <w:rPr>
          <w:rFonts w:ascii="Times New Roman" w:hAnsi="Times New Roman" w:cs="Times New Roman"/>
        </w:rPr>
        <w:t>, Freni-Sterrantino et al. 2018</w:t>
      </w:r>
      <w:r w:rsidR="00126E20" w:rsidRPr="00CB45A0">
        <w:rPr>
          <w:rFonts w:ascii="Times New Roman" w:hAnsi="Times New Roman" w:cs="Times New Roman"/>
        </w:rPr>
        <w:t>)</w:t>
      </w:r>
      <w:r w:rsidR="00EB3F30" w:rsidRPr="00CB45A0">
        <w:rPr>
          <w:rFonts w:ascii="Times New Roman" w:hAnsi="Times New Roman" w:cs="Times New Roman"/>
        </w:rPr>
        <w:t>, and p</w:t>
      </w:r>
      <w:r w:rsidR="00B532B4" w:rsidRPr="00CB45A0">
        <w:rPr>
          <w:rFonts w:ascii="Times New Roman" w:hAnsi="Times New Roman" w:cs="Times New Roman"/>
        </w:rPr>
        <w:t>riors</w:t>
      </w:r>
      <w:r w:rsidRPr="00CB45A0">
        <w:rPr>
          <w:rFonts w:ascii="Times New Roman" w:hAnsi="Times New Roman" w:cs="Times New Roman"/>
        </w:rPr>
        <w:t xml:space="preserve"> </w:t>
      </w:r>
      <w:r w:rsidR="00B532B4" w:rsidRPr="00CB45A0">
        <w:rPr>
          <w:rFonts w:ascii="Times New Roman" w:hAnsi="Times New Roman" w:cs="Times New Roman"/>
        </w:rPr>
        <w:t xml:space="preserve">for </w:t>
      </w:r>
      <w:r w:rsidR="009178C5" w:rsidRPr="00CB45A0">
        <w:rPr>
          <w:rFonts w:ascii="Times New Roman" w:hAnsi="Times New Roman" w:cs="Times New Roman"/>
        </w:rPr>
        <w:t>precision parameters were</w:t>
      </w:r>
      <w:r w:rsidRPr="00CB45A0">
        <w:rPr>
          <w:rFonts w:ascii="Times New Roman" w:eastAsiaTheme="minorEastAsia" w:hAnsi="Times New Roman" w:cs="Times New Roman"/>
        </w:rPr>
        <w:t xml:space="preserve"> </w:t>
      </w:r>
      <w:r w:rsidRPr="00CB45A0">
        <w:rPr>
          <w:rFonts w:ascii="Times New Roman" w:hAnsi="Times New Roman" w:cs="Times New Roman"/>
        </w:rPr>
        <w:t xml:space="preserve">penalized complexity (PC) priors,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xml:space="preserve">.  Precision for the zero-centered, exchangeable, random circle effect,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Pr="00CB45A0">
        <w:rPr>
          <w:rFonts w:ascii="Times New Roman" w:eastAsiaTheme="minorEastAsia" w:hAnsi="Times New Roman" w:cs="Times New Roman"/>
        </w:rPr>
        <w:t xml:space="preserve">, was also assigned a </w:t>
      </w:r>
      <w:r w:rsidRPr="00CB45A0">
        <w:rPr>
          <w:rFonts w:ascii="Times New Roman" w:hAnsi="Times New Roman" w:cs="Times New Roman"/>
        </w:rPr>
        <w:t xml:space="preserve">PC prior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The overdispersion term</w:t>
      </w:r>
      <w:r w:rsidR="00EB3F30" w:rsidRPr="00CB45A0">
        <w:rPr>
          <w:rFonts w:ascii="Times New Roman" w:eastAsiaTheme="minorEastAsia" w:hAnsi="Times New Roman" w:cs="Times New Roman"/>
        </w:rPr>
        <w:t xml:space="preserve"> for the negative binomial count distribution</w:t>
      </w:r>
      <w:r w:rsidRPr="00CB45A0">
        <w:rPr>
          <w:rFonts w:ascii="Times New Roman" w:eastAsiaTheme="minorEastAsia" w:hAnsi="Times New Roman" w:cs="Times New Roman"/>
        </w:rPr>
        <w:t xml:space="preserve">, </w:t>
      </w:r>
      <m:oMath>
        <m:r>
          <w:rPr>
            <w:rFonts w:ascii="Cambria Math" w:eastAsiaTheme="minorEastAsia" w:hAnsi="Cambria Math" w:cs="Times New Roman"/>
          </w:rPr>
          <m:t>ϕ</m:t>
        </m:r>
      </m:oMath>
      <w:r w:rsidRPr="00CB45A0">
        <w:rPr>
          <w:rFonts w:ascii="Times New Roman" w:eastAsiaTheme="minorEastAsia" w:hAnsi="Times New Roman" w:cs="Times New Roman"/>
        </w:rPr>
        <w:t>, was assigned a</w:t>
      </w:r>
      <w:r w:rsidRPr="00CB45A0">
        <w:rPr>
          <w:rFonts w:ascii="Times New Roman" w:hAnsi="Times New Roman" w:cs="Times New Roman"/>
        </w:rPr>
        <w:t xml:space="preserve"> PC prior with parameter value </w:t>
      </w:r>
      <w:r w:rsidRPr="00CB45A0">
        <w:rPr>
          <w:rFonts w:ascii="Times New Roman" w:hAnsi="Times New Roman" w:cs="Times New Roman"/>
          <w:i/>
        </w:rPr>
        <w:t>l</w:t>
      </w:r>
      <w:r w:rsidRPr="00CB45A0">
        <w:rPr>
          <w:rFonts w:ascii="Times New Roman" w:hAnsi="Times New Roman" w:cs="Times New Roman"/>
        </w:rPr>
        <w:t xml:space="preserve"> = 7</w:t>
      </w:r>
      <w:r w:rsidRPr="00CB45A0">
        <w:rPr>
          <w:rFonts w:ascii="Times New Roman" w:eastAsiaTheme="minorEastAsia" w:hAnsi="Times New Roman" w:cs="Times New Roman"/>
        </w:rPr>
        <w:t xml:space="preserve">.  </w:t>
      </w:r>
      <w:r w:rsidR="00B532B4" w:rsidRPr="00CB45A0">
        <w:rPr>
          <w:rFonts w:ascii="Times New Roman" w:eastAsiaTheme="minorEastAsia" w:hAnsi="Times New Roman" w:cs="Times New Roman"/>
        </w:rPr>
        <w:t xml:space="preserve">Very </w:t>
      </w:r>
      <w:r w:rsidR="00126E20" w:rsidRPr="00CB45A0">
        <w:rPr>
          <w:rFonts w:ascii="Times New Roman" w:eastAsiaTheme="minorEastAsia" w:hAnsi="Times New Roman" w:cs="Times New Roman"/>
        </w:rPr>
        <w:t>simply</w:t>
      </w:r>
      <w:r w:rsidR="00B532B4" w:rsidRPr="00CB45A0">
        <w:rPr>
          <w:rFonts w:ascii="Times New Roman" w:eastAsiaTheme="minorEastAsia" w:hAnsi="Times New Roman" w:cs="Times New Roman"/>
        </w:rPr>
        <w:t>, as implemented here, PC priors were weakly informative priors with a</w:t>
      </w:r>
      <w:r w:rsidR="00EB3F30" w:rsidRPr="00CB45A0">
        <w:rPr>
          <w:rFonts w:ascii="Times New Roman" w:eastAsiaTheme="minorEastAsia" w:hAnsi="Times New Roman" w:cs="Times New Roman"/>
        </w:rPr>
        <w:t>n innate</w:t>
      </w:r>
      <w:r w:rsidR="00B532B4" w:rsidRPr="00CB45A0">
        <w:rPr>
          <w:rFonts w:ascii="Times New Roman" w:eastAsiaTheme="minorEastAsia" w:hAnsi="Times New Roman" w:cs="Times New Roman"/>
        </w:rPr>
        <w:t xml:space="preserve"> tendency to shrink structured and unstructured random effects toward zero</w:t>
      </w:r>
      <w:r w:rsidR="00EB3F30" w:rsidRPr="00CB45A0">
        <w:rPr>
          <w:rFonts w:ascii="Times New Roman" w:eastAsiaTheme="minorEastAsia" w:hAnsi="Times New Roman" w:cs="Times New Roman"/>
        </w:rPr>
        <w:t xml:space="preserve"> in the absence of a strong signal</w:t>
      </w:r>
      <w:r w:rsidR="00B532B4"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Readers are referred to Simpson et al.</w:t>
      </w:r>
      <w:r w:rsidRPr="00CB45A0">
        <w:rPr>
          <w:rFonts w:ascii="Times New Roman" w:hAnsi="Times New Roman" w:cs="Times New Roman"/>
        </w:rPr>
        <w:t xml:space="preserve"> (2017) for the details of, and rationale behind, PC priors, as well as the default structures and parameter values </w:t>
      </w:r>
      <w:r w:rsidR="00EB3F30" w:rsidRPr="00CB45A0">
        <w:rPr>
          <w:rFonts w:ascii="Times New Roman" w:hAnsi="Times New Roman" w:cs="Times New Roman"/>
        </w:rPr>
        <w:t xml:space="preserve">of PC priors </w:t>
      </w:r>
      <w:r w:rsidRPr="00CB45A0">
        <w:rPr>
          <w:rFonts w:ascii="Times New Roman" w:hAnsi="Times New Roman" w:cs="Times New Roman"/>
        </w:rPr>
        <w:t>used in the R-INLA package.</w:t>
      </w:r>
      <w:r w:rsidR="00B678FB" w:rsidRPr="00CB45A0">
        <w:rPr>
          <w:rFonts w:ascii="Times New Roman" w:hAnsi="Times New Roman" w:cs="Times New Roman"/>
        </w:rPr>
        <w:t xml:space="preserve">  </w:t>
      </w:r>
    </w:p>
    <w:p w14:paraId="23DD6FFD" w14:textId="39EA69AA" w:rsidR="00252CB5" w:rsidRPr="00CB45A0" w:rsidRDefault="00B678FB"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Along with parameter estimates, R-INLA </w:t>
      </w:r>
      <w:r w:rsidR="000208B6" w:rsidRPr="00CB45A0">
        <w:rPr>
          <w:rFonts w:ascii="Times New Roman" w:hAnsi="Times New Roman" w:cs="Times New Roman"/>
        </w:rPr>
        <w:t>produced</w:t>
      </w:r>
      <w:r w:rsidRPr="00CB45A0">
        <w:rPr>
          <w:rFonts w:ascii="Times New Roman" w:hAnsi="Times New Roman" w:cs="Times New Roman"/>
        </w:rPr>
        <w:t xml:space="preserve"> </w:t>
      </w:r>
      <w:r w:rsidR="00B47C95" w:rsidRPr="00CB45A0">
        <w:rPr>
          <w:rFonts w:ascii="Times New Roman" w:hAnsi="Times New Roman" w:cs="Times New Roman"/>
        </w:rPr>
        <w:t xml:space="preserve">values to evaluate individual model fit (Czado et al. 2009) and compare different models to one another (Gneiting and Raftery 2007, Link et al. 2017): </w:t>
      </w:r>
      <w:r w:rsidR="00B13751" w:rsidRPr="00CB45A0">
        <w:rPr>
          <w:rFonts w:ascii="Times New Roman" w:hAnsi="Times New Roman" w:cs="Times New Roman"/>
        </w:rPr>
        <w:t xml:space="preserve">cross-validation probability integral transform (PIT, Dawid 1984) and </w:t>
      </w:r>
      <w:r w:rsidRPr="00CB45A0">
        <w:rPr>
          <w:rFonts w:ascii="Times New Roman" w:hAnsi="Times New Roman" w:cs="Times New Roman"/>
        </w:rPr>
        <w:t xml:space="preserve">conditional predictive ordinate </w:t>
      </w:r>
      <w:r w:rsidR="003377CC" w:rsidRPr="00CB45A0">
        <w:rPr>
          <w:rFonts w:ascii="Times New Roman" w:hAnsi="Times New Roman" w:cs="Times New Roman"/>
        </w:rPr>
        <w:t>(CPO, Pettit 1990)</w:t>
      </w:r>
      <w:r w:rsidRPr="00CB45A0">
        <w:rPr>
          <w:rFonts w:ascii="Times New Roman" w:hAnsi="Times New Roman" w:cs="Times New Roman"/>
        </w:rPr>
        <w:t xml:space="preserve">.  </w:t>
      </w:r>
      <w:r w:rsidR="00B13751" w:rsidRPr="00CB45A0">
        <w:rPr>
          <w:rFonts w:ascii="Times New Roman" w:hAnsi="Times New Roman" w:cs="Times New Roman"/>
        </w:rPr>
        <w:t>For</w:t>
      </w:r>
      <w:r w:rsidRPr="00CB45A0">
        <w:rPr>
          <w:rFonts w:ascii="Times New Roman" w:hAnsi="Times New Roman" w:cs="Times New Roman"/>
        </w:rPr>
        <w:t xml:space="preserve"> this application</w:t>
      </w:r>
      <w:r w:rsidR="00B13751" w:rsidRPr="00CB45A0">
        <w:rPr>
          <w:rFonts w:ascii="Times New Roman" w:hAnsi="Times New Roman" w:cs="Times New Roman"/>
        </w:rPr>
        <w:t>,</w:t>
      </w:r>
      <w:r w:rsidRPr="00CB45A0">
        <w:rPr>
          <w:rFonts w:ascii="Times New Roman" w:hAnsi="Times New Roman" w:cs="Times New Roman"/>
        </w:rPr>
        <w:t xml:space="preserve"> we wer</w:t>
      </w:r>
      <w:r w:rsidR="00CD75F0" w:rsidRPr="00CB45A0">
        <w:rPr>
          <w:rFonts w:ascii="Times New Roman" w:hAnsi="Times New Roman" w:cs="Times New Roman"/>
        </w:rPr>
        <w:t>e not comparing multiple models.  H</w:t>
      </w:r>
      <w:r w:rsidRPr="00CB45A0">
        <w:rPr>
          <w:rFonts w:ascii="Times New Roman" w:hAnsi="Times New Roman" w:cs="Times New Roman"/>
        </w:rPr>
        <w:t xml:space="preserve">owever, we extracted PIT values and visually inspected </w:t>
      </w:r>
      <w:r w:rsidR="004746E3" w:rsidRPr="00CB45A0">
        <w:rPr>
          <w:rFonts w:ascii="Times New Roman" w:hAnsi="Times New Roman" w:cs="Times New Roman"/>
        </w:rPr>
        <w:t>their</w:t>
      </w:r>
      <w:r w:rsidRPr="00CB45A0">
        <w:rPr>
          <w:rFonts w:ascii="Times New Roman" w:hAnsi="Times New Roman" w:cs="Times New Roman"/>
        </w:rPr>
        <w:t xml:space="preserve"> histogram</w:t>
      </w:r>
      <w:r w:rsidR="004746E3" w:rsidRPr="00CB45A0">
        <w:rPr>
          <w:rFonts w:ascii="Times New Roman" w:hAnsi="Times New Roman" w:cs="Times New Roman"/>
        </w:rPr>
        <w:t>,</w:t>
      </w:r>
      <w:r w:rsidRPr="00CB45A0">
        <w:rPr>
          <w:rFonts w:ascii="Times New Roman" w:hAnsi="Times New Roman" w:cs="Times New Roman"/>
        </w:rPr>
        <w:t xml:space="preserve"> as </w:t>
      </w:r>
      <w:r w:rsidRPr="00CB45A0">
        <w:rPr>
          <w:rFonts w:ascii="Times New Roman" w:hAnsi="Times New Roman" w:cs="Times New Roman"/>
        </w:rPr>
        <w:lastRenderedPageBreak/>
        <w:t>an approximate uniform distribution is expected for a mod</w:t>
      </w:r>
      <w:r w:rsidR="00EE7DA5">
        <w:rPr>
          <w:rFonts w:ascii="Times New Roman" w:hAnsi="Times New Roman" w:cs="Times New Roman"/>
        </w:rPr>
        <w:t xml:space="preserve">el that </w:t>
      </w:r>
      <w:r w:rsidR="00EE7DA5" w:rsidRPr="00EE7DA5">
        <w:rPr>
          <w:rFonts w:ascii="Times New Roman" w:hAnsi="Times New Roman" w:cs="Times New Roman"/>
          <w:color w:val="4F81BD" w:themeColor="accent1"/>
        </w:rPr>
        <w:t>fits the data reasonably</w:t>
      </w:r>
      <w:r w:rsidRPr="00EE7DA5">
        <w:rPr>
          <w:rFonts w:ascii="Times New Roman" w:hAnsi="Times New Roman" w:cs="Times New Roman"/>
          <w:color w:val="4F81BD" w:themeColor="accent1"/>
        </w:rPr>
        <w:t xml:space="preserve"> well</w:t>
      </w:r>
      <w:r w:rsidR="003377CC" w:rsidRPr="00EE7DA5">
        <w:rPr>
          <w:rFonts w:ascii="Times New Roman" w:hAnsi="Times New Roman" w:cs="Times New Roman"/>
          <w:color w:val="4F81BD" w:themeColor="accent1"/>
        </w:rPr>
        <w:t xml:space="preserve"> </w:t>
      </w:r>
      <w:r w:rsidR="003377CC" w:rsidRPr="00CB45A0">
        <w:rPr>
          <w:rFonts w:ascii="Times New Roman" w:hAnsi="Times New Roman" w:cs="Times New Roman"/>
        </w:rPr>
        <w:t>(Czado et al. 2009, Held et al. 2010)</w:t>
      </w:r>
      <w:r w:rsidRPr="00CB45A0">
        <w:rPr>
          <w:rFonts w:ascii="Times New Roman" w:hAnsi="Times New Roman" w:cs="Times New Roman"/>
        </w:rPr>
        <w:t>.</w:t>
      </w:r>
    </w:p>
    <w:p w14:paraId="520BAF5C" w14:textId="20FE8CFC" w:rsidR="00CF7152" w:rsidRPr="00CB45A0" w:rsidRDefault="00B1375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Following model analysis, posterior medians and symmetric 95% credible intervals were computed </w:t>
      </w:r>
      <w:r w:rsidR="006C568F" w:rsidRPr="00CB45A0">
        <w:rPr>
          <w:rFonts w:ascii="Times New Roman" w:hAnsi="Times New Roman" w:cs="Times New Roman"/>
        </w:rPr>
        <w:t xml:space="preserve">per cell </w:t>
      </w:r>
      <w:r w:rsidRPr="00CB45A0">
        <w:rPr>
          <w:rFonts w:ascii="Times New Roman" w:hAnsi="Times New Roman" w:cs="Times New Roman"/>
        </w:rPr>
        <w:t>for</w:t>
      </w:r>
      <w:r w:rsidR="00A82829"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A82829"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A82829" w:rsidRPr="00CB45A0">
        <w:rPr>
          <w:rFonts w:ascii="Times New Roman"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Credible interval widths</w:t>
      </w:r>
      <w:r w:rsidR="006C568F" w:rsidRPr="00CB45A0">
        <w:rPr>
          <w:rFonts w:ascii="Times New Roman" w:hAnsi="Times New Roman" w:cs="Times New Roman"/>
        </w:rPr>
        <w:t>, representing estimate uncertainty,</w:t>
      </w:r>
      <w:r w:rsidRPr="00CB45A0">
        <w:rPr>
          <w:rFonts w:ascii="Times New Roman" w:hAnsi="Times New Roman" w:cs="Times New Roman"/>
        </w:rPr>
        <w:t xml:space="preserve"> were computed by subtracting the lower </w:t>
      </w:r>
      <w:r w:rsidR="006C568F" w:rsidRPr="00CB45A0">
        <w:rPr>
          <w:rFonts w:ascii="Times New Roman" w:hAnsi="Times New Roman" w:cs="Times New Roman"/>
        </w:rPr>
        <w:t>credible</w:t>
      </w:r>
      <w:r w:rsidRPr="00CB45A0">
        <w:rPr>
          <w:rFonts w:ascii="Times New Roman" w:hAnsi="Times New Roman" w:cs="Times New Roman"/>
        </w:rPr>
        <w:t xml:space="preserve"> limit </w:t>
      </w:r>
      <w:r w:rsidR="006C568F" w:rsidRPr="00CB45A0">
        <w:rPr>
          <w:rFonts w:ascii="Times New Roman" w:hAnsi="Times New Roman" w:cs="Times New Roman"/>
        </w:rPr>
        <w:t xml:space="preserve">from </w:t>
      </w:r>
      <w:r w:rsidRPr="00CB45A0">
        <w:rPr>
          <w:rFonts w:ascii="Times New Roman" w:hAnsi="Times New Roman" w:cs="Times New Roman"/>
        </w:rPr>
        <w:t xml:space="preserve">the upper credible </w:t>
      </w:r>
      <w:r w:rsidR="006C568F" w:rsidRPr="00CB45A0">
        <w:rPr>
          <w:rFonts w:ascii="Times New Roman" w:hAnsi="Times New Roman" w:cs="Times New Roman"/>
        </w:rPr>
        <w:t xml:space="preserve">limit per cell. </w:t>
      </w:r>
      <w:r w:rsidRPr="00CB45A0">
        <w:rPr>
          <w:rFonts w:ascii="Times New Roman" w:hAnsi="Times New Roman" w:cs="Times New Roman"/>
        </w:rPr>
        <w:t xml:space="preserve"> Posterior summaries were then </w:t>
      </w:r>
      <w:r w:rsidR="00A82829" w:rsidRPr="00CB45A0">
        <w:rPr>
          <w:rFonts w:ascii="Times New Roman" w:hAnsi="Times New Roman" w:cs="Times New Roman"/>
        </w:rPr>
        <w:t xml:space="preserve">mapped to </w:t>
      </w:r>
      <w:r w:rsidR="00901670" w:rsidRPr="00CB45A0">
        <w:rPr>
          <w:rFonts w:ascii="Times New Roman" w:hAnsi="Times New Roman" w:cs="Times New Roman"/>
        </w:rPr>
        <w:t>visualize</w:t>
      </w:r>
      <w:r w:rsidR="00A82829" w:rsidRPr="00CB45A0">
        <w:rPr>
          <w:rFonts w:ascii="Times New Roman" w:hAnsi="Times New Roman" w:cs="Times New Roman"/>
        </w:rPr>
        <w:t xml:space="preserve"> spatial variation in</w:t>
      </w:r>
      <w:r w:rsidR="00FB7970" w:rsidRPr="00CB45A0">
        <w:rPr>
          <w:rFonts w:ascii="Times New Roman" w:hAnsi="Times New Roman" w:cs="Times New Roman"/>
        </w:rPr>
        <w:t xml:space="preserve"> abundance indices, </w:t>
      </w:r>
      <w:r w:rsidR="00A82829" w:rsidRPr="00CB45A0">
        <w:rPr>
          <w:rFonts w:ascii="Times New Roman" w:hAnsi="Times New Roman" w:cs="Times New Roman"/>
        </w:rPr>
        <w:t xml:space="preserve">effort effects, and </w:t>
      </w:r>
      <w:r w:rsidR="008B1A21" w:rsidRPr="00CB45A0">
        <w:rPr>
          <w:rFonts w:ascii="Times New Roman" w:hAnsi="Times New Roman" w:cs="Times New Roman"/>
        </w:rPr>
        <w:t>relative-</w:t>
      </w:r>
      <w:r w:rsidR="00A82829" w:rsidRPr="00CB45A0">
        <w:rPr>
          <w:rFonts w:ascii="Times New Roman" w:hAnsi="Times New Roman" w:cs="Times New Roman"/>
        </w:rPr>
        <w:t>abundance trends.</w:t>
      </w:r>
    </w:p>
    <w:p w14:paraId="396B5E9C" w14:textId="77777777" w:rsidR="000208B6" w:rsidRPr="00CB45A0" w:rsidRDefault="000208B6" w:rsidP="0025577B">
      <w:pPr>
        <w:pStyle w:val="NoSpacing"/>
        <w:spacing w:line="480" w:lineRule="auto"/>
        <w:rPr>
          <w:rFonts w:ascii="Times New Roman" w:hAnsi="Times New Roman" w:cs="Times New Roman"/>
        </w:rPr>
      </w:pPr>
    </w:p>
    <w:p w14:paraId="2612575D" w14:textId="683DEECE" w:rsidR="000208B6" w:rsidRPr="0070512F" w:rsidRDefault="000208B6" w:rsidP="0025577B">
      <w:pPr>
        <w:pStyle w:val="NoSpacing"/>
        <w:spacing w:line="480" w:lineRule="auto"/>
        <w:rPr>
          <w:rFonts w:ascii="Times New Roman" w:hAnsi="Times New Roman" w:cs="Times New Roman"/>
          <w:b/>
          <w:i/>
        </w:rPr>
      </w:pPr>
      <w:r w:rsidRPr="0070512F">
        <w:rPr>
          <w:rFonts w:ascii="Times New Roman" w:hAnsi="Times New Roman" w:cs="Times New Roman"/>
          <w:b/>
          <w:i/>
        </w:rPr>
        <w:t xml:space="preserve">Trend </w:t>
      </w:r>
      <w:r w:rsidR="0070512F">
        <w:rPr>
          <w:rFonts w:ascii="Times New Roman" w:hAnsi="Times New Roman" w:cs="Times New Roman"/>
          <w:b/>
          <w:i/>
        </w:rPr>
        <w:t>c</w:t>
      </w:r>
      <w:r w:rsidRPr="0070512F">
        <w:rPr>
          <w:rFonts w:ascii="Times New Roman" w:hAnsi="Times New Roman" w:cs="Times New Roman"/>
          <w:b/>
          <w:i/>
        </w:rPr>
        <w:t>omparison</w:t>
      </w:r>
      <w:r w:rsidR="009E580F" w:rsidRPr="0070512F">
        <w:rPr>
          <w:rFonts w:ascii="Times New Roman" w:hAnsi="Times New Roman" w:cs="Times New Roman"/>
          <w:b/>
          <w:i/>
        </w:rPr>
        <w:t>s</w:t>
      </w:r>
    </w:p>
    <w:p w14:paraId="57FE504F" w14:textId="7E701E16" w:rsidR="008147B6" w:rsidRPr="00CB45A0" w:rsidRDefault="008147B6"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It is common, following CBC and BBS analyses, to aggregate trend information to larger scales that might be of interest to resource managers designing and implementing policies across states, provinces, BCRs, </w:t>
      </w:r>
      <w:r w:rsidR="00646555" w:rsidRPr="00CB45A0">
        <w:rPr>
          <w:rFonts w:ascii="Times New Roman" w:hAnsi="Times New Roman" w:cs="Times New Roman"/>
        </w:rPr>
        <w:t xml:space="preserve">LCCs, </w:t>
      </w:r>
      <w:r w:rsidRPr="00CB45A0">
        <w:rPr>
          <w:rFonts w:ascii="Times New Roman" w:hAnsi="Times New Roman" w:cs="Times New Roman"/>
        </w:rPr>
        <w:t xml:space="preserve">or nations (Sauer et al. 2003, Sauer and Link 2011, Soykan et al. 2016). </w:t>
      </w:r>
      <w:r w:rsidRPr="0008058C">
        <w:rPr>
          <w:rFonts w:ascii="Times New Roman" w:hAnsi="Times New Roman" w:cs="Times New Roman"/>
          <w:color w:val="4F81BD" w:themeColor="accent1"/>
        </w:rPr>
        <w:t xml:space="preserve">After analysis of the SVC model for </w:t>
      </w:r>
      <w:r w:rsidR="00756320" w:rsidRPr="0008058C">
        <w:rPr>
          <w:rFonts w:ascii="Times New Roman" w:hAnsi="Times New Roman" w:cs="Times New Roman"/>
          <w:color w:val="4F81BD" w:themeColor="accent1"/>
        </w:rPr>
        <w:t xml:space="preserve">the </w:t>
      </w:r>
      <w:r w:rsidRPr="0008058C">
        <w:rPr>
          <w:rFonts w:ascii="Times New Roman" w:hAnsi="Times New Roman" w:cs="Times New Roman"/>
          <w:color w:val="4F81BD" w:themeColor="accent1"/>
        </w:rPr>
        <w:t>Am</w:t>
      </w:r>
      <w:r w:rsidR="00EE7DA5" w:rsidRPr="0008058C">
        <w:rPr>
          <w:rFonts w:ascii="Times New Roman" w:hAnsi="Times New Roman" w:cs="Times New Roman"/>
          <w:color w:val="4F81BD" w:themeColor="accent1"/>
        </w:rPr>
        <w:t>erican Robin, we aggregated 100-</w:t>
      </w:r>
      <w:r w:rsidRPr="0008058C">
        <w:rPr>
          <w:rFonts w:ascii="Times New Roman" w:hAnsi="Times New Roman" w:cs="Times New Roman"/>
          <w:color w:val="4F81BD" w:themeColor="accent1"/>
        </w:rPr>
        <w:t>km results to the BCR level to compare them to those produced using standard CBC analysis methods</w:t>
      </w:r>
      <w:r w:rsidR="00814471" w:rsidRPr="0008058C">
        <w:rPr>
          <w:rFonts w:ascii="Times New Roman" w:hAnsi="Times New Roman" w:cs="Times New Roman"/>
          <w:color w:val="4F81BD" w:themeColor="accent1"/>
        </w:rPr>
        <w:t xml:space="preserve"> </w:t>
      </w:r>
      <w:ins w:id="1" w:author="Michel, Nicole" w:date="2019-03-01T16:56:00Z">
        <w:r w:rsidR="008D3C6E">
          <w:rPr>
            <w:rFonts w:ascii="Times New Roman" w:hAnsi="Times New Roman" w:cs="Times New Roman"/>
            <w:color w:val="4F81BD" w:themeColor="accent1"/>
          </w:rPr>
          <w:t xml:space="preserve">(i.e., implementation of hierarchical models </w:t>
        </w:r>
      </w:ins>
      <w:ins w:id="2" w:author="Michel, Nicole" w:date="2019-03-01T16:55:00Z">
        <w:r w:rsidR="008D3C6E">
          <w:rPr>
            <w:rFonts w:ascii="Times New Roman" w:hAnsi="Times New Roman" w:cs="Times New Roman"/>
            <w:color w:val="4F81BD" w:themeColor="accent1"/>
          </w:rPr>
          <w:t>in JAGS</w:t>
        </w:r>
      </w:ins>
      <w:ins w:id="3" w:author="Michel, Nicole" w:date="2019-03-01T16:56:00Z">
        <w:r w:rsidR="008D3C6E">
          <w:rPr>
            <w:rFonts w:ascii="Times New Roman" w:hAnsi="Times New Roman" w:cs="Times New Roman"/>
            <w:color w:val="4F81BD" w:themeColor="accent1"/>
          </w:rPr>
          <w:t>;</w:t>
        </w:r>
      </w:ins>
      <w:ins w:id="4" w:author="Michel, Nicole" w:date="2019-03-01T16:55:00Z">
        <w:r w:rsidR="008D3C6E">
          <w:rPr>
            <w:rFonts w:ascii="Times New Roman" w:hAnsi="Times New Roman" w:cs="Times New Roman"/>
            <w:color w:val="4F81BD" w:themeColor="accent1"/>
          </w:rPr>
          <w:t xml:space="preserve"> </w:t>
        </w:r>
      </w:ins>
      <w:del w:id="5" w:author="Michel, Nicole" w:date="2019-03-01T16:56:00Z">
        <w:r w:rsidR="00814471" w:rsidRPr="0008058C" w:rsidDel="008D3C6E">
          <w:rPr>
            <w:rFonts w:ascii="Times New Roman" w:hAnsi="Times New Roman" w:cs="Times New Roman"/>
            <w:color w:val="4F81BD" w:themeColor="accent1"/>
          </w:rPr>
          <w:delText>(</w:delText>
        </w:r>
      </w:del>
      <w:r w:rsidR="00814471" w:rsidRPr="0008058C">
        <w:rPr>
          <w:rFonts w:ascii="Times New Roman" w:hAnsi="Times New Roman" w:cs="Times New Roman"/>
          <w:color w:val="4F81BD" w:themeColor="accent1"/>
        </w:rPr>
        <w:t xml:space="preserve">Soykan et al. 2016). </w:t>
      </w:r>
      <w:r w:rsidR="008C4172" w:rsidRPr="0008058C">
        <w:rPr>
          <w:rFonts w:ascii="Times New Roman" w:hAnsi="Times New Roman" w:cs="Times New Roman"/>
          <w:color w:val="4F81BD" w:themeColor="accent1"/>
        </w:rPr>
        <w:t xml:space="preserve"> BCR-level </w:t>
      </w:r>
      <w:r w:rsidR="00814471" w:rsidRPr="0008058C">
        <w:rPr>
          <w:rFonts w:ascii="Times New Roman" w:hAnsi="Times New Roman" w:cs="Times New Roman"/>
          <w:color w:val="4F81BD" w:themeColor="accent1"/>
        </w:rPr>
        <w:t xml:space="preserve">trends were precomputed and </w:t>
      </w:r>
      <w:r w:rsidR="0008058C">
        <w:rPr>
          <w:rFonts w:ascii="Times New Roman" w:hAnsi="Times New Roman" w:cs="Times New Roman"/>
          <w:color w:val="4F81BD" w:themeColor="accent1"/>
        </w:rPr>
        <w:t xml:space="preserve">are </w:t>
      </w:r>
      <w:r w:rsidR="00814471" w:rsidRPr="0008058C">
        <w:rPr>
          <w:rFonts w:ascii="Times New Roman" w:hAnsi="Times New Roman" w:cs="Times New Roman"/>
          <w:color w:val="4F81BD" w:themeColor="accent1"/>
        </w:rPr>
        <w:t>available for download from the N</w:t>
      </w:r>
      <w:r w:rsidR="008C4172" w:rsidRPr="0008058C">
        <w:rPr>
          <w:rFonts w:ascii="Times New Roman" w:hAnsi="Times New Roman" w:cs="Times New Roman"/>
          <w:color w:val="4F81BD" w:themeColor="accent1"/>
        </w:rPr>
        <w:t>ational Audubon Society website (Meehan et al. 2018)</w:t>
      </w:r>
      <w:r w:rsidR="008C4172">
        <w:rPr>
          <w:rFonts w:ascii="Times New Roman" w:hAnsi="Times New Roman" w:cs="Times New Roman"/>
        </w:rPr>
        <w:t xml:space="preserve">.  </w:t>
      </w:r>
      <w:r w:rsidRPr="00CB45A0">
        <w:rPr>
          <w:rFonts w:ascii="Times New Roman" w:hAnsi="Times New Roman" w:cs="Times New Roman"/>
        </w:rPr>
        <w:t xml:space="preserve">SVC trends were aggregated for each BCR by averaging trends for all equal-area grid cells where the cell centroid fell within the BCR. We evaluated the uncertainty around SVC trend estimates by comparing credible interval widths </w:t>
      </w:r>
      <w:r w:rsidR="00CB556C" w:rsidRPr="00CB45A0">
        <w:rPr>
          <w:rFonts w:ascii="Times New Roman" w:hAnsi="Times New Roman" w:cs="Times New Roman"/>
        </w:rPr>
        <w:t>for</w:t>
      </w:r>
      <w:r w:rsidRPr="00CB45A0">
        <w:rPr>
          <w:rFonts w:ascii="Times New Roman" w:hAnsi="Times New Roman" w:cs="Times New Roman"/>
        </w:rPr>
        <w:t xml:space="preserve"> cell</w:t>
      </w:r>
      <w:r w:rsidR="00CB556C" w:rsidRPr="00CB45A0">
        <w:rPr>
          <w:rFonts w:ascii="Times New Roman" w:hAnsi="Times New Roman" w:cs="Times New Roman"/>
        </w:rPr>
        <w:t>s within a BCR</w:t>
      </w:r>
      <w:r w:rsidRPr="00CB45A0">
        <w:rPr>
          <w:rFonts w:ascii="Times New Roman" w:hAnsi="Times New Roman" w:cs="Times New Roman"/>
        </w:rPr>
        <w:t xml:space="preserve"> to those calculated for a BCR using the standard approach.  We note that full posterior distributions for aggregate SVC trend estimates </w:t>
      </w:r>
      <w:r w:rsidR="00CB556C" w:rsidRPr="00CB45A0">
        <w:rPr>
          <w:rFonts w:ascii="Times New Roman" w:hAnsi="Times New Roman" w:cs="Times New Roman"/>
        </w:rPr>
        <w:t>could have been</w:t>
      </w:r>
      <w:r w:rsidRPr="00CB45A0">
        <w:rPr>
          <w:rFonts w:ascii="Times New Roman" w:hAnsi="Times New Roman" w:cs="Times New Roman"/>
        </w:rPr>
        <w:t xml:space="preserve"> computed by averaging random draws from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xml:space="preserve"> posteriors </w:t>
      </w:r>
      <w:r w:rsidR="00CB556C" w:rsidRPr="00CB45A0">
        <w:rPr>
          <w:rFonts w:ascii="Times New Roman" w:hAnsi="Times New Roman" w:cs="Times New Roman"/>
        </w:rPr>
        <w:t xml:space="preserve">for cells </w:t>
      </w:r>
      <w:r w:rsidRPr="00CB45A0">
        <w:rPr>
          <w:rFonts w:ascii="Times New Roman" w:hAnsi="Times New Roman" w:cs="Times New Roman"/>
        </w:rPr>
        <w:t xml:space="preserve">within a BCR, or </w:t>
      </w:r>
      <w:r w:rsidR="00CB556C" w:rsidRPr="00CB45A0">
        <w:rPr>
          <w:rFonts w:ascii="Times New Roman" w:hAnsi="Times New Roman" w:cs="Times New Roman"/>
        </w:rPr>
        <w:t xml:space="preserve">by </w:t>
      </w:r>
      <w:r w:rsidRPr="00CB45A0">
        <w:rPr>
          <w:rFonts w:ascii="Times New Roman" w:hAnsi="Times New Roman" w:cs="Times New Roman"/>
        </w:rPr>
        <w:t>using R-INLA functions for creating linear combinations</w:t>
      </w:r>
      <w:r w:rsidR="00CB556C" w:rsidRPr="00CB45A0">
        <w:rPr>
          <w:rFonts w:ascii="Times New Roman" w:hAnsi="Times New Roman" w:cs="Times New Roman"/>
        </w:rPr>
        <w:t xml:space="preserve"> (Blangiardo </w:t>
      </w:r>
      <w:r w:rsidR="00CB45A0" w:rsidRPr="00CB45A0">
        <w:rPr>
          <w:rFonts w:ascii="Times New Roman" w:hAnsi="Times New Roman" w:cs="Times New Roman"/>
        </w:rPr>
        <w:t>and Cameletti 2015</w:t>
      </w:r>
      <w:r w:rsidR="00CB556C" w:rsidRPr="00CB45A0">
        <w:rPr>
          <w:rFonts w:ascii="Times New Roman" w:hAnsi="Times New Roman" w:cs="Times New Roman"/>
        </w:rPr>
        <w:t>)</w:t>
      </w:r>
      <w:r w:rsidRPr="00CB45A0">
        <w:rPr>
          <w:rFonts w:ascii="Times New Roman" w:hAnsi="Times New Roman" w:cs="Times New Roman"/>
        </w:rPr>
        <w:t xml:space="preserve">. </w:t>
      </w:r>
      <w:r w:rsidR="00CB556C" w:rsidRPr="00CB45A0">
        <w:rPr>
          <w:rFonts w:ascii="Times New Roman" w:hAnsi="Times New Roman" w:cs="Times New Roman"/>
        </w:rPr>
        <w:t xml:space="preserve">Further, those averages could have been </w:t>
      </w:r>
      <w:r w:rsidR="00CB556C" w:rsidRPr="00CB45A0">
        <w:rPr>
          <w:rFonts w:ascii="Times New Roman" w:hAnsi="Times New Roman" w:cs="Times New Roman"/>
        </w:rPr>
        <w:lastRenderedPageBreak/>
        <w:t xml:space="preserve">weighted by the </w:t>
      </w:r>
      <w:r w:rsidR="000208B6" w:rsidRPr="00CB45A0">
        <w:rPr>
          <w:rFonts w:ascii="Times New Roman" w:hAnsi="Times New Roman" w:cs="Times New Roman"/>
        </w:rPr>
        <w:t xml:space="preserve">amount of </w:t>
      </w:r>
      <w:r w:rsidR="00CB556C" w:rsidRPr="00CB45A0">
        <w:rPr>
          <w:rFonts w:ascii="Times New Roman" w:hAnsi="Times New Roman" w:cs="Times New Roman"/>
        </w:rPr>
        <w:t xml:space="preserve">area where the cells and BCR overlap (Bled et al. 2013). </w:t>
      </w:r>
      <w:r w:rsidRPr="00CB45A0">
        <w:rPr>
          <w:rFonts w:ascii="Times New Roman" w:hAnsi="Times New Roman" w:cs="Times New Roman"/>
        </w:rPr>
        <w:t xml:space="preserve">We did not employ these methods here because our main focus was on fine scale trends and </w:t>
      </w:r>
      <w:r w:rsidR="000208B6" w:rsidRPr="00CB45A0">
        <w:rPr>
          <w:rFonts w:ascii="Times New Roman" w:hAnsi="Times New Roman" w:cs="Times New Roman"/>
        </w:rPr>
        <w:t xml:space="preserve">only </w:t>
      </w:r>
      <w:r w:rsidRPr="00CB45A0">
        <w:rPr>
          <w:rFonts w:ascii="Times New Roman" w:hAnsi="Times New Roman" w:cs="Times New Roman"/>
        </w:rPr>
        <w:t>qualitative comparison with standard results.</w:t>
      </w:r>
    </w:p>
    <w:p w14:paraId="5145280E" w14:textId="7A55977D" w:rsidR="005D561A" w:rsidRPr="00CB45A0" w:rsidRDefault="005D561A" w:rsidP="0025577B">
      <w:pPr>
        <w:pStyle w:val="NoSpacing"/>
        <w:spacing w:line="480" w:lineRule="auto"/>
        <w:rPr>
          <w:rFonts w:ascii="Times New Roman" w:hAnsi="Times New Roman" w:cs="Times New Roman"/>
        </w:rPr>
      </w:pPr>
    </w:p>
    <w:p w14:paraId="40A1824F" w14:textId="294115B9" w:rsidR="005D561A" w:rsidRPr="0070512F" w:rsidRDefault="00101108" w:rsidP="0025577B">
      <w:pPr>
        <w:pStyle w:val="NoSpacing"/>
        <w:spacing w:line="480" w:lineRule="auto"/>
        <w:rPr>
          <w:rFonts w:ascii="Times New Roman" w:hAnsi="Times New Roman" w:cs="Times New Roman"/>
          <w:b/>
          <w:i/>
        </w:rPr>
      </w:pPr>
      <w:r>
        <w:rPr>
          <w:rFonts w:ascii="Times New Roman" w:hAnsi="Times New Roman" w:cs="Times New Roman"/>
          <w:b/>
          <w:i/>
        </w:rPr>
        <w:t>Correlates</w:t>
      </w:r>
      <w:r w:rsidR="00BA7AD6" w:rsidRPr="0070512F">
        <w:rPr>
          <w:rFonts w:ascii="Times New Roman" w:hAnsi="Times New Roman" w:cs="Times New Roman"/>
          <w:b/>
          <w:i/>
        </w:rPr>
        <w:t xml:space="preserve"> of </w:t>
      </w:r>
      <w:r w:rsidR="00646555" w:rsidRPr="0070512F">
        <w:rPr>
          <w:rFonts w:ascii="Times New Roman" w:hAnsi="Times New Roman" w:cs="Times New Roman"/>
          <w:b/>
          <w:i/>
        </w:rPr>
        <w:t>A</w:t>
      </w:r>
      <w:r w:rsidR="00756320" w:rsidRPr="0070512F">
        <w:rPr>
          <w:rFonts w:ascii="Times New Roman" w:hAnsi="Times New Roman" w:cs="Times New Roman"/>
          <w:b/>
          <w:i/>
        </w:rPr>
        <w:t>merican Robin</w:t>
      </w:r>
      <w:r w:rsidR="00BA7AD6" w:rsidRPr="0070512F">
        <w:rPr>
          <w:rFonts w:ascii="Times New Roman" w:hAnsi="Times New Roman" w:cs="Times New Roman"/>
          <w:b/>
          <w:i/>
        </w:rPr>
        <w:t xml:space="preserve"> </w:t>
      </w:r>
      <w:r w:rsidR="0070512F">
        <w:rPr>
          <w:rFonts w:ascii="Times New Roman" w:hAnsi="Times New Roman" w:cs="Times New Roman"/>
          <w:b/>
          <w:i/>
        </w:rPr>
        <w:t>t</w:t>
      </w:r>
      <w:r w:rsidR="00BA7AD6" w:rsidRPr="0070512F">
        <w:rPr>
          <w:rFonts w:ascii="Times New Roman" w:hAnsi="Times New Roman" w:cs="Times New Roman"/>
          <w:b/>
          <w:i/>
        </w:rPr>
        <w:t>rends</w:t>
      </w:r>
    </w:p>
    <w:p w14:paraId="4CC9DC20" w14:textId="0AF6B797" w:rsidR="00A13594" w:rsidRPr="005C0B80" w:rsidRDefault="00646555" w:rsidP="0070512F">
      <w:pPr>
        <w:pStyle w:val="NoSpacing"/>
        <w:spacing w:line="480" w:lineRule="auto"/>
        <w:ind w:firstLine="720"/>
        <w:rPr>
          <w:rFonts w:ascii="Times New Roman" w:hAnsi="Times New Roman" w:cs="Times New Roman"/>
          <w:color w:val="4F81BD" w:themeColor="accent1"/>
        </w:rPr>
      </w:pPr>
      <w:r w:rsidRPr="00CB45A0">
        <w:rPr>
          <w:rFonts w:ascii="Times New Roman" w:hAnsi="Times New Roman" w:cs="Times New Roman"/>
        </w:rPr>
        <w:t xml:space="preserve">One of the greatest potential benefits of the SVC method is the ability to produce fine-scale population trends, enabling investigation of </w:t>
      </w:r>
      <w:r w:rsidR="00E52724" w:rsidRPr="00CB45A0">
        <w:rPr>
          <w:rFonts w:ascii="Times New Roman" w:hAnsi="Times New Roman" w:cs="Times New Roman"/>
        </w:rPr>
        <w:t xml:space="preserve">both </w:t>
      </w:r>
      <w:r w:rsidRPr="00CB45A0">
        <w:rPr>
          <w:rFonts w:ascii="Times New Roman" w:hAnsi="Times New Roman" w:cs="Times New Roman"/>
        </w:rPr>
        <w:t>fine-</w:t>
      </w:r>
      <w:r w:rsidR="00E52724" w:rsidRPr="00CB45A0">
        <w:rPr>
          <w:rFonts w:ascii="Times New Roman" w:hAnsi="Times New Roman" w:cs="Times New Roman"/>
        </w:rPr>
        <w:t xml:space="preserve"> and coarse-</w:t>
      </w:r>
      <w:r w:rsidRPr="00CB45A0">
        <w:rPr>
          <w:rFonts w:ascii="Times New Roman" w:hAnsi="Times New Roman" w:cs="Times New Roman"/>
        </w:rPr>
        <w:t xml:space="preserve">scale ecological processes and population trend drivers. To </w:t>
      </w:r>
      <w:r w:rsidR="00BA7AD6" w:rsidRPr="00CB45A0">
        <w:rPr>
          <w:rFonts w:ascii="Times New Roman" w:hAnsi="Times New Roman" w:cs="Times New Roman"/>
        </w:rPr>
        <w:t>highlight</w:t>
      </w:r>
      <w:r w:rsidRPr="00CB45A0">
        <w:rPr>
          <w:rFonts w:ascii="Times New Roman" w:hAnsi="Times New Roman" w:cs="Times New Roman"/>
        </w:rPr>
        <w:t xml:space="preserve"> </w:t>
      </w:r>
      <w:r w:rsidR="00840D82" w:rsidRPr="00CB45A0">
        <w:rPr>
          <w:rFonts w:ascii="Times New Roman" w:hAnsi="Times New Roman" w:cs="Times New Roman"/>
        </w:rPr>
        <w:t xml:space="preserve">this </w:t>
      </w:r>
      <w:r w:rsidR="000208B6" w:rsidRPr="00CB45A0">
        <w:rPr>
          <w:rFonts w:ascii="Times New Roman" w:hAnsi="Times New Roman" w:cs="Times New Roman"/>
        </w:rPr>
        <w:t>potential</w:t>
      </w:r>
      <w:r w:rsidR="00840D82" w:rsidRPr="00CB45A0">
        <w:rPr>
          <w:rFonts w:ascii="Times New Roman" w:hAnsi="Times New Roman" w:cs="Times New Roman"/>
        </w:rPr>
        <w:t>, we conducted a simple</w:t>
      </w:r>
      <w:r w:rsidR="00EC0060" w:rsidRPr="00CB45A0">
        <w:rPr>
          <w:rFonts w:ascii="Times New Roman" w:hAnsi="Times New Roman" w:cs="Times New Roman"/>
        </w:rPr>
        <w:t xml:space="preserve"> demonstration</w:t>
      </w:r>
      <w:r w:rsidR="00840D82" w:rsidRPr="00CB45A0">
        <w:rPr>
          <w:rFonts w:ascii="Times New Roman" w:hAnsi="Times New Roman" w:cs="Times New Roman"/>
        </w:rPr>
        <w:t xml:space="preserve"> analysis of fine</w:t>
      </w:r>
      <w:r w:rsidRPr="00CB45A0">
        <w:rPr>
          <w:rFonts w:ascii="Times New Roman" w:hAnsi="Times New Roman" w:cs="Times New Roman"/>
        </w:rPr>
        <w:t>-</w:t>
      </w:r>
      <w:r w:rsidR="00840D82" w:rsidRPr="00CB45A0">
        <w:rPr>
          <w:rFonts w:ascii="Times New Roman" w:hAnsi="Times New Roman" w:cs="Times New Roman"/>
        </w:rPr>
        <w:t>scaled American Robin trends.</w:t>
      </w:r>
      <w:r w:rsidR="00E9010E" w:rsidRPr="00CB45A0">
        <w:rPr>
          <w:rFonts w:ascii="Times New Roman" w:hAnsi="Times New Roman" w:cs="Times New Roman"/>
        </w:rPr>
        <w:t xml:space="preserve"> Specifically, we explored correlations between </w:t>
      </w:r>
      <w:r w:rsidR="005C0B80" w:rsidRPr="005C0B80">
        <w:rPr>
          <w:rFonts w:ascii="Times New Roman" w:hAnsi="Times New Roman" w:cs="Times New Roman"/>
          <w:color w:val="4F81BD" w:themeColor="accent1"/>
        </w:rPr>
        <w:t xml:space="preserve">precomputed </w:t>
      </w:r>
      <w:r w:rsidR="00E9010E" w:rsidRPr="00CB45A0">
        <w:rPr>
          <w:rFonts w:ascii="Times New Roman" w:hAnsi="Times New Roman" w:cs="Times New Roman"/>
        </w:rPr>
        <w:t xml:space="preserve">SVC </w:t>
      </w:r>
      <w:r w:rsidR="00BE7843" w:rsidRPr="00CB45A0">
        <w:rPr>
          <w:rFonts w:ascii="Times New Roman" w:hAnsi="Times New Roman" w:cs="Times New Roman"/>
        </w:rPr>
        <w:t>abundance</w:t>
      </w:r>
      <w:r w:rsidR="00E9010E" w:rsidRPr="00CB45A0">
        <w:rPr>
          <w:rFonts w:ascii="Times New Roman" w:hAnsi="Times New Roman" w:cs="Times New Roman"/>
        </w:rPr>
        <w:t xml:space="preserve"> trends and </w:t>
      </w:r>
      <w:r w:rsidRPr="00CB45A0">
        <w:rPr>
          <w:rFonts w:ascii="Times New Roman" w:hAnsi="Times New Roman" w:cs="Times New Roman"/>
        </w:rPr>
        <w:t xml:space="preserve">three covariates: </w:t>
      </w:r>
      <w:r w:rsidR="00E9010E" w:rsidRPr="00CB45A0">
        <w:rPr>
          <w:rFonts w:ascii="Times New Roman" w:hAnsi="Times New Roman" w:cs="Times New Roman"/>
        </w:rPr>
        <w:t xml:space="preserve">latitude,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minimum winter temperature, and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human population density. </w:t>
      </w:r>
      <w:r w:rsidR="005C0B80" w:rsidRPr="005C0B80">
        <w:rPr>
          <w:rFonts w:ascii="Times New Roman" w:hAnsi="Times New Roman" w:cs="Times New Roman"/>
          <w:color w:val="4F81BD" w:themeColor="accent1"/>
        </w:rPr>
        <w:t>We conducted this</w:t>
      </w:r>
      <w:ins w:id="6" w:author="Michel, Nicole" w:date="2019-03-01T17:04:00Z">
        <w:r w:rsidR="00E7538E">
          <w:rPr>
            <w:rFonts w:ascii="Times New Roman" w:hAnsi="Times New Roman" w:cs="Times New Roman"/>
            <w:color w:val="4F81BD" w:themeColor="accent1"/>
          </w:rPr>
          <w:t xml:space="preserve"> correlation</w:t>
        </w:r>
      </w:ins>
      <w:r w:rsidR="005C0B80" w:rsidRPr="005C0B80">
        <w:rPr>
          <w:rFonts w:ascii="Times New Roman" w:hAnsi="Times New Roman" w:cs="Times New Roman"/>
          <w:color w:val="4F81BD" w:themeColor="accent1"/>
        </w:rPr>
        <w:t xml:space="preserve"> analysis </w:t>
      </w:r>
      <w:ins w:id="7" w:author="Michel, Nicole" w:date="2019-03-01T17:04:00Z">
        <w:r w:rsidR="00E7538E">
          <w:rPr>
            <w:rFonts w:ascii="Times New Roman" w:hAnsi="Times New Roman" w:cs="Times New Roman"/>
            <w:color w:val="4F81BD" w:themeColor="accent1"/>
          </w:rPr>
          <w:t xml:space="preserve">post-hoc </w:t>
        </w:r>
      </w:ins>
      <w:r w:rsidR="005C0B80" w:rsidRPr="005C0B80">
        <w:rPr>
          <w:rFonts w:ascii="Times New Roman" w:hAnsi="Times New Roman" w:cs="Times New Roman"/>
          <w:color w:val="4F81BD" w:themeColor="accent1"/>
        </w:rPr>
        <w:t>on precomputed trends, rather than relating covariates to the original count data, because we believe that analysis of precomputed trends, while possibly less elegant, is a simpler process and thus more likely to be adopted by the larger scientific community.</w:t>
      </w:r>
    </w:p>
    <w:p w14:paraId="7DD50E16" w14:textId="44D3E4C3" w:rsidR="0088098C" w:rsidRPr="00CB45A0" w:rsidRDefault="00E9010E"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We expected</w:t>
      </w:r>
      <w:r w:rsidR="00F76955" w:rsidRPr="00CB45A0">
        <w:rPr>
          <w:rFonts w:ascii="Times New Roman" w:hAnsi="Times New Roman" w:cs="Times New Roman"/>
        </w:rPr>
        <w:t xml:space="preserve"> that, in the Northern Hemisphere, latitude would</w:t>
      </w:r>
      <w:r w:rsidRPr="00CB45A0">
        <w:rPr>
          <w:rFonts w:ascii="Times New Roman" w:hAnsi="Times New Roman" w:cs="Times New Roman"/>
        </w:rPr>
        <w:t xml:space="preserve"> be positively related to SVC trends</w:t>
      </w:r>
      <w:r w:rsidR="008D0591" w:rsidRPr="00CB45A0">
        <w:rPr>
          <w:rFonts w:ascii="Times New Roman" w:hAnsi="Times New Roman" w:cs="Times New Roman"/>
        </w:rPr>
        <w:t>,</w:t>
      </w:r>
      <w:r w:rsidRPr="00CB45A0">
        <w:rPr>
          <w:rFonts w:ascii="Times New Roman" w:hAnsi="Times New Roman" w:cs="Times New Roman"/>
        </w:rPr>
        <w:t xml:space="preserve"> </w:t>
      </w:r>
      <w:r w:rsidR="008B1DD7" w:rsidRPr="00CB45A0">
        <w:rPr>
          <w:rFonts w:ascii="Times New Roman" w:hAnsi="Times New Roman" w:cs="Times New Roman"/>
        </w:rPr>
        <w:t>as</w:t>
      </w:r>
      <w:r w:rsidRPr="00CB45A0">
        <w:rPr>
          <w:rFonts w:ascii="Times New Roman" w:hAnsi="Times New Roman" w:cs="Times New Roman"/>
        </w:rPr>
        <w:t xml:space="preserve"> several </w:t>
      </w:r>
      <w:r w:rsidR="00C94418" w:rsidRPr="00CB45A0">
        <w:rPr>
          <w:rFonts w:ascii="Times New Roman" w:hAnsi="Times New Roman" w:cs="Times New Roman"/>
        </w:rPr>
        <w:t>landbird</w:t>
      </w:r>
      <w:r w:rsidR="000208B6" w:rsidRPr="00CB45A0">
        <w:rPr>
          <w:rFonts w:ascii="Times New Roman" w:hAnsi="Times New Roman" w:cs="Times New Roman"/>
        </w:rPr>
        <w:t xml:space="preserve"> species</w:t>
      </w:r>
      <w:r w:rsidR="00C94418" w:rsidRPr="00CB45A0">
        <w:rPr>
          <w:rFonts w:ascii="Times New Roman" w:hAnsi="Times New Roman" w:cs="Times New Roman"/>
        </w:rPr>
        <w:t xml:space="preserve"> </w:t>
      </w:r>
      <w:r w:rsidR="00646555" w:rsidRPr="00CB45A0">
        <w:rPr>
          <w:rFonts w:ascii="Times New Roman" w:hAnsi="Times New Roman" w:cs="Times New Roman"/>
        </w:rPr>
        <w:t>have demonstrably shifted</w:t>
      </w:r>
      <w:r w:rsidRPr="00CB45A0">
        <w:rPr>
          <w:rFonts w:ascii="Times New Roman" w:hAnsi="Times New Roman" w:cs="Times New Roman"/>
        </w:rPr>
        <w:t xml:space="preserve"> their ranges </w:t>
      </w:r>
      <w:r w:rsidR="00F76955" w:rsidRPr="00CB45A0">
        <w:rPr>
          <w:rFonts w:ascii="Times New Roman" w:hAnsi="Times New Roman" w:cs="Times New Roman"/>
        </w:rPr>
        <w:t xml:space="preserve">towards the Earth’s poles </w:t>
      </w:r>
      <w:r w:rsidR="00BE7843" w:rsidRPr="00CB45A0">
        <w:rPr>
          <w:rFonts w:ascii="Times New Roman" w:hAnsi="Times New Roman" w:cs="Times New Roman"/>
        </w:rPr>
        <w:t>(Thomas and Lennon 1999, La Sorte and Thompson 2007</w:t>
      </w:r>
      <w:r w:rsidR="00E52724" w:rsidRPr="00CB45A0">
        <w:rPr>
          <w:rFonts w:ascii="Times New Roman" w:hAnsi="Times New Roman" w:cs="Times New Roman"/>
        </w:rPr>
        <w:t>, Huang et al. 2017</w:t>
      </w:r>
      <w:r w:rsidR="00BE7843" w:rsidRPr="00CB45A0">
        <w:rPr>
          <w:rFonts w:ascii="Times New Roman" w:hAnsi="Times New Roman" w:cs="Times New Roman"/>
        </w:rPr>
        <w:t>)</w:t>
      </w:r>
      <w:r w:rsidRPr="00CB45A0">
        <w:rPr>
          <w:rFonts w:ascii="Times New Roman" w:hAnsi="Times New Roman" w:cs="Times New Roman"/>
        </w:rPr>
        <w:t>.  A northward range shift would logically lead to negative</w:t>
      </w:r>
      <w:r w:rsidR="00C94418" w:rsidRPr="00CB45A0">
        <w:rPr>
          <w:rFonts w:ascii="Times New Roman" w:hAnsi="Times New Roman" w:cs="Times New Roman"/>
        </w:rPr>
        <w:t xml:space="preserve"> trends in the southern portion</w:t>
      </w:r>
      <w:r w:rsidRPr="00CB45A0">
        <w:rPr>
          <w:rFonts w:ascii="Times New Roman" w:hAnsi="Times New Roman" w:cs="Times New Roman"/>
        </w:rPr>
        <w:t xml:space="preserve"> of their range and positive trends in </w:t>
      </w:r>
      <w:r w:rsidR="00C94418" w:rsidRPr="00CB45A0">
        <w:rPr>
          <w:rFonts w:ascii="Times New Roman" w:hAnsi="Times New Roman" w:cs="Times New Roman"/>
        </w:rPr>
        <w:t>the northern portion</w:t>
      </w:r>
      <w:r w:rsidRPr="00CB45A0">
        <w:rPr>
          <w:rFonts w:ascii="Times New Roman" w:hAnsi="Times New Roman" w:cs="Times New Roman"/>
        </w:rPr>
        <w:t xml:space="preserve"> of their range. One putative mechanism for northward range shift</w:t>
      </w:r>
      <w:r w:rsidR="00C94418" w:rsidRPr="00CB45A0">
        <w:rPr>
          <w:rFonts w:ascii="Times New Roman" w:hAnsi="Times New Roman" w:cs="Times New Roman"/>
        </w:rPr>
        <w:t>s</w:t>
      </w:r>
      <w:r w:rsidRPr="00CB45A0">
        <w:rPr>
          <w:rFonts w:ascii="Times New Roman" w:hAnsi="Times New Roman" w:cs="Times New Roman"/>
        </w:rPr>
        <w:t xml:space="preserve"> </w:t>
      </w:r>
      <w:r w:rsidR="00B279D2" w:rsidRPr="00CB45A0">
        <w:rPr>
          <w:rFonts w:ascii="Times New Roman" w:hAnsi="Times New Roman" w:cs="Times New Roman"/>
        </w:rPr>
        <w:t xml:space="preserve">in wintering birds </w:t>
      </w:r>
      <w:r w:rsidRPr="00CB45A0">
        <w:rPr>
          <w:rFonts w:ascii="Times New Roman" w:hAnsi="Times New Roman" w:cs="Times New Roman"/>
        </w:rPr>
        <w:t xml:space="preserve">is </w:t>
      </w:r>
      <w:r w:rsidR="00B279D2" w:rsidRPr="00CB45A0">
        <w:rPr>
          <w:rFonts w:ascii="Times New Roman" w:hAnsi="Times New Roman" w:cs="Times New Roman"/>
        </w:rPr>
        <w:t>the</w:t>
      </w:r>
      <w:r w:rsidRPr="00CB45A0">
        <w:rPr>
          <w:rFonts w:ascii="Times New Roman" w:hAnsi="Times New Roman" w:cs="Times New Roman"/>
        </w:rPr>
        <w:t xml:space="preserve"> increase in </w:t>
      </w:r>
      <w:r w:rsidR="00C94418" w:rsidRPr="00CB45A0">
        <w:rPr>
          <w:rFonts w:ascii="Times New Roman" w:hAnsi="Times New Roman" w:cs="Times New Roman"/>
        </w:rPr>
        <w:t xml:space="preserve">minimum </w:t>
      </w:r>
      <w:r w:rsidRPr="00CB45A0">
        <w:rPr>
          <w:rFonts w:ascii="Times New Roman" w:hAnsi="Times New Roman" w:cs="Times New Roman"/>
        </w:rPr>
        <w:t>winter temperatures across t</w:t>
      </w:r>
      <w:r w:rsidR="00C94418" w:rsidRPr="00CB45A0">
        <w:rPr>
          <w:rFonts w:ascii="Times New Roman" w:hAnsi="Times New Roman" w:cs="Times New Roman"/>
        </w:rPr>
        <w:t>he continent</w:t>
      </w:r>
      <w:r w:rsidR="008D0591" w:rsidRPr="00CB45A0">
        <w:rPr>
          <w:rFonts w:ascii="Times New Roman" w:hAnsi="Times New Roman" w:cs="Times New Roman"/>
        </w:rPr>
        <w:t xml:space="preserve"> over the past 50 years</w:t>
      </w:r>
      <w:r w:rsidR="005E4970" w:rsidRPr="00CB45A0">
        <w:rPr>
          <w:rFonts w:ascii="Times New Roman" w:hAnsi="Times New Roman" w:cs="Times New Roman"/>
        </w:rPr>
        <w:t xml:space="preserve"> </w:t>
      </w:r>
      <w:r w:rsidR="00F61360" w:rsidRPr="00CB45A0">
        <w:rPr>
          <w:rFonts w:ascii="Times New Roman" w:hAnsi="Times New Roman" w:cs="Times New Roman"/>
        </w:rPr>
        <w:t>(Zuckerberg et al. 2011, Princé and Zuckerberg 2015)</w:t>
      </w:r>
      <w:r w:rsidR="008B1DD7" w:rsidRPr="00CB45A0">
        <w:rPr>
          <w:rFonts w:ascii="Times New Roman" w:hAnsi="Times New Roman" w:cs="Times New Roman"/>
        </w:rPr>
        <w:t>, which makes the energetics of wintering in the north more favorable</w:t>
      </w:r>
      <w:r w:rsidR="005E4970" w:rsidRPr="00CB45A0">
        <w:rPr>
          <w:rFonts w:ascii="Times New Roman" w:hAnsi="Times New Roman" w:cs="Times New Roman"/>
        </w:rPr>
        <w:t xml:space="preserve"> (Root 1988, Meehan et al. 2004)</w:t>
      </w:r>
      <w:r w:rsidR="008B1DD7" w:rsidRPr="00CB45A0">
        <w:rPr>
          <w:rFonts w:ascii="Times New Roman" w:hAnsi="Times New Roman" w:cs="Times New Roman"/>
        </w:rPr>
        <w:t xml:space="preserve">.  </w:t>
      </w:r>
      <w:r w:rsidR="008B1DD7" w:rsidRPr="00CB45A0">
        <w:rPr>
          <w:rFonts w:ascii="Times New Roman" w:hAnsi="Times New Roman" w:cs="Times New Roman"/>
        </w:rPr>
        <w:lastRenderedPageBreak/>
        <w:t xml:space="preserve">With this mechanism in mind, we expected </w:t>
      </w:r>
      <w:r w:rsidR="00C94418" w:rsidRPr="00CB45A0">
        <w:rPr>
          <w:rFonts w:ascii="Times New Roman" w:hAnsi="Times New Roman" w:cs="Times New Roman"/>
        </w:rPr>
        <w:t>that</w:t>
      </w:r>
      <w:r w:rsidR="008B1DD7" w:rsidRPr="00CB45A0">
        <w:rPr>
          <w:rFonts w:ascii="Times New Roman" w:hAnsi="Times New Roman" w:cs="Times New Roman"/>
        </w:rPr>
        <w:t>,</w:t>
      </w:r>
      <w:r w:rsidR="00C94418" w:rsidRPr="00CB45A0">
        <w:rPr>
          <w:rFonts w:ascii="Times New Roman" w:hAnsi="Times New Roman" w:cs="Times New Roman"/>
        </w:rPr>
        <w:t xml:space="preserve"> for </w:t>
      </w:r>
      <w:r w:rsidR="008B1DD7" w:rsidRPr="00CB45A0">
        <w:rPr>
          <w:rFonts w:ascii="Times New Roman" w:hAnsi="Times New Roman" w:cs="Times New Roman"/>
        </w:rPr>
        <w:t xml:space="preserve">a given </w:t>
      </w:r>
      <w:r w:rsidR="00C94418" w:rsidRPr="00CB45A0">
        <w:rPr>
          <w:rFonts w:ascii="Times New Roman" w:hAnsi="Times New Roman" w:cs="Times New Roman"/>
        </w:rPr>
        <w:t xml:space="preserve">latitude, </w:t>
      </w:r>
      <w:r w:rsidR="008D0591" w:rsidRPr="00CB45A0">
        <w:rPr>
          <w:rFonts w:ascii="Times New Roman" w:hAnsi="Times New Roman" w:cs="Times New Roman"/>
        </w:rPr>
        <w:t xml:space="preserve">residual </w:t>
      </w:r>
      <w:r w:rsidR="00C94418" w:rsidRPr="00CB45A0">
        <w:rPr>
          <w:rFonts w:ascii="Times New Roman" w:hAnsi="Times New Roman" w:cs="Times New Roman"/>
        </w:rPr>
        <w:t xml:space="preserve">trends would be negatively related to </w:t>
      </w:r>
      <w:r w:rsidR="00633461" w:rsidRPr="00CB45A0">
        <w:rPr>
          <w:rFonts w:ascii="Times New Roman" w:hAnsi="Times New Roman" w:cs="Times New Roman"/>
        </w:rPr>
        <w:t xml:space="preserve">historic </w:t>
      </w:r>
      <w:r w:rsidR="00C94418" w:rsidRPr="00CB45A0">
        <w:rPr>
          <w:rFonts w:ascii="Times New Roman" w:hAnsi="Times New Roman" w:cs="Times New Roman"/>
        </w:rPr>
        <w:t>minimum winter temperature</w:t>
      </w:r>
      <w:r w:rsidR="008B1DD7" w:rsidRPr="00CB45A0">
        <w:rPr>
          <w:rFonts w:ascii="Times New Roman" w:hAnsi="Times New Roman" w:cs="Times New Roman"/>
        </w:rPr>
        <w:t xml:space="preserve">, as birds began wintering </w:t>
      </w:r>
      <w:r w:rsidR="008D0591" w:rsidRPr="00CB45A0">
        <w:rPr>
          <w:rFonts w:ascii="Times New Roman" w:hAnsi="Times New Roman" w:cs="Times New Roman"/>
        </w:rPr>
        <w:t>in historically colder</w:t>
      </w:r>
      <w:r w:rsidR="008B1DD7" w:rsidRPr="00CB45A0">
        <w:rPr>
          <w:rFonts w:ascii="Times New Roman" w:hAnsi="Times New Roman" w:cs="Times New Roman"/>
        </w:rPr>
        <w:t xml:space="preserve"> locations further from coasts and higher in elevation. </w:t>
      </w:r>
      <w:r w:rsidR="008D0591" w:rsidRPr="00CB45A0">
        <w:rPr>
          <w:rFonts w:ascii="Times New Roman" w:hAnsi="Times New Roman" w:cs="Times New Roman"/>
        </w:rPr>
        <w:t xml:space="preserve">Finally, we tested the hypothesis that winter bird distribution </w:t>
      </w:r>
      <w:r w:rsidR="00756320">
        <w:rPr>
          <w:rFonts w:ascii="Times New Roman" w:hAnsi="Times New Roman" w:cs="Times New Roman"/>
        </w:rPr>
        <w:t xml:space="preserve">and abundance </w:t>
      </w:r>
      <w:r w:rsidR="008D0591" w:rsidRPr="00CB45A0">
        <w:rPr>
          <w:rFonts w:ascii="Times New Roman" w:hAnsi="Times New Roman" w:cs="Times New Roman"/>
        </w:rPr>
        <w:t xml:space="preserve">is </w:t>
      </w:r>
      <w:r w:rsidR="00FC20D8" w:rsidRPr="00CB45A0">
        <w:rPr>
          <w:rFonts w:ascii="Times New Roman" w:hAnsi="Times New Roman" w:cs="Times New Roman"/>
        </w:rPr>
        <w:t xml:space="preserve">also </w:t>
      </w:r>
      <w:r w:rsidR="00B279D2" w:rsidRPr="00CB45A0">
        <w:rPr>
          <w:rFonts w:ascii="Times New Roman" w:hAnsi="Times New Roman" w:cs="Times New Roman"/>
        </w:rPr>
        <w:t>governed by</w:t>
      </w:r>
      <w:r w:rsidR="008D0591" w:rsidRPr="00CB45A0">
        <w:rPr>
          <w:rFonts w:ascii="Times New Roman" w:hAnsi="Times New Roman" w:cs="Times New Roman"/>
        </w:rPr>
        <w:t xml:space="preserve"> resource availability</w:t>
      </w:r>
      <w:r w:rsidR="00FC20D8" w:rsidRPr="00CB45A0">
        <w:rPr>
          <w:rFonts w:ascii="Times New Roman" w:hAnsi="Times New Roman" w:cs="Times New Roman"/>
        </w:rPr>
        <w:t xml:space="preserve"> (Dunning and Brown 1982, Meehan et al. 2004)</w:t>
      </w:r>
      <w:r w:rsidR="008D0591" w:rsidRPr="00CB45A0">
        <w:rPr>
          <w:rFonts w:ascii="Times New Roman" w:hAnsi="Times New Roman" w:cs="Times New Roman"/>
        </w:rPr>
        <w:t xml:space="preserve">.  We </w:t>
      </w:r>
      <w:r w:rsidR="00BA1D8F" w:rsidRPr="00CB45A0">
        <w:rPr>
          <w:rFonts w:ascii="Times New Roman" w:hAnsi="Times New Roman" w:cs="Times New Roman"/>
        </w:rPr>
        <w:t>expected</w:t>
      </w:r>
      <w:r w:rsidR="008D0591" w:rsidRPr="00CB45A0">
        <w:rPr>
          <w:rFonts w:ascii="Times New Roman" w:hAnsi="Times New Roman" w:cs="Times New Roman"/>
        </w:rPr>
        <w:t xml:space="preserve"> that, after accounting for latitude and minimum winter temperature, </w:t>
      </w:r>
      <w:r w:rsidR="00B279D2" w:rsidRPr="00CB45A0">
        <w:rPr>
          <w:rFonts w:ascii="Times New Roman" w:hAnsi="Times New Roman" w:cs="Times New Roman"/>
        </w:rPr>
        <w:t xml:space="preserve">SVC </w:t>
      </w:r>
      <w:r w:rsidR="008D0591" w:rsidRPr="00CB45A0">
        <w:rPr>
          <w:rFonts w:ascii="Times New Roman" w:hAnsi="Times New Roman" w:cs="Times New Roman"/>
        </w:rPr>
        <w:t xml:space="preserve">trends would be positively related to </w:t>
      </w:r>
      <w:r w:rsidR="00BA7AD6" w:rsidRPr="00CB45A0">
        <w:rPr>
          <w:rFonts w:ascii="Times New Roman" w:hAnsi="Times New Roman" w:cs="Times New Roman"/>
        </w:rPr>
        <w:t xml:space="preserve">historic </w:t>
      </w:r>
      <w:r w:rsidR="008D0591" w:rsidRPr="00CB45A0">
        <w:rPr>
          <w:rFonts w:ascii="Times New Roman" w:hAnsi="Times New Roman" w:cs="Times New Roman"/>
        </w:rPr>
        <w:t>human population density</w:t>
      </w:r>
      <w:r w:rsidR="00FC20D8" w:rsidRPr="00CB45A0">
        <w:rPr>
          <w:rFonts w:ascii="Times New Roman" w:hAnsi="Times New Roman" w:cs="Times New Roman"/>
        </w:rPr>
        <w:t xml:space="preserve"> (Robb et al. 2008, Zuckerberg et al. 2011)</w:t>
      </w:r>
      <w:r w:rsidR="008D0591" w:rsidRPr="00CB45A0">
        <w:rPr>
          <w:rFonts w:ascii="Times New Roman" w:hAnsi="Times New Roman" w:cs="Times New Roman"/>
        </w:rPr>
        <w:t>, as American Robins are well known to prosper in h</w:t>
      </w:r>
      <w:r w:rsidR="00756320">
        <w:rPr>
          <w:rFonts w:ascii="Times New Roman" w:hAnsi="Times New Roman" w:cs="Times New Roman"/>
        </w:rPr>
        <w:t>uman-</w:t>
      </w:r>
      <w:r w:rsidR="00BA1D8F" w:rsidRPr="00CB45A0">
        <w:rPr>
          <w:rFonts w:ascii="Times New Roman" w:hAnsi="Times New Roman" w:cs="Times New Roman"/>
        </w:rPr>
        <w:t>dominated landscapes, replete with mown grass</w:t>
      </w:r>
      <w:r w:rsidR="00A13594" w:rsidRPr="00CB45A0">
        <w:rPr>
          <w:rFonts w:ascii="Times New Roman" w:hAnsi="Times New Roman" w:cs="Times New Roman"/>
        </w:rPr>
        <w:t xml:space="preserve"> and </w:t>
      </w:r>
      <w:r w:rsidR="00F74D1B" w:rsidRPr="00CB45A0">
        <w:rPr>
          <w:rFonts w:ascii="Times New Roman" w:hAnsi="Times New Roman" w:cs="Times New Roman"/>
        </w:rPr>
        <w:t>fruiting ornamentals</w:t>
      </w:r>
      <w:r w:rsidR="00702FE5" w:rsidRPr="00CB45A0">
        <w:rPr>
          <w:rFonts w:ascii="Times New Roman" w:hAnsi="Times New Roman" w:cs="Times New Roman"/>
        </w:rPr>
        <w:t xml:space="preserve"> (Beissinger and Osborne 1982, Marzluff 1997)</w:t>
      </w:r>
      <w:r w:rsidR="00BA1D8F" w:rsidRPr="00CB45A0">
        <w:rPr>
          <w:rFonts w:ascii="Times New Roman" w:hAnsi="Times New Roman" w:cs="Times New Roman"/>
        </w:rPr>
        <w:t>.</w:t>
      </w:r>
      <w:r w:rsidR="008D0591" w:rsidRPr="00CB45A0">
        <w:rPr>
          <w:rFonts w:ascii="Times New Roman" w:hAnsi="Times New Roman" w:cs="Times New Roman"/>
        </w:rPr>
        <w:t xml:space="preserve"> </w:t>
      </w:r>
    </w:p>
    <w:p w14:paraId="4668DE86" w14:textId="31C5D4BA" w:rsidR="0082357E" w:rsidRPr="00CB45A0" w:rsidRDefault="00BA1D8F"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For this analysis,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eastAsiaTheme="minorEastAsia" w:hAnsi="Times New Roman" w:cs="Times New Roman"/>
        </w:rPr>
        <w:t xml:space="preserve"> values were related to the latitude of the centroid for a given 100 km grid cell.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w:t>
      </w:r>
      <w:r w:rsidR="00BA7AD6" w:rsidRPr="00CB45A0">
        <w:rPr>
          <w:rFonts w:ascii="Times New Roman" w:eastAsiaTheme="minorEastAsia" w:hAnsi="Times New Roman" w:cs="Times New Roman"/>
        </w:rPr>
        <w:t xml:space="preserve"> </w:t>
      </w:r>
      <w:r w:rsidR="00756320">
        <w:rPr>
          <w:rFonts w:ascii="Times New Roman" w:eastAsiaTheme="minorEastAsia" w:hAnsi="Times New Roman" w:cs="Times New Roman"/>
        </w:rPr>
        <w:t>historical-</w:t>
      </w:r>
      <w:r w:rsidR="00BA7AD6" w:rsidRPr="00CB45A0">
        <w:rPr>
          <w:rFonts w:ascii="Times New Roman" w:eastAsiaTheme="minorEastAsia" w:hAnsi="Times New Roman" w:cs="Times New Roman"/>
        </w:rPr>
        <w:t>a</w:t>
      </w:r>
      <w:r w:rsidRPr="00CB45A0">
        <w:rPr>
          <w:rFonts w:ascii="Times New Roman" w:eastAsiaTheme="minorEastAsia" w:hAnsi="Times New Roman" w:cs="Times New Roman"/>
        </w:rPr>
        <w:t xml:space="preserve">verage minimum </w:t>
      </w:r>
      <w:r w:rsidR="00BF475C" w:rsidRPr="00CB45A0">
        <w:rPr>
          <w:rFonts w:ascii="Times New Roman" w:eastAsiaTheme="minorEastAsia" w:hAnsi="Times New Roman" w:cs="Times New Roman"/>
        </w:rPr>
        <w:t>December and January</w:t>
      </w:r>
      <w:r w:rsidRPr="00CB45A0">
        <w:rPr>
          <w:rFonts w:ascii="Times New Roman" w:eastAsiaTheme="minorEastAsia" w:hAnsi="Times New Roman" w:cs="Times New Roman"/>
        </w:rPr>
        <w:t xml:space="preserve"> temperature was </w:t>
      </w:r>
      <w:r w:rsidR="006258AF" w:rsidRPr="00CB45A0">
        <w:rPr>
          <w:rFonts w:ascii="Times New Roman" w:eastAsiaTheme="minorEastAsia" w:hAnsi="Times New Roman" w:cs="Times New Roman"/>
        </w:rPr>
        <w:t>calculated</w:t>
      </w:r>
      <w:r w:rsidRPr="00CB45A0">
        <w:rPr>
          <w:rFonts w:ascii="Times New Roman" w:eastAsiaTheme="minorEastAsia" w:hAnsi="Times New Roman" w:cs="Times New Roman"/>
        </w:rPr>
        <w:t xml:space="preserve"> per cell </w:t>
      </w:r>
      <w:r w:rsidR="00BF475C" w:rsidRPr="00CB45A0">
        <w:rPr>
          <w:rFonts w:ascii="Times New Roman" w:eastAsiaTheme="minorEastAsia" w:hAnsi="Times New Roman" w:cs="Times New Roman"/>
        </w:rPr>
        <w:t>between</w:t>
      </w:r>
      <w:r w:rsidR="006258AF" w:rsidRPr="00CB45A0">
        <w:rPr>
          <w:rFonts w:ascii="Times New Roman" w:eastAsiaTheme="minorEastAsia" w:hAnsi="Times New Roman" w:cs="Times New Roman"/>
        </w:rPr>
        <w:t xml:space="preserve"> 1965 </w:t>
      </w:r>
      <w:r w:rsidR="00BF475C" w:rsidRPr="00CB45A0">
        <w:rPr>
          <w:rFonts w:ascii="Times New Roman" w:eastAsiaTheme="minorEastAsia" w:hAnsi="Times New Roman" w:cs="Times New Roman"/>
        </w:rPr>
        <w:t>and</w:t>
      </w:r>
      <w:r w:rsidR="006258AF" w:rsidRPr="00CB45A0">
        <w:rPr>
          <w:rFonts w:ascii="Times New Roman" w:eastAsiaTheme="minorEastAsia" w:hAnsi="Times New Roman" w:cs="Times New Roman"/>
        </w:rPr>
        <w:t xml:space="preserve"> 2017, using the CRU TS v4.01 </w:t>
      </w:r>
      <w:r w:rsidR="007C5BE0" w:rsidRPr="00CB45A0">
        <w:rPr>
          <w:rFonts w:ascii="Times New Roman" w:eastAsiaTheme="minorEastAsia" w:hAnsi="Times New Roman" w:cs="Times New Roman"/>
        </w:rPr>
        <w:t xml:space="preserve">dataset </w:t>
      </w:r>
      <w:r w:rsidR="007C5BE0" w:rsidRPr="00CB45A0">
        <w:rPr>
          <w:rFonts w:ascii="Times New Roman" w:hAnsi="Times New Roman" w:cs="Times New Roman"/>
        </w:rPr>
        <w:t>(Harris et al. 2014)</w:t>
      </w:r>
      <w:r w:rsidR="00BF475C" w:rsidRPr="00CB45A0">
        <w:rPr>
          <w:rFonts w:ascii="Times New Roman" w:eastAsiaTheme="minorEastAsia" w:hAnsi="Times New Roman" w:cs="Times New Roman"/>
        </w:rPr>
        <w:t xml:space="preserve">.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 historic-</w:t>
      </w:r>
      <w:r w:rsidR="00BA7AD6" w:rsidRPr="00CB45A0">
        <w:rPr>
          <w:rFonts w:ascii="Times New Roman" w:eastAsiaTheme="minorEastAsia" w:hAnsi="Times New Roman" w:cs="Times New Roman"/>
        </w:rPr>
        <w:t>a</w:t>
      </w:r>
      <w:r w:rsidR="00BE7843" w:rsidRPr="00CB45A0">
        <w:rPr>
          <w:rFonts w:ascii="Times New Roman" w:eastAsiaTheme="minorEastAsia" w:hAnsi="Times New Roman" w:cs="Times New Roman"/>
        </w:rPr>
        <w:t>verage</w:t>
      </w:r>
      <w:r w:rsidR="00BF475C" w:rsidRPr="00CB45A0">
        <w:rPr>
          <w:rFonts w:ascii="Times New Roman" w:eastAsiaTheme="minorEastAsia" w:hAnsi="Times New Roman" w:cs="Times New Roman"/>
        </w:rPr>
        <w:t xml:space="preserve"> human population size between 1970 and 2015 was calculated per cell using Global Population Count Grid Time Series Estimates</w:t>
      </w:r>
      <w:r w:rsidR="00F16089" w:rsidRPr="00CB45A0">
        <w:rPr>
          <w:rFonts w:ascii="Times New Roman" w:eastAsiaTheme="minorEastAsia" w:hAnsi="Times New Roman" w:cs="Times New Roman"/>
        </w:rPr>
        <w:t xml:space="preserve"> </w:t>
      </w:r>
      <w:r w:rsidR="00BF475C" w:rsidRPr="00CB45A0">
        <w:rPr>
          <w:rFonts w:ascii="Times New Roman" w:hAnsi="Times New Roman" w:cs="Times New Roman"/>
        </w:rPr>
        <w:t>(CIESIN 2017)</w:t>
      </w:r>
      <w:r w:rsidR="00F16089" w:rsidRPr="00CB45A0">
        <w:rPr>
          <w:rFonts w:ascii="Times New Roman" w:eastAsiaTheme="minorEastAsia" w:hAnsi="Times New Roman" w:cs="Times New Roman"/>
        </w:rPr>
        <w:t xml:space="preserve"> </w:t>
      </w:r>
      <w:r w:rsidR="00B279D2" w:rsidRPr="00CB45A0">
        <w:rPr>
          <w:rFonts w:ascii="Times New Roman" w:eastAsiaTheme="minorEastAsia" w:hAnsi="Times New Roman" w:cs="Times New Roman"/>
        </w:rPr>
        <w:t xml:space="preserve">for 1970 and the </w:t>
      </w:r>
      <w:r w:rsidR="00F16089" w:rsidRPr="00CB45A0">
        <w:rPr>
          <w:rFonts w:ascii="Times New Roman" w:eastAsiaTheme="minorEastAsia" w:hAnsi="Times New Roman" w:cs="Times New Roman"/>
        </w:rPr>
        <w:t>GPWv4</w:t>
      </w:r>
      <w:r w:rsidR="00756320">
        <w:rPr>
          <w:rFonts w:ascii="Times New Roman" w:eastAsiaTheme="minorEastAsia" w:hAnsi="Times New Roman" w:cs="Times New Roman"/>
        </w:rPr>
        <w:t xml:space="preserve"> </w:t>
      </w:r>
      <w:r w:rsidR="00756320" w:rsidRPr="00CB45A0">
        <w:rPr>
          <w:rFonts w:ascii="Times New Roman" w:eastAsiaTheme="minorEastAsia" w:hAnsi="Times New Roman" w:cs="Times New Roman"/>
        </w:rPr>
        <w:t>dataset</w:t>
      </w:r>
      <w:r w:rsidR="00F16089" w:rsidRPr="00CB45A0">
        <w:rPr>
          <w:rFonts w:ascii="Times New Roman" w:eastAsiaTheme="minorEastAsia" w:hAnsi="Times New Roman" w:cs="Times New Roman"/>
        </w:rPr>
        <w:t xml:space="preserve"> </w:t>
      </w:r>
      <w:r w:rsidR="00F16089" w:rsidRPr="00CB45A0">
        <w:rPr>
          <w:rFonts w:ascii="Times New Roman" w:hAnsi="Times New Roman" w:cs="Times New Roman"/>
        </w:rPr>
        <w:t>(CIESIN 2016)</w:t>
      </w:r>
      <w:r w:rsidR="00B279D2" w:rsidRPr="00CB45A0">
        <w:rPr>
          <w:rFonts w:ascii="Times New Roman" w:eastAsiaTheme="minorEastAsia" w:hAnsi="Times New Roman" w:cs="Times New Roman"/>
        </w:rPr>
        <w:t xml:space="preserve"> for 2015</w:t>
      </w:r>
      <w:r w:rsidR="00F16089" w:rsidRPr="00CB45A0">
        <w:rPr>
          <w:rFonts w:ascii="Times New Roman" w:eastAsiaTheme="minorEastAsia" w:hAnsi="Times New Roman" w:cs="Times New Roman"/>
        </w:rPr>
        <w:t>.</w:t>
      </w:r>
      <w:r w:rsidR="00741791">
        <w:rPr>
          <w:rFonts w:ascii="Times New Roman" w:eastAsiaTheme="minorEastAsia" w:hAnsi="Times New Roman" w:cs="Times New Roman"/>
        </w:rPr>
        <w:t xml:space="preserve"> Cell-</w:t>
      </w:r>
      <w:r w:rsidR="0082357E" w:rsidRPr="00CB45A0">
        <w:rPr>
          <w:rFonts w:ascii="Times New Roman" w:eastAsiaTheme="minorEastAsia" w:hAnsi="Times New Roman" w:cs="Times New Roman"/>
        </w:rPr>
        <w:t xml:space="preserve">specific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2357E" w:rsidRPr="00CB45A0">
        <w:rPr>
          <w:rFonts w:ascii="Times New Roman" w:eastAsiaTheme="minorEastAsia" w:hAnsi="Times New Roman" w:cs="Times New Roman"/>
        </w:rPr>
        <w:t xml:space="preserve"> values were modeled with </w:t>
      </w:r>
      <w:r w:rsidR="00B279D2" w:rsidRPr="00CB45A0">
        <w:rPr>
          <w:rFonts w:ascii="Times New Roman" w:eastAsiaTheme="minorEastAsia" w:hAnsi="Times New Roman" w:cs="Times New Roman"/>
        </w:rPr>
        <w:t>a</w:t>
      </w:r>
      <w:r w:rsidR="0082357E" w:rsidRPr="00CB45A0">
        <w:rPr>
          <w:rFonts w:ascii="Times New Roman" w:eastAsiaTheme="minorEastAsia" w:hAnsi="Times New Roman" w:cs="Times New Roman"/>
        </w:rPr>
        <w:t xml:space="preserve"> latent Gaussian model</w:t>
      </w:r>
      <w:r w:rsidR="00B279D2"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r>
          <w:rPr>
            <w:rFonts w:ascii="Cambria Math" w:eastAsiaTheme="minorEastAsia" w:hAnsi="Cambria Math" w:cs="Times New Roman"/>
          </w:rPr>
          <m:t xml:space="preserve"> ~ </m:t>
        </m:r>
        <m:r>
          <m:rPr>
            <m:sty m:val="p"/>
          </m:rPr>
          <w:rPr>
            <w:rFonts w:ascii="Cambria Math" w:eastAsiaTheme="minorEastAsia" w:hAnsi="Cambria Math" w:cs="Times New Roman"/>
          </w:rPr>
          <m:t>Normal</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oMath>
      <w:r w:rsidR="00325AAC"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0.25</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L</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w:t>
      </w:r>
      <w:r w:rsidR="00325AAC" w:rsidRPr="00CB45A0">
        <w:rPr>
          <w:rFonts w:ascii="Times New Roman" w:eastAsiaTheme="minorEastAsia" w:hAnsi="Times New Roman" w:cs="Times New Roman"/>
          <w:i/>
        </w:rPr>
        <w:t>T</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P</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represented cell-specific latitude, </w:t>
      </w:r>
      <w:r w:rsidR="00F01AAD">
        <w:rPr>
          <w:rFonts w:ascii="Times New Roman" w:eastAsiaTheme="minorEastAsia" w:hAnsi="Times New Roman" w:cs="Times New Roman"/>
        </w:rPr>
        <w:t>historic-a</w:t>
      </w:r>
      <w:r w:rsidR="00325AAC" w:rsidRPr="00CB45A0">
        <w:rPr>
          <w:rFonts w:ascii="Times New Roman" w:eastAsiaTheme="minorEastAsia" w:hAnsi="Times New Roman" w:cs="Times New Roman"/>
        </w:rPr>
        <w:t xml:space="preserve">verage minimum winter temperature, and </w:t>
      </w:r>
      <w:r w:rsidR="00F01AAD">
        <w:rPr>
          <w:rFonts w:ascii="Times New Roman" w:eastAsiaTheme="minorEastAsia" w:hAnsi="Times New Roman" w:cs="Times New Roman"/>
        </w:rPr>
        <w:t>historic-</w:t>
      </w:r>
      <w:r w:rsidR="00BE7843" w:rsidRPr="00CB45A0">
        <w:rPr>
          <w:rFonts w:ascii="Times New Roman" w:eastAsiaTheme="minorEastAsia" w:hAnsi="Times New Roman" w:cs="Times New Roman"/>
        </w:rPr>
        <w:t xml:space="preserve">average </w:t>
      </w:r>
      <w:r w:rsidR="00325AAC" w:rsidRPr="00CB45A0">
        <w:rPr>
          <w:rFonts w:ascii="Times New Roman" w:eastAsiaTheme="minorEastAsia" w:hAnsi="Times New Roman" w:cs="Times New Roman"/>
        </w:rPr>
        <w:t>human population size</w:t>
      </w:r>
      <w:r w:rsidR="00B279D2" w:rsidRPr="00CB45A0">
        <w:rPr>
          <w:rFonts w:ascii="Times New Roman" w:eastAsiaTheme="minorEastAsia" w:hAnsi="Times New Roman" w:cs="Times New Roman"/>
        </w:rPr>
        <w:t xml:space="preserve"> variables</w:t>
      </w:r>
      <w:r w:rsidR="00325AAC" w:rsidRPr="00CB45A0">
        <w:rPr>
          <w:rFonts w:ascii="Times New Roman" w:eastAsiaTheme="minorEastAsia" w:hAnsi="Times New Roman" w:cs="Times New Roman"/>
        </w:rPr>
        <w:t xml:space="preserve">, respectively. </w:t>
      </w:r>
      <w:r w:rsidR="00AC50AF" w:rsidRPr="00CB45A0">
        <w:rPr>
          <w:rFonts w:ascii="Times New Roman" w:eastAsiaTheme="minorEastAsia" w:hAnsi="Times New Roman" w:cs="Times New Roman"/>
        </w:rPr>
        <w:t xml:space="preserve">Note the transformation of </w:t>
      </w:r>
      <w:r w:rsidR="00AC50AF" w:rsidRPr="00CB45A0">
        <w:rPr>
          <w:rFonts w:ascii="Times New Roman" w:eastAsiaTheme="minorEastAsia" w:hAnsi="Times New Roman" w:cs="Times New Roman"/>
          <w:i/>
        </w:rPr>
        <w:t>P</w:t>
      </w:r>
      <w:r w:rsidR="00AC50AF" w:rsidRPr="00CB45A0">
        <w:rPr>
          <w:rFonts w:ascii="Times New Roman" w:eastAsiaTheme="minorEastAsia" w:hAnsi="Times New Roman" w:cs="Times New Roman"/>
          <w:i/>
          <w:vertAlign w:val="subscript"/>
        </w:rPr>
        <w:t>i</w:t>
      </w:r>
      <w:r w:rsidR="00AC50AF" w:rsidRPr="00CB45A0">
        <w:rPr>
          <w:rFonts w:ascii="Times New Roman" w:eastAsiaTheme="minorEastAsia" w:hAnsi="Times New Roman" w:cs="Times New Roman"/>
        </w:rPr>
        <w:t xml:space="preserve">, which was highly right-skewed. </w:t>
      </w:r>
      <w:r w:rsidR="00325AAC" w:rsidRPr="00CB45A0">
        <w:rPr>
          <w:rFonts w:ascii="Times New Roman" w:eastAsiaTheme="minorEastAsia" w:hAnsi="Times New Roman" w:cs="Times New Roman"/>
        </w:rPr>
        <w:t xml:space="preserve">The term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represented </w:t>
      </w:r>
      <w:r w:rsidR="00325AAC" w:rsidRPr="00CB45A0">
        <w:rPr>
          <w:rFonts w:ascii="Times New Roman" w:hAnsi="Times New Roman" w:cs="Times New Roman"/>
        </w:rPr>
        <w:t>cell-specific random intercept</w:t>
      </w:r>
      <w:r w:rsidR="00B279D2" w:rsidRPr="00CB45A0">
        <w:rPr>
          <w:rFonts w:ascii="Times New Roman" w:hAnsi="Times New Roman" w:cs="Times New Roman"/>
        </w:rPr>
        <w:t>s</w:t>
      </w:r>
      <w:r w:rsidR="00325AAC" w:rsidRPr="00CB45A0">
        <w:rPr>
          <w:rFonts w:ascii="Times New Roman" w:hAnsi="Times New Roman" w:cs="Times New Roman"/>
        </w:rPr>
        <w:t xml:space="preserve"> with </w:t>
      </w:r>
      <w:r w:rsidR="00E35C0F" w:rsidRPr="00CB45A0">
        <w:rPr>
          <w:rFonts w:ascii="Times New Roman" w:hAnsi="Times New Roman" w:cs="Times New Roman"/>
        </w:rPr>
        <w:t>CAR</w:t>
      </w:r>
      <w:r w:rsidR="00325AAC" w:rsidRPr="00CB45A0">
        <w:rPr>
          <w:rFonts w:ascii="Times New Roman" w:hAnsi="Times New Roman" w:cs="Times New Roman"/>
        </w:rPr>
        <w:t xml:space="preserve"> structure (Besag et al. 1991), where the</w:t>
      </w:r>
      <w:r w:rsidR="00325AAC" w:rsidRPr="00CB45A0">
        <w:rPr>
          <w:rFonts w:ascii="Times New Roman" w:eastAsiaTheme="minorEastAsia" w:hAnsi="Times New Roman" w:cs="Times New Roman"/>
        </w:rPr>
        <w:t xml:space="preserve"> </w:t>
      </w:r>
      <w:r w:rsidR="00325AAC" w:rsidRPr="00CB45A0">
        <w:rPr>
          <w:rFonts w:ascii="Times New Roman" w:hAnsi="Times New Roman" w:cs="Times New Roman"/>
        </w:rPr>
        <w:t>precision matrix was scaled such that the geometric mean of marginal variances was equal to one (</w:t>
      </w:r>
      <w:r w:rsidR="00B65FA9" w:rsidRPr="00CB45A0">
        <w:rPr>
          <w:rFonts w:ascii="Times New Roman" w:hAnsi="Times New Roman" w:cs="Times New Roman"/>
        </w:rPr>
        <w:t>Sørbye and Rue 2014, Riebler et al. 2016, Freni-Sterrantino et al. 2018</w:t>
      </w:r>
      <w:r w:rsidR="00325AAC" w:rsidRPr="00CB45A0">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r>
          <w:rPr>
            <w:rFonts w:ascii="Cambria Math" w:eastAsiaTheme="minorEastAsia" w:hAnsi="Cambria Math" w:cs="Times New Roman"/>
          </w:rPr>
          <m:t xml:space="preserve"> </m:t>
        </m:r>
      </m:oMath>
      <w:r w:rsidR="00F44ABF" w:rsidRPr="00CB45A0">
        <w:rPr>
          <w:rFonts w:ascii="Times New Roman" w:hAnsi="Times New Roman" w:cs="Times New Roman"/>
        </w:rPr>
        <w:t xml:space="preserve">was added to </w:t>
      </w:r>
      <w:r w:rsidR="004D7E98" w:rsidRPr="00CB45A0">
        <w:rPr>
          <w:rFonts w:ascii="Times New Roman" w:hAnsi="Times New Roman" w:cs="Times New Roman"/>
        </w:rPr>
        <w:t xml:space="preserve">the model to </w:t>
      </w:r>
      <w:r w:rsidR="00F44ABF" w:rsidRPr="00CB45A0">
        <w:rPr>
          <w:rFonts w:ascii="Times New Roman" w:hAnsi="Times New Roman" w:cs="Times New Roman"/>
        </w:rPr>
        <w:t>account for spatial structure in the model residuals</w:t>
      </w:r>
      <w:r w:rsidR="00BE7843" w:rsidRPr="00CB45A0">
        <w:rPr>
          <w:rFonts w:ascii="Times New Roman" w:hAnsi="Times New Roman" w:cs="Times New Roman"/>
        </w:rPr>
        <w:t xml:space="preserve"> (Dormann et al. 2007, Beale et al. 2010)</w:t>
      </w:r>
      <w:r w:rsidR="004D7E98"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0</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1</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2</w:t>
      </w:r>
      <w:r w:rsidR="00E35C0F" w:rsidRPr="00CB45A0">
        <w:rPr>
          <w:rFonts w:ascii="Times New Roman" w:hAnsi="Times New Roman" w:cs="Times New Roman"/>
        </w:rPr>
        <w:t xml:space="preserve">, and </w:t>
      </w:r>
      <w:r w:rsidR="00E35C0F" w:rsidRPr="00CB45A0">
        <w:rPr>
          <w:rFonts w:ascii="Times New Roman" w:hAnsi="Times New Roman" w:cs="Times New Roman"/>
          <w:i/>
        </w:rPr>
        <w:t>β</w:t>
      </w:r>
      <w:r w:rsidR="00E35C0F" w:rsidRPr="00CB45A0">
        <w:rPr>
          <w:rFonts w:ascii="Times New Roman" w:hAnsi="Times New Roman" w:cs="Times New Roman"/>
          <w:vertAlign w:val="subscript"/>
        </w:rPr>
        <w:t>3</w:t>
      </w:r>
      <w:r w:rsidR="00E35C0F" w:rsidRPr="00CB45A0">
        <w:rPr>
          <w:rFonts w:ascii="Times New Roman" w:hAnsi="Times New Roman" w:cs="Times New Roman"/>
        </w:rPr>
        <w:t xml:space="preserve"> were given normal priors </w:t>
      </w:r>
      <w:r w:rsidR="00E35C0F" w:rsidRPr="00CB45A0">
        <w:rPr>
          <w:rFonts w:ascii="Times New Roman" w:hAnsi="Times New Roman" w:cs="Times New Roman"/>
        </w:rPr>
        <w:lastRenderedPageBreak/>
        <w:t xml:space="preserve">with mean </w:t>
      </w:r>
      <w:r w:rsidR="00B82028">
        <w:rPr>
          <w:rFonts w:ascii="Times New Roman" w:hAnsi="Times New Roman" w:cs="Times New Roman"/>
        </w:rPr>
        <w:t>of zero</w:t>
      </w:r>
      <w:r w:rsidR="00E35C0F" w:rsidRPr="00CB45A0">
        <w:rPr>
          <w:rFonts w:ascii="Times New Roman" w:hAnsi="Times New Roman" w:cs="Times New Roman"/>
        </w:rPr>
        <w:t xml:space="preserve"> and precision </w:t>
      </w:r>
      <w:r w:rsidR="00B82028">
        <w:rPr>
          <w:rFonts w:ascii="Times New Roman" w:hAnsi="Times New Roman" w:cs="Times New Roman"/>
        </w:rPr>
        <w:t>equal to</w:t>
      </w:r>
      <w:r w:rsidR="00E47A2E" w:rsidRPr="00CB45A0">
        <w:rPr>
          <w:rFonts w:ascii="Times New Roman" w:hAnsi="Times New Roman" w:cs="Times New Roman"/>
        </w:rPr>
        <w:t xml:space="preserve"> </w:t>
      </w:r>
      <w:r w:rsidR="00E35C0F" w:rsidRPr="00CB45A0">
        <w:rPr>
          <w:rFonts w:ascii="Times New Roman" w:hAnsi="Times New Roman" w:cs="Times New Roman"/>
        </w:rPr>
        <w:t xml:space="preserve">0.001. The prior for precision associated with the CAR term was a </w:t>
      </w:r>
      <w:r w:rsidR="00325AAC" w:rsidRPr="00CB45A0">
        <w:rPr>
          <w:rFonts w:ascii="Times New Roman" w:hAnsi="Times New Roman" w:cs="Times New Roman"/>
        </w:rPr>
        <w:t xml:space="preserve">PC prior </w:t>
      </w:r>
      <w:r w:rsidR="00BB0D08" w:rsidRPr="00CB45A0">
        <w:rPr>
          <w:rFonts w:ascii="Times New Roman" w:hAnsi="Times New Roman" w:cs="Times New Roman"/>
        </w:rPr>
        <w:t xml:space="preserve">(Simpson et al. 2017) </w:t>
      </w:r>
      <w:r w:rsidR="00325AAC" w:rsidRPr="00CB45A0">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=0.1</m:t>
        </m:r>
      </m:oMath>
      <w:r w:rsidR="00325AAC"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00325AAC" w:rsidRPr="00CB45A0">
        <w:rPr>
          <w:rFonts w:ascii="Times New Roman" w:eastAsiaTheme="minorEastAsia" w:hAnsi="Times New Roman" w:cs="Times New Roman"/>
        </w:rPr>
        <w:t xml:space="preserve">.  </w:t>
      </w:r>
    </w:p>
    <w:p w14:paraId="2DCD2B4A" w14:textId="77777777" w:rsidR="0088098C" w:rsidRPr="00CB45A0" w:rsidRDefault="0088098C" w:rsidP="0025577B">
      <w:pPr>
        <w:pStyle w:val="NoSpacing"/>
        <w:spacing w:line="480" w:lineRule="auto"/>
        <w:rPr>
          <w:rFonts w:ascii="Times New Roman" w:hAnsi="Times New Roman" w:cs="Times New Roman"/>
        </w:rPr>
      </w:pPr>
    </w:p>
    <w:p w14:paraId="61DE985A" w14:textId="77777777" w:rsidR="001D2A93"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Results</w:t>
      </w:r>
    </w:p>
    <w:p w14:paraId="3387A6BD" w14:textId="003050D0" w:rsidR="00DF025D" w:rsidRPr="00CB45A0" w:rsidRDefault="00F11022"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O</w:t>
      </w:r>
      <w:r w:rsidR="00BC6601" w:rsidRPr="00CB45A0">
        <w:rPr>
          <w:rFonts w:ascii="Times New Roman" w:eastAsiaTheme="minorEastAsia" w:hAnsi="Times New Roman" w:cs="Times New Roman"/>
        </w:rPr>
        <w:t>n average, 4.28</w:t>
      </w:r>
      <w:r w:rsidR="008B4C56" w:rsidRPr="00CB45A0">
        <w:rPr>
          <w:rFonts w:ascii="Times New Roman" w:eastAsiaTheme="minorEastAsia" w:hAnsi="Times New Roman" w:cs="Times New Roman"/>
        </w:rPr>
        <w:t xml:space="preserve"> robins were counted per party hour in 2017, but that number varied </w:t>
      </w:r>
      <w:r w:rsidR="00072A30" w:rsidRPr="00CB45A0">
        <w:rPr>
          <w:rFonts w:ascii="Times New Roman" w:eastAsiaTheme="minorEastAsia" w:hAnsi="Times New Roman" w:cs="Times New Roman"/>
        </w:rPr>
        <w:t xml:space="preserve">by </w:t>
      </w:r>
      <w:r w:rsidR="00EE17EA" w:rsidRPr="00CB45A0">
        <w:rPr>
          <w:rFonts w:ascii="Times New Roman" w:eastAsiaTheme="minorEastAsia" w:hAnsi="Times New Roman" w:cs="Times New Roman"/>
        </w:rPr>
        <w:t>several orders of magnitude</w:t>
      </w:r>
      <w:r w:rsidR="008B4C56" w:rsidRPr="00CB45A0">
        <w:rPr>
          <w:rFonts w:ascii="Times New Roman" w:eastAsiaTheme="minorEastAsia" w:hAnsi="Times New Roman" w:cs="Times New Roman"/>
        </w:rPr>
        <w:t xml:space="preserve"> across the species range</w:t>
      </w:r>
      <w:r w:rsidR="00EE17EA" w:rsidRPr="00CB45A0">
        <w:rPr>
          <w:rFonts w:ascii="Times New Roman" w:eastAsiaTheme="minorEastAsia" w:hAnsi="Times New Roman" w:cs="Times New Roman"/>
        </w:rPr>
        <w:t>,</w:t>
      </w:r>
      <w:r w:rsidR="00BC6601" w:rsidRPr="00CB45A0">
        <w:rPr>
          <w:rFonts w:ascii="Times New Roman" w:eastAsiaTheme="minorEastAsia" w:hAnsi="Times New Roman" w:cs="Times New Roman"/>
        </w:rPr>
        <w:t xml:space="preserve"> from 0.01 to 73.50</w:t>
      </w:r>
      <w:r w:rsidR="008B4C56" w:rsidRPr="00CB45A0">
        <w:rPr>
          <w:rFonts w:ascii="Times New Roman" w:eastAsiaTheme="minorEastAsia" w:hAnsi="Times New Roman" w:cs="Times New Roman"/>
        </w:rPr>
        <w:t xml:space="preserve">. </w:t>
      </w:r>
      <w:r w:rsidR="00BC6601" w:rsidRPr="00CB45A0">
        <w:rPr>
          <w:rFonts w:ascii="Times New Roman" w:eastAsiaTheme="minorEastAsia" w:hAnsi="Times New Roman" w:cs="Times New Roman"/>
        </w:rPr>
        <w:t xml:space="preserve"> </w:t>
      </w:r>
      <w:r w:rsidR="008B4C56" w:rsidRPr="00CB45A0">
        <w:rPr>
          <w:rFonts w:ascii="Times New Roman" w:eastAsiaTheme="minorEastAsia" w:hAnsi="Times New Roman" w:cs="Times New Roman"/>
        </w:rPr>
        <w:t xml:space="preserve">A map of posterior median values </w:t>
      </w:r>
      <w:r w:rsidR="008B4C56" w:rsidRPr="00CB45A0">
        <w:rPr>
          <w:rFonts w:ascii="Times New Roman" w:hAnsi="Times New Roman" w:cs="Times New Roman"/>
        </w:rPr>
        <w:t xml:space="preserve">illustrated that the species was most abundant in </w:t>
      </w:r>
      <w:r w:rsidR="00413579" w:rsidRPr="00CB45A0">
        <w:rPr>
          <w:rFonts w:ascii="Times New Roman" w:hAnsi="Times New Roman" w:cs="Times New Roman"/>
        </w:rPr>
        <w:t>the central part of their range</w:t>
      </w:r>
      <w:r w:rsidR="008B4C56" w:rsidRPr="00CB45A0">
        <w:rPr>
          <w:rFonts w:ascii="Times New Roman" w:hAnsi="Times New Roman" w:cs="Times New Roman"/>
        </w:rPr>
        <w:t xml:space="preserve">, and was least abundant </w:t>
      </w:r>
      <w:r w:rsidR="00413579" w:rsidRPr="00CB45A0">
        <w:rPr>
          <w:rFonts w:ascii="Times New Roman" w:hAnsi="Times New Roman" w:cs="Times New Roman"/>
        </w:rPr>
        <w:t xml:space="preserve">along the northern and southern margins of their range </w:t>
      </w:r>
      <w:r w:rsidR="008B4C56" w:rsidRPr="00CB45A0">
        <w:rPr>
          <w:rFonts w:ascii="Times New Roman" w:hAnsi="Times New Roman" w:cs="Times New Roman"/>
        </w:rPr>
        <w:t xml:space="preserve">(Fig. </w:t>
      </w:r>
      <w:r w:rsidR="00B97BC0" w:rsidRPr="00CB45A0">
        <w:rPr>
          <w:rFonts w:ascii="Times New Roman" w:hAnsi="Times New Roman" w:cs="Times New Roman"/>
        </w:rPr>
        <w:t>1B</w:t>
      </w:r>
      <w:r w:rsidR="008B4C56" w:rsidRPr="00CB45A0">
        <w:rPr>
          <w:rFonts w:ascii="Times New Roman" w:hAnsi="Times New Roman" w:cs="Times New Roman"/>
        </w:rPr>
        <w:t>).</w:t>
      </w:r>
      <w:r w:rsidRPr="00CB45A0">
        <w:rPr>
          <w:rFonts w:ascii="Times New Roman" w:hAnsi="Times New Roman" w:cs="Times New Roman"/>
        </w:rPr>
        <w:t xml:space="preserve"> </w:t>
      </w:r>
      <w:r w:rsidR="00E34F04" w:rsidRPr="00E34F04">
        <w:rPr>
          <w:rFonts w:ascii="Times New Roman" w:hAnsi="Times New Roman" w:cs="Times New Roman"/>
          <w:color w:val="4F81BD" w:themeColor="accent1"/>
        </w:rPr>
        <w:t>Calculation</w:t>
      </w:r>
      <w:r w:rsidRPr="00E34F04">
        <w:rPr>
          <w:rFonts w:ascii="Times New Roman" w:hAnsi="Times New Roman" w:cs="Times New Roman"/>
          <w:color w:val="4F81BD" w:themeColor="accent1"/>
        </w:rPr>
        <w:t xml:space="preserve"> </w:t>
      </w:r>
      <w:r w:rsidRPr="00CB45A0">
        <w:rPr>
          <w:rFonts w:ascii="Times New Roman" w:hAnsi="Times New Roman" w:cs="Times New Roman"/>
        </w:rPr>
        <w:t>of the SVC model using R-INLA took approximately 10 minutes to complete.  Inspection of the PIT histogram indicated satisfactory model fit.</w:t>
      </w:r>
    </w:p>
    <w:p w14:paraId="078D3621" w14:textId="1DC63432" w:rsidR="007655A1" w:rsidRPr="00CB45A0" w:rsidRDefault="00AB607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w:t>
      </w:r>
      <w:r w:rsidR="008B4C56" w:rsidRPr="00CB45A0">
        <w:rPr>
          <w:rFonts w:ascii="Times New Roman" w:hAnsi="Times New Roman" w:cs="Times New Roman"/>
        </w:rPr>
        <w:t xml:space="preserve">osterior median </w:t>
      </w:r>
      <w:r w:rsidRPr="00CB45A0">
        <w:rPr>
          <w:rFonts w:ascii="Times New Roman" w:hAnsi="Times New Roman" w:cs="Times New Roman"/>
        </w:rPr>
        <w:t xml:space="preserve">values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072A30" w:rsidRPr="00CB45A0">
        <w:rPr>
          <w:rFonts w:ascii="Times New Roman" w:eastAsiaTheme="minorEastAsia" w:hAnsi="Times New Roman" w:cs="Times New Roman"/>
        </w:rPr>
        <w:t xml:space="preserve">, the </w:t>
      </w:r>
      <w:r w:rsidR="003C3C59">
        <w:rPr>
          <w:rFonts w:ascii="Times New Roman" w:hAnsi="Times New Roman" w:cs="Times New Roman"/>
        </w:rPr>
        <w:t>power-</w:t>
      </w:r>
      <w:r w:rsidR="00072A30" w:rsidRPr="00CB45A0">
        <w:rPr>
          <w:rFonts w:ascii="Times New Roman" w:hAnsi="Times New Roman" w:cs="Times New Roman"/>
        </w:rPr>
        <w:t>law exponent for the relationship between effort and counts,</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varied from </w:t>
      </w:r>
      <w:r w:rsidR="00BC6601" w:rsidRPr="00CB45A0">
        <w:rPr>
          <w:rFonts w:ascii="Times New Roman" w:eastAsiaTheme="minorEastAsia" w:hAnsi="Times New Roman" w:cs="Times New Roman"/>
        </w:rPr>
        <w:t>0.28</w:t>
      </w:r>
      <w:r w:rsidRPr="00CB45A0">
        <w:rPr>
          <w:rFonts w:ascii="Times New Roman" w:eastAsiaTheme="minorEastAsia" w:hAnsi="Times New Roman" w:cs="Times New Roman"/>
        </w:rPr>
        <w:t xml:space="preserve"> to </w:t>
      </w:r>
      <w:r w:rsidR="00BC6601" w:rsidRPr="00CB45A0">
        <w:rPr>
          <w:rFonts w:ascii="Times New Roman" w:eastAsiaTheme="minorEastAsia" w:hAnsi="Times New Roman" w:cs="Times New Roman"/>
        </w:rPr>
        <w:t>1.44</w:t>
      </w:r>
      <w:r w:rsidRPr="00CB45A0">
        <w:rPr>
          <w:rFonts w:ascii="Times New Roman" w:eastAsiaTheme="minorEastAsia" w:hAnsi="Times New Roman" w:cs="Times New Roman"/>
        </w:rPr>
        <w:t xml:space="preserve">, with a median value of </w:t>
      </w:r>
      <w:r w:rsidR="00BC6601" w:rsidRPr="00CB45A0">
        <w:rPr>
          <w:rFonts w:ascii="Times New Roman" w:eastAsiaTheme="minorEastAsia" w:hAnsi="Times New Roman" w:cs="Times New Roman"/>
        </w:rPr>
        <w:t>0.81</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The 95% credible intervals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Pr="00CB45A0">
        <w:rPr>
          <w:rFonts w:ascii="Times New Roman" w:eastAsiaTheme="minorEastAsia" w:hAnsi="Times New Roman" w:cs="Times New Roman"/>
        </w:rPr>
        <w:t xml:space="preserve"> </w:t>
      </w:r>
      <w:r w:rsidR="004F5161" w:rsidRPr="00CB45A0">
        <w:rPr>
          <w:rFonts w:ascii="Times New Roman" w:eastAsiaTheme="minorEastAsia" w:hAnsi="Times New Roman" w:cs="Times New Roman"/>
        </w:rPr>
        <w:t xml:space="preserve">values </w:t>
      </w:r>
      <w:r w:rsidRPr="00CB45A0">
        <w:rPr>
          <w:rFonts w:ascii="Times New Roman" w:eastAsiaTheme="minorEastAsia" w:hAnsi="Times New Roman" w:cs="Times New Roman"/>
        </w:rPr>
        <w:t xml:space="preserve">indicated that 80% of estimates were not significantly different from 1, while all were significantly greater than 0.  </w:t>
      </w:r>
      <w:r w:rsidRPr="00CB45A0">
        <w:rPr>
          <w:rFonts w:ascii="Times New Roman" w:hAnsi="Times New Roman" w:cs="Times New Roman"/>
        </w:rPr>
        <w:t>Estimates not significantly different from 1</w:t>
      </w:r>
      <w:r w:rsidR="008B4C56" w:rsidRPr="00CB45A0">
        <w:rPr>
          <w:rFonts w:ascii="Times New Roman" w:hAnsi="Times New Roman" w:cs="Times New Roman"/>
        </w:rPr>
        <w:t xml:space="preserve"> </w:t>
      </w:r>
      <w:r w:rsidRPr="00CB45A0">
        <w:rPr>
          <w:rFonts w:ascii="Times New Roman" w:hAnsi="Times New Roman" w:cs="Times New Roman"/>
        </w:rPr>
        <w:t xml:space="preserve">indicated a positive linear relationship between effort and counts.  Values </w:t>
      </w:r>
      <w:r w:rsidR="008B4C56" w:rsidRPr="00CB45A0">
        <w:rPr>
          <w:rFonts w:ascii="Times New Roman" w:hAnsi="Times New Roman" w:cs="Times New Roman"/>
        </w:rPr>
        <w:t xml:space="preserve">significantly greater than 0 and less than 1 </w:t>
      </w:r>
      <w:r w:rsidRPr="00CB45A0">
        <w:rPr>
          <w:rFonts w:ascii="Times New Roman" w:hAnsi="Times New Roman" w:cs="Times New Roman"/>
        </w:rPr>
        <w:t xml:space="preserve">also </w:t>
      </w:r>
      <w:r w:rsidR="008B4C56" w:rsidRPr="00CB45A0">
        <w:rPr>
          <w:rFonts w:ascii="Times New Roman" w:hAnsi="Times New Roman" w:cs="Times New Roman"/>
        </w:rPr>
        <w:t xml:space="preserve">indicated a positive relationship between effort and counts, but </w:t>
      </w:r>
      <w:r w:rsidR="00332A3A" w:rsidRPr="00CB45A0">
        <w:rPr>
          <w:rFonts w:ascii="Times New Roman" w:hAnsi="Times New Roman" w:cs="Times New Roman"/>
        </w:rPr>
        <w:t>one with</w:t>
      </w:r>
      <w:r w:rsidR="008B4C56" w:rsidRPr="00CB45A0">
        <w:rPr>
          <w:rFonts w:ascii="Times New Roman" w:hAnsi="Times New Roman" w:cs="Times New Roman"/>
        </w:rPr>
        <w:t xml:space="preserve"> diminishing returns for additional count effort</w:t>
      </w:r>
      <w:r w:rsidRPr="00CB45A0">
        <w:rPr>
          <w:rFonts w:ascii="Times New Roman" w:hAnsi="Times New Roman" w:cs="Times New Roman"/>
        </w:rPr>
        <w:t>.</w:t>
      </w:r>
      <w:r w:rsidR="00F72BA2" w:rsidRPr="00CB45A0">
        <w:rPr>
          <w:rFonts w:ascii="Times New Roman" w:hAnsi="Times New Roman" w:cs="Times New Roman"/>
        </w:rPr>
        <w:t xml:space="preserve">  </w:t>
      </w:r>
      <w:r w:rsidR="007655A1"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7655A1" w:rsidRPr="00CB45A0">
        <w:rPr>
          <w:rFonts w:ascii="Times New Roman" w:eastAsiaTheme="minorEastAsia" w:hAnsi="Times New Roman" w:cs="Times New Roman"/>
        </w:rPr>
        <w:t xml:space="preserve"> values highlighted the spatial structure in the effort effect (Fig. </w:t>
      </w:r>
      <w:r w:rsidR="00B97BC0" w:rsidRPr="00CB45A0">
        <w:rPr>
          <w:rFonts w:ascii="Times New Roman" w:eastAsiaTheme="minorEastAsia" w:hAnsi="Times New Roman" w:cs="Times New Roman"/>
        </w:rPr>
        <w:t>1C</w:t>
      </w:r>
      <w:r w:rsidR="007655A1" w:rsidRPr="00CB45A0">
        <w:rPr>
          <w:rFonts w:ascii="Times New Roman" w:eastAsiaTheme="minorEastAsia" w:hAnsi="Times New Roman" w:cs="Times New Roman"/>
        </w:rPr>
        <w:t xml:space="preserve">).  Locations with posterior medians well below 1 were frequently locations with </w:t>
      </w:r>
      <w:r w:rsidR="00F72BA2" w:rsidRPr="00CB45A0">
        <w:rPr>
          <w:rFonts w:ascii="Times New Roman" w:eastAsiaTheme="minorEastAsia" w:hAnsi="Times New Roman" w:cs="Times New Roman"/>
        </w:rPr>
        <w:t>relatively low</w:t>
      </w:r>
      <w:r w:rsidR="007655A1" w:rsidRPr="00CB45A0">
        <w:rPr>
          <w:rFonts w:ascii="Times New Roman" w:eastAsiaTheme="minorEastAsia" w:hAnsi="Times New Roman" w:cs="Times New Roman"/>
        </w:rPr>
        <w:t xml:space="preserve"> abundance indices (Fig. </w:t>
      </w:r>
      <w:r w:rsidR="00B97BC0" w:rsidRPr="00CB45A0">
        <w:rPr>
          <w:rFonts w:ascii="Times New Roman" w:eastAsiaTheme="minorEastAsia" w:hAnsi="Times New Roman" w:cs="Times New Roman"/>
        </w:rPr>
        <w:t>1B</w:t>
      </w:r>
      <w:r w:rsidR="007655A1" w:rsidRPr="00CB45A0">
        <w:rPr>
          <w:rFonts w:ascii="Times New Roman" w:eastAsiaTheme="minorEastAsia" w:hAnsi="Times New Roman" w:cs="Times New Roman"/>
        </w:rPr>
        <w:t xml:space="preserve">), suggesting </w:t>
      </w:r>
      <w:r w:rsidR="00F72BA2" w:rsidRPr="00CB45A0">
        <w:rPr>
          <w:rFonts w:ascii="Times New Roman" w:eastAsiaTheme="minorEastAsia" w:hAnsi="Times New Roman" w:cs="Times New Roman"/>
        </w:rPr>
        <w:t xml:space="preserve">that the majority of </w:t>
      </w:r>
      <w:r w:rsidR="003C3C59">
        <w:rPr>
          <w:rFonts w:ascii="Times New Roman" w:eastAsiaTheme="minorEastAsia" w:hAnsi="Times New Roman" w:cs="Times New Roman"/>
        </w:rPr>
        <w:t>American Robins</w:t>
      </w:r>
      <w:r w:rsidR="00F72BA2" w:rsidRPr="00CB45A0">
        <w:rPr>
          <w:rFonts w:ascii="Times New Roman" w:eastAsiaTheme="minorEastAsia" w:hAnsi="Times New Roman" w:cs="Times New Roman"/>
        </w:rPr>
        <w:t xml:space="preserve"> in </w:t>
      </w:r>
      <w:r w:rsidR="00332A3A" w:rsidRPr="00CB45A0">
        <w:rPr>
          <w:rFonts w:ascii="Times New Roman" w:eastAsiaTheme="minorEastAsia" w:hAnsi="Times New Roman" w:cs="Times New Roman"/>
        </w:rPr>
        <w:t xml:space="preserve">a </w:t>
      </w:r>
      <w:r w:rsidR="00F72BA2" w:rsidRPr="00CB45A0">
        <w:rPr>
          <w:rFonts w:ascii="Times New Roman" w:eastAsiaTheme="minorEastAsia" w:hAnsi="Times New Roman" w:cs="Times New Roman"/>
        </w:rPr>
        <w:t xml:space="preserve">count circle could be counted with relatively low effort.  Locations with posterior medians closer to 1 were frequently locations with relatively high abundance indices (Fig. </w:t>
      </w:r>
      <w:r w:rsidR="00B97BC0" w:rsidRPr="00CB45A0">
        <w:rPr>
          <w:rFonts w:ascii="Times New Roman" w:eastAsiaTheme="minorEastAsia" w:hAnsi="Times New Roman" w:cs="Times New Roman"/>
        </w:rPr>
        <w:t>1B</w:t>
      </w:r>
      <w:r w:rsidR="00F72BA2" w:rsidRPr="00CB45A0">
        <w:rPr>
          <w:rFonts w:ascii="Times New Roman" w:eastAsiaTheme="minorEastAsia" w:hAnsi="Times New Roman" w:cs="Times New Roman"/>
        </w:rPr>
        <w:t xml:space="preserve">), suggesting </w:t>
      </w:r>
      <w:r w:rsidR="007655A1" w:rsidRPr="00CB45A0">
        <w:rPr>
          <w:rFonts w:ascii="Times New Roman" w:eastAsiaTheme="minorEastAsia" w:hAnsi="Times New Roman" w:cs="Times New Roman"/>
        </w:rPr>
        <w:t xml:space="preserve">an endless supply of </w:t>
      </w:r>
      <w:r w:rsidR="003C3C59">
        <w:rPr>
          <w:rFonts w:ascii="Times New Roman" w:eastAsiaTheme="minorEastAsia" w:hAnsi="Times New Roman" w:cs="Times New Roman"/>
        </w:rPr>
        <w:t>American Robins</w:t>
      </w:r>
      <w:r w:rsidR="007655A1" w:rsidRPr="00CB45A0">
        <w:rPr>
          <w:rFonts w:ascii="Times New Roman" w:eastAsiaTheme="minorEastAsia" w:hAnsi="Times New Roman" w:cs="Times New Roman"/>
        </w:rPr>
        <w:t xml:space="preserve"> for CBC </w:t>
      </w:r>
      <w:r w:rsidR="007655A1" w:rsidRPr="00CB45A0">
        <w:rPr>
          <w:rFonts w:ascii="Times New Roman" w:eastAsiaTheme="minorEastAsia" w:hAnsi="Times New Roman" w:cs="Times New Roman"/>
        </w:rPr>
        <w:lastRenderedPageBreak/>
        <w:t>volunteers to count.</w:t>
      </w:r>
      <w:r w:rsidR="007B72CE" w:rsidRPr="00CB45A0">
        <w:rPr>
          <w:rFonts w:ascii="Times New Roman" w:eastAsiaTheme="minorEastAsia" w:hAnsi="Times New Roman" w:cs="Times New Roman"/>
        </w:rPr>
        <w:t xml:space="preserve">  The two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B72CE"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4008E7" w:rsidRPr="00CB45A0">
        <w:rPr>
          <w:rFonts w:ascii="Times New Roman" w:eastAsiaTheme="minorEastAsia" w:hAnsi="Times New Roman" w:cs="Times New Roman"/>
        </w:rPr>
        <w:t>,</w:t>
      </w:r>
      <w:r w:rsidR="007B72CE" w:rsidRPr="00CB45A0">
        <w:rPr>
          <w:rFonts w:ascii="Times New Roman" w:eastAsiaTheme="minorEastAsia" w:hAnsi="Times New Roman" w:cs="Times New Roman"/>
        </w:rPr>
        <w:t xml:space="preserve"> were correlated</w:t>
      </w:r>
      <w:r w:rsidR="00F671B2" w:rsidRPr="00CB45A0">
        <w:rPr>
          <w:rFonts w:ascii="Times New Roman" w:eastAsiaTheme="minorEastAsia" w:hAnsi="Times New Roman" w:cs="Times New Roman"/>
        </w:rPr>
        <w:t xml:space="preserve"> across space</w:t>
      </w:r>
      <w:r w:rsidR="007B72CE" w:rsidRPr="00CB45A0">
        <w:rPr>
          <w:rFonts w:ascii="Times New Roman" w:eastAsiaTheme="minorEastAsia" w:hAnsi="Times New Roman" w:cs="Times New Roman"/>
        </w:rPr>
        <w:t>, with a rank correlation coefficient of 0.26.</w:t>
      </w:r>
    </w:p>
    <w:p w14:paraId="06E887BC" w14:textId="4EDC69AE" w:rsidR="00F72BA2" w:rsidRPr="00CB45A0" w:rsidRDefault="00AB6074"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Posterior median values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B2611"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 xml:space="preserve">the </w:t>
      </w:r>
      <w:r w:rsidR="008B2611" w:rsidRPr="00CB45A0">
        <w:rPr>
          <w:rFonts w:ascii="Times New Roman" w:eastAsiaTheme="minorEastAsia" w:hAnsi="Times New Roman" w:cs="Times New Roman"/>
        </w:rPr>
        <w:t xml:space="preserve">temporal trend </w:t>
      </w:r>
      <w:r w:rsidR="008006AA" w:rsidRPr="00CB45A0">
        <w:rPr>
          <w:rFonts w:ascii="Times New Roman" w:eastAsiaTheme="minorEastAsia" w:hAnsi="Times New Roman" w:cs="Times New Roman"/>
        </w:rPr>
        <w:t>from</w:t>
      </w:r>
      <w:r w:rsidR="008B2611" w:rsidRPr="00CB45A0">
        <w:rPr>
          <w:rFonts w:ascii="Times New Roman" w:eastAsiaTheme="minorEastAsia" w:hAnsi="Times New Roman" w:cs="Times New Roman"/>
        </w:rPr>
        <w:t xml:space="preserve"> 1966</w:t>
      </w:r>
      <w:r w:rsidR="008006AA" w:rsidRPr="00CB45A0">
        <w:rPr>
          <w:rFonts w:ascii="Times New Roman" w:eastAsiaTheme="minorEastAsia" w:hAnsi="Times New Roman" w:cs="Times New Roman"/>
        </w:rPr>
        <w:t xml:space="preserve"> through </w:t>
      </w:r>
      <w:r w:rsidR="008B2611" w:rsidRPr="00CB45A0">
        <w:rPr>
          <w:rFonts w:ascii="Times New Roman" w:eastAsiaTheme="minorEastAsia" w:hAnsi="Times New Roman" w:cs="Times New Roman"/>
        </w:rPr>
        <w:t>2017</w:t>
      </w:r>
      <w:r w:rsidRPr="00CB45A0">
        <w:rPr>
          <w:rFonts w:ascii="Times New Roman" w:eastAsiaTheme="minorEastAsia" w:hAnsi="Times New Roman" w:cs="Times New Roman"/>
        </w:rPr>
        <w:t>, when transformed to annual percent change, varied from</w:t>
      </w:r>
      <w:r w:rsidRPr="009A24E2">
        <w:rPr>
          <w:rFonts w:ascii="Times New Roman" w:eastAsiaTheme="minorEastAsia" w:hAnsi="Times New Roman" w:cs="Times New Roman"/>
          <w:color w:val="4F81BD" w:themeColor="accent1"/>
        </w:rPr>
        <w:t xml:space="preserve"> </w:t>
      </w:r>
      <w:r w:rsidR="00327EFA" w:rsidRPr="009A24E2">
        <w:rPr>
          <w:rFonts w:ascii="Times New Roman" w:eastAsiaTheme="minorEastAsia" w:hAnsi="Times New Roman" w:cs="Times New Roman"/>
          <w:color w:val="4F81BD" w:themeColor="accent1"/>
        </w:rPr>
        <w:t>-11.80</w:t>
      </w:r>
      <w:r w:rsidR="00B91B48" w:rsidRPr="009A24E2">
        <w:rPr>
          <w:rFonts w:ascii="Times New Roman" w:eastAsiaTheme="minorEastAsia" w:hAnsi="Times New Roman" w:cs="Times New Roman"/>
          <w:color w:val="4F81BD" w:themeColor="accent1"/>
        </w:rPr>
        <w:t>%</w:t>
      </w:r>
      <w:r w:rsidRPr="009A24E2">
        <w:rPr>
          <w:rFonts w:ascii="Times New Roman" w:eastAsiaTheme="minorEastAsia" w:hAnsi="Times New Roman" w:cs="Times New Roman"/>
          <w:color w:val="4F81BD" w:themeColor="accent1"/>
        </w:rPr>
        <w:t xml:space="preserve"> to </w:t>
      </w:r>
      <w:r w:rsidR="00327EFA" w:rsidRPr="009A24E2">
        <w:rPr>
          <w:rFonts w:ascii="Times New Roman" w:eastAsiaTheme="minorEastAsia" w:hAnsi="Times New Roman" w:cs="Times New Roman"/>
          <w:color w:val="4F81BD" w:themeColor="accent1"/>
        </w:rPr>
        <w:t>13.63</w:t>
      </w:r>
      <w:r w:rsidR="00B91B48" w:rsidRPr="009A24E2">
        <w:rPr>
          <w:rFonts w:ascii="Times New Roman" w:eastAsiaTheme="minorEastAsia" w:hAnsi="Times New Roman" w:cs="Times New Roman"/>
          <w:color w:val="4F81BD" w:themeColor="accent1"/>
        </w:rPr>
        <w:t>%</w:t>
      </w:r>
      <w:r w:rsidR="009A24E2" w:rsidRPr="009A24E2">
        <w:rPr>
          <w:rFonts w:ascii="Times New Roman" w:eastAsiaTheme="minorEastAsia" w:hAnsi="Times New Roman" w:cs="Times New Roman"/>
          <w:color w:val="4F81BD" w:themeColor="accent1"/>
        </w:rPr>
        <w:t xml:space="preserve"> per year</w:t>
      </w:r>
      <w:r w:rsidRPr="009A24E2">
        <w:rPr>
          <w:rFonts w:ascii="Times New Roman" w:eastAsiaTheme="minorEastAsia" w:hAnsi="Times New Roman" w:cs="Times New Roman"/>
          <w:color w:val="4F81BD" w:themeColor="accent1"/>
        </w:rPr>
        <w:t xml:space="preserve">, with a median value of </w:t>
      </w:r>
      <w:r w:rsidR="00327EFA" w:rsidRPr="009A24E2">
        <w:rPr>
          <w:rFonts w:ascii="Times New Roman" w:eastAsiaTheme="minorEastAsia" w:hAnsi="Times New Roman" w:cs="Times New Roman"/>
          <w:color w:val="4F81BD" w:themeColor="accent1"/>
        </w:rPr>
        <w:t>2.63</w:t>
      </w:r>
      <w:r w:rsidR="00B91B48" w:rsidRPr="009A24E2">
        <w:rPr>
          <w:rFonts w:ascii="Times New Roman" w:eastAsiaTheme="minorEastAsia" w:hAnsi="Times New Roman" w:cs="Times New Roman"/>
          <w:color w:val="4F81BD" w:themeColor="accent1"/>
        </w:rPr>
        <w:t>%</w:t>
      </w:r>
      <w:r w:rsidR="009A24E2" w:rsidRPr="009A24E2">
        <w:rPr>
          <w:rFonts w:ascii="Times New Roman" w:eastAsiaTheme="minorEastAsia" w:hAnsi="Times New Roman" w:cs="Times New Roman"/>
          <w:color w:val="4F81BD" w:themeColor="accent1"/>
        </w:rPr>
        <w:t xml:space="preserve"> per year</w:t>
      </w:r>
      <w:r w:rsidR="00A702C0" w:rsidRPr="00CB45A0">
        <w:rPr>
          <w:rFonts w:ascii="Times New Roman" w:eastAsiaTheme="minorEastAsia" w:hAnsi="Times New Roman" w:cs="Times New Roman"/>
        </w:rPr>
        <w:t xml:space="preserve"> (Fig. 1D)</w:t>
      </w:r>
      <w:r w:rsidRPr="00CB45A0">
        <w:rPr>
          <w:rFonts w:ascii="Times New Roman" w:eastAsiaTheme="minorEastAsia" w:hAnsi="Times New Roman" w:cs="Times New Roman"/>
        </w:rPr>
        <w:t xml:space="preserve">.  The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91B48" w:rsidRPr="00CB45A0">
        <w:rPr>
          <w:rFonts w:ascii="Times New Roman" w:eastAsiaTheme="minorEastAsia" w:hAnsi="Times New Roman" w:cs="Times New Roman"/>
        </w:rPr>
        <w:t xml:space="preserve"> values </w:t>
      </w:r>
      <w:r w:rsidRPr="00CB45A0">
        <w:rPr>
          <w:rFonts w:ascii="Times New Roman" w:eastAsiaTheme="minorEastAsia" w:hAnsi="Times New Roman" w:cs="Times New Roman"/>
        </w:rPr>
        <w:t xml:space="preserve">indicated that </w:t>
      </w:r>
      <w:r w:rsidR="007655A1" w:rsidRPr="00CB45A0">
        <w:rPr>
          <w:rFonts w:ascii="Times New Roman" w:eastAsiaTheme="minorEastAsia" w:hAnsi="Times New Roman" w:cs="Times New Roman"/>
        </w:rPr>
        <w:t>8</w:t>
      </w:r>
      <w:r w:rsidRPr="00CB45A0">
        <w:rPr>
          <w:rFonts w:ascii="Times New Roman" w:eastAsiaTheme="minorEastAsia" w:hAnsi="Times New Roman" w:cs="Times New Roman"/>
        </w:rPr>
        <w:t xml:space="preserve">% of estimates were significantly </w:t>
      </w:r>
      <w:r w:rsidR="00F671B2" w:rsidRPr="00CB45A0">
        <w:rPr>
          <w:rFonts w:ascii="Times New Roman" w:eastAsiaTheme="minorEastAsia" w:hAnsi="Times New Roman" w:cs="Times New Roman"/>
        </w:rPr>
        <w:t>lower</w:t>
      </w:r>
      <w:r w:rsidR="007655A1" w:rsidRPr="00CB45A0">
        <w:rPr>
          <w:rFonts w:ascii="Times New Roman" w:eastAsiaTheme="minorEastAsia" w:hAnsi="Times New Roman" w:cs="Times New Roman"/>
        </w:rPr>
        <w:t xml:space="preserve"> than 0</w:t>
      </w:r>
      <w:r w:rsidRPr="00CB45A0">
        <w:rPr>
          <w:rFonts w:ascii="Times New Roman" w:eastAsiaTheme="minorEastAsia" w:hAnsi="Times New Roman" w:cs="Times New Roman"/>
        </w:rPr>
        <w:t xml:space="preserve">, while </w:t>
      </w:r>
      <w:r w:rsidR="007655A1" w:rsidRPr="00CB45A0">
        <w:rPr>
          <w:rFonts w:ascii="Times New Roman" w:eastAsiaTheme="minorEastAsia" w:hAnsi="Times New Roman" w:cs="Times New Roman"/>
        </w:rPr>
        <w:t>44%</w:t>
      </w:r>
      <w:r w:rsidRPr="00CB45A0">
        <w:rPr>
          <w:rFonts w:ascii="Times New Roman" w:eastAsiaTheme="minorEastAsia" w:hAnsi="Times New Roman" w:cs="Times New Roman"/>
        </w:rPr>
        <w:t xml:space="preserve"> were significantly greater than 0</w:t>
      </w:r>
      <w:r w:rsidR="00A702C0" w:rsidRPr="00CB45A0">
        <w:rPr>
          <w:rFonts w:ascii="Times New Roman" w:eastAsiaTheme="minorEastAsia" w:hAnsi="Times New Roman" w:cs="Times New Roman"/>
        </w:rPr>
        <w:t xml:space="preserve"> (Fig. 1E)</w:t>
      </w:r>
      <w:r w:rsidRPr="00CB45A0">
        <w:rPr>
          <w:rFonts w:ascii="Times New Roman" w:eastAsiaTheme="minorEastAsia" w:hAnsi="Times New Roman" w:cs="Times New Roman"/>
        </w:rPr>
        <w:t xml:space="preserve">.  </w:t>
      </w:r>
      <w:r w:rsidR="00F72BA2"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showed that </w:t>
      </w:r>
      <w:r w:rsidR="00B91B48" w:rsidRPr="00CB45A0">
        <w:rPr>
          <w:rFonts w:ascii="Times New Roman" w:eastAsiaTheme="minorEastAsia" w:hAnsi="Times New Roman" w:cs="Times New Roman"/>
        </w:rPr>
        <w:t>relative abundance trends</w:t>
      </w:r>
      <w:r w:rsidR="00F72BA2" w:rsidRPr="00CB45A0">
        <w:rPr>
          <w:rFonts w:ascii="Times New Roman" w:eastAsiaTheme="minorEastAsia" w:hAnsi="Times New Roman" w:cs="Times New Roman"/>
        </w:rPr>
        <w:t xml:space="preserve"> </w:t>
      </w:r>
      <w:r w:rsidR="00F671B2" w:rsidRPr="00CB45A0">
        <w:rPr>
          <w:rFonts w:ascii="Times New Roman" w:eastAsiaTheme="minorEastAsia" w:hAnsi="Times New Roman" w:cs="Times New Roman"/>
        </w:rPr>
        <w:t>had</w:t>
      </w:r>
      <w:r w:rsidR="00F72BA2" w:rsidRPr="00CB45A0">
        <w:rPr>
          <w:rFonts w:ascii="Times New Roman" w:eastAsiaTheme="minorEastAsia" w:hAnsi="Times New Roman" w:cs="Times New Roman"/>
        </w:rPr>
        <w:t xml:space="preserve"> strong spatial </w:t>
      </w:r>
      <w:r w:rsidR="00F671B2" w:rsidRPr="00CB45A0">
        <w:rPr>
          <w:rFonts w:ascii="Times New Roman" w:eastAsiaTheme="minorEastAsia" w:hAnsi="Times New Roman" w:cs="Times New Roman"/>
        </w:rPr>
        <w:t>structure</w:t>
      </w:r>
      <w:r w:rsidR="00F72BA2" w:rsidRPr="00CB45A0">
        <w:rPr>
          <w:rFonts w:ascii="Times New Roman" w:eastAsiaTheme="minorEastAsia" w:hAnsi="Times New Roman" w:cs="Times New Roman"/>
        </w:rPr>
        <w:t xml:space="preserve">.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w:t>
      </w:r>
      <w:r w:rsidR="00A702C0" w:rsidRPr="00CB45A0">
        <w:rPr>
          <w:rFonts w:ascii="Times New Roman" w:eastAsiaTheme="minorEastAsia" w:hAnsi="Times New Roman" w:cs="Times New Roman"/>
        </w:rPr>
        <w:t xml:space="preserve">(Fig. 1F) </w:t>
      </w:r>
      <w:r w:rsidR="00F72BA2" w:rsidRPr="00CB45A0">
        <w:rPr>
          <w:rFonts w:ascii="Times New Roman" w:eastAsiaTheme="minorEastAsia" w:hAnsi="Times New Roman" w:cs="Times New Roman"/>
        </w:rPr>
        <w:t>were used to illustrate where trends were significantly negative or positive</w:t>
      </w:r>
      <w:r w:rsidR="004C7026"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showing that</w:t>
      </w:r>
      <w:r w:rsidR="00F72BA2" w:rsidRPr="00CB45A0">
        <w:rPr>
          <w:rFonts w:ascii="Times New Roman" w:eastAsiaTheme="minorEastAsia" w:hAnsi="Times New Roman" w:cs="Times New Roman"/>
        </w:rPr>
        <w:t xml:space="preserve"> relative abundance during winter has </w:t>
      </w:r>
      <w:r w:rsidR="00F72BA2" w:rsidRPr="00CB45A0">
        <w:rPr>
          <w:rFonts w:ascii="Times New Roman" w:hAnsi="Times New Roman" w:cs="Times New Roman"/>
        </w:rPr>
        <w:t xml:space="preserve">generally decreased in </w:t>
      </w:r>
      <w:r w:rsidR="008006AA" w:rsidRPr="00CB45A0">
        <w:rPr>
          <w:rFonts w:ascii="Times New Roman" w:hAnsi="Times New Roman" w:cs="Times New Roman"/>
        </w:rPr>
        <w:t xml:space="preserve">the southern </w:t>
      </w:r>
      <w:r w:rsidR="003C3C59">
        <w:rPr>
          <w:rFonts w:ascii="Times New Roman" w:hAnsi="Times New Roman" w:cs="Times New Roman"/>
        </w:rPr>
        <w:t xml:space="preserve">and coastal </w:t>
      </w:r>
      <w:r w:rsidR="008006AA" w:rsidRPr="00CB45A0">
        <w:rPr>
          <w:rFonts w:ascii="Times New Roman" w:hAnsi="Times New Roman" w:cs="Times New Roman"/>
        </w:rPr>
        <w:t>parts</w:t>
      </w:r>
      <w:r w:rsidR="00F72BA2" w:rsidRPr="00CB45A0">
        <w:rPr>
          <w:rFonts w:ascii="Times New Roman" w:hAnsi="Times New Roman" w:cs="Times New Roman"/>
        </w:rPr>
        <w:t xml:space="preserve"> of their range and increased in the </w:t>
      </w:r>
      <w:r w:rsidR="008006AA" w:rsidRPr="00CB45A0">
        <w:rPr>
          <w:rFonts w:ascii="Times New Roman" w:hAnsi="Times New Roman" w:cs="Times New Roman"/>
        </w:rPr>
        <w:t>northern</w:t>
      </w:r>
      <w:r w:rsidR="00F72BA2" w:rsidRPr="00CB45A0">
        <w:rPr>
          <w:rFonts w:ascii="Times New Roman" w:hAnsi="Times New Roman" w:cs="Times New Roman"/>
        </w:rPr>
        <w:t xml:space="preserve"> </w:t>
      </w:r>
      <w:r w:rsidR="003C3C59">
        <w:rPr>
          <w:rFonts w:ascii="Times New Roman" w:hAnsi="Times New Roman" w:cs="Times New Roman"/>
        </w:rPr>
        <w:t xml:space="preserve">and interior </w:t>
      </w:r>
      <w:r w:rsidR="00F72BA2" w:rsidRPr="00CB45A0">
        <w:rPr>
          <w:rFonts w:ascii="Times New Roman" w:hAnsi="Times New Roman" w:cs="Times New Roman"/>
        </w:rPr>
        <w:t xml:space="preserve">parts of their range.  </w:t>
      </w:r>
      <w:r w:rsidR="00F671B2" w:rsidRPr="00CB45A0">
        <w:rPr>
          <w:rFonts w:ascii="Times New Roman" w:eastAsiaTheme="minorEastAsia"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were significantly correlated across space, with a rank correlation coefficient of -0.</w:t>
      </w:r>
      <w:r w:rsidR="00327EFA" w:rsidRPr="00CB45A0">
        <w:rPr>
          <w:rFonts w:ascii="Times New Roman" w:eastAsiaTheme="minorEastAsia" w:hAnsi="Times New Roman" w:cs="Times New Roman"/>
        </w:rPr>
        <w:t>1</w:t>
      </w:r>
      <w:r w:rsidR="00A07CF7" w:rsidRPr="00CB45A0">
        <w:rPr>
          <w:rFonts w:ascii="Times New Roman" w:eastAsiaTheme="minorEastAsia" w:hAnsi="Times New Roman" w:cs="Times New Roman"/>
        </w:rPr>
        <w:t>6</w:t>
      </w:r>
      <w:r w:rsidR="00F671B2" w:rsidRPr="00CB45A0">
        <w:rPr>
          <w:rFonts w:ascii="Times New Roman" w:eastAsiaTheme="minorEastAsia" w:hAnsi="Times New Roman" w:cs="Times New Roman"/>
        </w:rPr>
        <w:t>, indicating that the strongest trends were occurring at the margins of the geographic range where relative abundance was lowest.</w:t>
      </w:r>
    </w:p>
    <w:p w14:paraId="5C3AB583" w14:textId="553A88CB" w:rsidR="00F72BA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B27D74" w:rsidRPr="00CB45A0">
        <w:rPr>
          <w:rFonts w:ascii="Times New Roman" w:hAnsi="Times New Roman" w:cs="Times New Roman"/>
        </w:rPr>
        <w:t xml:space="preserve">posterior median </w:t>
      </w:r>
      <w:r w:rsidR="009A7115" w:rsidRPr="00CB45A0">
        <w:rPr>
          <w:rFonts w:ascii="Times New Roman" w:hAnsi="Times New Roman" w:cs="Times New Roman"/>
        </w:rPr>
        <w:t xml:space="preserve">estimate for </w:t>
      </w:r>
      <m:oMath>
        <m:r>
          <w:rPr>
            <w:rFonts w:ascii="Cambria Math" w:hAnsi="Cambria Math" w:cs="Times New Roman"/>
          </w:rPr>
          <m:t>ϕ</m:t>
        </m:r>
      </m:oMath>
      <w:r w:rsidR="009A7115" w:rsidRPr="00CB45A0">
        <w:rPr>
          <w:rFonts w:ascii="Times New Roman" w:hAnsi="Times New Roman" w:cs="Times New Roman"/>
        </w:rPr>
        <w:t>, the dispersion parameter, was</w:t>
      </w:r>
      <w:r w:rsidR="00B27D74" w:rsidRPr="00CB45A0">
        <w:rPr>
          <w:rFonts w:ascii="Times New Roman" w:hAnsi="Times New Roman" w:cs="Times New Roman"/>
        </w:rPr>
        <w:t xml:space="preserve"> </w:t>
      </w:r>
      <m:oMath>
        <m:r>
          <m:rPr>
            <m:sty m:val="p"/>
          </m:rP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log⁡</m:t>
            </m:r>
            <m:r>
              <w:rPr>
                <w:rFonts w:ascii="Cambria Math" w:hAnsi="Cambria Math" w:cs="Times New Roman"/>
              </w:rPr>
              <m:t>(0.55)</m:t>
            </m:r>
          </m:e>
        </m:d>
        <m:r>
          <w:rPr>
            <w:rFonts w:ascii="Cambria Math" w:hAnsi="Cambria Math" w:cs="Times New Roman"/>
          </w:rPr>
          <m:t>=1.83</m:t>
        </m:r>
      </m:oMath>
      <w:r w:rsidRPr="00CB45A0">
        <w:rPr>
          <w:rFonts w:ascii="Times New Roman" w:hAnsi="Times New Roman" w:cs="Times New Roman"/>
        </w:rPr>
        <w:t xml:space="preserve">, </w:t>
      </w:r>
      <w:r w:rsidR="00B97BC0" w:rsidRPr="00CB45A0">
        <w:rPr>
          <w:rFonts w:ascii="Times New Roman" w:hAnsi="Times New Roman" w:cs="Times New Roman"/>
        </w:rPr>
        <w:t xml:space="preserve">considerably larger </w:t>
      </w:r>
      <w:r w:rsidRPr="00CB45A0">
        <w:rPr>
          <w:rFonts w:ascii="Times New Roman" w:hAnsi="Times New Roman" w:cs="Times New Roman"/>
        </w:rPr>
        <w:t xml:space="preserve">than 1, highlighting overdispersion in </w:t>
      </w:r>
      <w:r w:rsidR="003233A4">
        <w:rPr>
          <w:rFonts w:ascii="Times New Roman" w:hAnsi="Times New Roman" w:cs="Times New Roman"/>
        </w:rPr>
        <w:t>American Robin</w:t>
      </w:r>
      <w:r w:rsidR="00FC5D32" w:rsidRPr="00CB45A0">
        <w:rPr>
          <w:rFonts w:ascii="Times New Roman" w:hAnsi="Times New Roman" w:cs="Times New Roman"/>
        </w:rPr>
        <w:t xml:space="preserve"> counts relative to a Poisson distribution</w:t>
      </w:r>
      <w:r w:rsidRPr="00CB45A0">
        <w:rPr>
          <w:rFonts w:ascii="Times New Roman" w:hAnsi="Times New Roman" w:cs="Times New Roman"/>
        </w:rPr>
        <w:t xml:space="preserve">. </w:t>
      </w:r>
      <w:r w:rsidR="009A7115" w:rsidRPr="00CB45A0">
        <w:rPr>
          <w:rFonts w:ascii="Times New Roman" w:hAnsi="Times New Roman" w:cs="Times New Roman"/>
        </w:rPr>
        <w:t xml:space="preserve"> </w:t>
      </w:r>
      <w:r w:rsidR="00001DF7" w:rsidRPr="00CB45A0">
        <w:rPr>
          <w:rFonts w:ascii="Times New Roman" w:hAnsi="Times New Roman" w:cs="Times New Roman"/>
        </w:rPr>
        <w:t>C</w:t>
      </w:r>
      <w:r w:rsidR="00B15988" w:rsidRPr="00CB45A0">
        <w:rPr>
          <w:rFonts w:ascii="Times New Roman" w:hAnsi="Times New Roman" w:cs="Times New Roman"/>
        </w:rPr>
        <w:t>redible</w:t>
      </w:r>
      <w:r w:rsidR="00001DF7" w:rsidRPr="00CB45A0">
        <w:rPr>
          <w:rFonts w:ascii="Times New Roman" w:hAnsi="Times New Roman" w:cs="Times New Roman"/>
        </w:rPr>
        <w:t xml:space="preserve"> intervals for p</w:t>
      </w:r>
      <w:r w:rsidRPr="00CB45A0">
        <w:rPr>
          <w:rFonts w:ascii="Times New Roman" w:hAnsi="Times New Roman" w:cs="Times New Roman"/>
        </w:rPr>
        <w:t xml:space="preserve">recision estimates for the random effects showed that all were important for explaining variation in the </w:t>
      </w:r>
      <w:r w:rsidR="009D0004" w:rsidRPr="00CB45A0">
        <w:rPr>
          <w:rFonts w:ascii="Times New Roman" w:hAnsi="Times New Roman" w:cs="Times New Roman"/>
        </w:rPr>
        <w:t xml:space="preserve">count </w:t>
      </w:r>
      <w:r w:rsidRPr="00CB45A0">
        <w:rPr>
          <w:rFonts w:ascii="Times New Roman" w:hAnsi="Times New Roman" w:cs="Times New Roman"/>
        </w:rPr>
        <w:t xml:space="preserve">data. </w:t>
      </w:r>
      <w:r w:rsidR="00B15988" w:rsidRPr="00CB45A0">
        <w:rPr>
          <w:rFonts w:ascii="Times New Roman" w:hAnsi="Times New Roman" w:cs="Times New Roman"/>
        </w:rPr>
        <w:t xml:space="preserve"> When p</w:t>
      </w:r>
      <w:r w:rsidR="00FC5D32" w:rsidRPr="00CB45A0">
        <w:rPr>
          <w:rFonts w:ascii="Times New Roman" w:hAnsi="Times New Roman" w:cs="Times New Roman"/>
        </w:rPr>
        <w:t>recision values were converted to a standard deviation scale, t</w:t>
      </w:r>
      <w:r w:rsidRPr="00CB45A0">
        <w:rPr>
          <w:rFonts w:ascii="Times New Roman" w:hAnsi="Times New Roman" w:cs="Times New Roman"/>
        </w:rPr>
        <w:t xml:space="preserve">he random effects were ranked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414A7"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intercept, </w:t>
      </w:r>
      <w:r w:rsidR="00B15988" w:rsidRPr="00CB45A0">
        <w:rPr>
          <w:rFonts w:ascii="Times New Roman" w:eastAsiaTheme="minorEastAsia" w:hAnsi="Times New Roman" w:cs="Times New Roman"/>
        </w:rPr>
        <w:t xml:space="preserve">SD = </w:t>
      </w:r>
      <w:r w:rsidR="00F414A7" w:rsidRPr="00CB45A0">
        <w:rPr>
          <w:rFonts w:ascii="Times New Roman" w:eastAsiaTheme="minorEastAsia" w:hAnsi="Times New Roman" w:cs="Times New Roman"/>
        </w:rPr>
        <w:t>1.5</w:t>
      </w:r>
      <w:r w:rsidR="00B15988" w:rsidRPr="00CB45A0">
        <w:rPr>
          <w:rFonts w:ascii="Times New Roman" w:eastAsiaTheme="minorEastAsia" w:hAnsi="Times New Roman" w:cs="Times New Roman"/>
        </w:rPr>
        <w:t>8</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F414A7"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circle-specific intercept, </w:t>
      </w:r>
      <w:r w:rsidR="00F414A7" w:rsidRPr="00CB45A0">
        <w:rPr>
          <w:rFonts w:ascii="Times New Roman" w:eastAsiaTheme="minorEastAsia" w:hAnsi="Times New Roman" w:cs="Times New Roman"/>
        </w:rPr>
        <w:t>1.0</w:t>
      </w:r>
      <w:r w:rsidR="00B15988" w:rsidRPr="00CB45A0">
        <w:rPr>
          <w:rFonts w:ascii="Times New Roman" w:eastAsiaTheme="minorEastAsia" w:hAnsi="Times New Roman" w:cs="Times New Roman"/>
        </w:rPr>
        <w:t>5</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effort effect, </w:t>
      </w:r>
      <w:r w:rsidR="00B15988" w:rsidRPr="00CB45A0">
        <w:rPr>
          <w:rFonts w:ascii="Times New Roman" w:eastAsiaTheme="minorEastAsia" w:hAnsi="Times New Roman" w:cs="Times New Roman"/>
        </w:rPr>
        <w:t>0.25</w:t>
      </w:r>
      <w:r w:rsidR="00D92643" w:rsidRPr="00CB45A0">
        <w:rPr>
          <w:rFonts w:ascii="Times New Roman" w:eastAsiaTheme="minorEastAsia"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year effect, </w:t>
      </w:r>
      <w:r w:rsidR="00B15988" w:rsidRPr="00CB45A0">
        <w:rPr>
          <w:rFonts w:ascii="Times New Roman" w:eastAsiaTheme="minorEastAsia" w:hAnsi="Times New Roman" w:cs="Times New Roman"/>
        </w:rPr>
        <w:t>0.04</w:t>
      </w:r>
      <w:r w:rsidR="00D92643" w:rsidRPr="00CB45A0">
        <w:rPr>
          <w:rFonts w:ascii="Times New Roman" w:eastAsiaTheme="minorEastAsia" w:hAnsi="Times New Roman" w:cs="Times New Roman"/>
        </w:rPr>
        <w:t>)</w:t>
      </w:r>
      <w:r w:rsidRPr="00CB45A0">
        <w:rPr>
          <w:rFonts w:ascii="Times New Roman" w:hAnsi="Times New Roman" w:cs="Times New Roman"/>
        </w:rPr>
        <w:t>, in terms of the amount of variation explained.</w:t>
      </w:r>
    </w:p>
    <w:p w14:paraId="1865F149" w14:textId="0DA38CEC" w:rsidR="00296FA5" w:rsidRPr="00CB45A0" w:rsidRDefault="00BE7780"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40408C" w:rsidRPr="00CB45A0">
        <w:rPr>
          <w:rFonts w:ascii="Times New Roman" w:hAnsi="Times New Roman" w:cs="Times New Roman"/>
        </w:rPr>
        <w:t>2</w:t>
      </w:r>
      <w:r w:rsidR="00F74943" w:rsidRPr="00CB45A0">
        <w:rPr>
          <w:rFonts w:ascii="Times New Roman" w:hAnsi="Times New Roman" w:cs="Times New Roman"/>
        </w:rPr>
        <w:t xml:space="preserve"> shows the median of posterior</w:t>
      </w:r>
      <w:r w:rsidR="00325941" w:rsidRPr="00CB45A0">
        <w:rPr>
          <w:rFonts w:ascii="Times New Roman" w:hAnsi="Times New Roman" w:cs="Times New Roman"/>
        </w:rPr>
        <w:t xml:space="preserve"> median SVC trends</w:t>
      </w:r>
      <w:r w:rsidRPr="00CB45A0">
        <w:rPr>
          <w:rFonts w:ascii="Times New Roman" w:hAnsi="Times New Roman" w:cs="Times New Roman"/>
        </w:rPr>
        <w:t xml:space="preserve"> across cells per BCR</w:t>
      </w:r>
      <w:r w:rsidR="00F74943" w:rsidRPr="00CB45A0">
        <w:rPr>
          <w:rFonts w:ascii="Times New Roman" w:hAnsi="Times New Roman" w:cs="Times New Roman"/>
        </w:rPr>
        <w:t xml:space="preserve"> </w:t>
      </w:r>
      <w:r w:rsidR="00325941" w:rsidRPr="00CB45A0">
        <w:rPr>
          <w:rFonts w:ascii="Times New Roman" w:hAnsi="Times New Roman" w:cs="Times New Roman"/>
        </w:rPr>
        <w:t xml:space="preserve">(Fig. </w:t>
      </w:r>
      <w:r w:rsidR="0040408C" w:rsidRPr="00CB45A0">
        <w:rPr>
          <w:rFonts w:ascii="Times New Roman" w:hAnsi="Times New Roman" w:cs="Times New Roman"/>
        </w:rPr>
        <w:t>2</w:t>
      </w:r>
      <w:r w:rsidR="00325941" w:rsidRPr="00CB45A0">
        <w:rPr>
          <w:rFonts w:ascii="Times New Roman" w:hAnsi="Times New Roman" w:cs="Times New Roman"/>
        </w:rPr>
        <w:t>A)</w:t>
      </w:r>
      <w:r w:rsidR="00A52D44" w:rsidRPr="00CB45A0">
        <w:rPr>
          <w:rFonts w:ascii="Times New Roman" w:hAnsi="Times New Roman" w:cs="Times New Roman"/>
        </w:rPr>
        <w:t>,</w:t>
      </w:r>
      <w:r w:rsidR="00325941" w:rsidRPr="00CB45A0">
        <w:rPr>
          <w:rFonts w:ascii="Times New Roman" w:hAnsi="Times New Roman" w:cs="Times New Roman"/>
        </w:rPr>
        <w:t xml:space="preserve"> </w:t>
      </w:r>
      <w:r w:rsidR="00F74943" w:rsidRPr="00CB45A0">
        <w:rPr>
          <w:rFonts w:ascii="Times New Roman" w:hAnsi="Times New Roman" w:cs="Times New Roman"/>
        </w:rPr>
        <w:t>along with the posterior median trend for each BCR from the standard analysis</w:t>
      </w:r>
      <w:r w:rsidR="00325941" w:rsidRPr="00CB45A0">
        <w:rPr>
          <w:rFonts w:ascii="Times New Roman" w:hAnsi="Times New Roman" w:cs="Times New Roman"/>
        </w:rPr>
        <w:t xml:space="preserve"> (Fig. </w:t>
      </w:r>
      <w:r w:rsidR="0040408C" w:rsidRPr="00CB45A0">
        <w:rPr>
          <w:rFonts w:ascii="Times New Roman" w:hAnsi="Times New Roman" w:cs="Times New Roman"/>
        </w:rPr>
        <w:t>2</w:t>
      </w:r>
      <w:r w:rsidR="00325941" w:rsidRPr="00CB45A0">
        <w:rPr>
          <w:rFonts w:ascii="Times New Roman" w:hAnsi="Times New Roman" w:cs="Times New Roman"/>
        </w:rPr>
        <w:t>B)</w:t>
      </w:r>
      <w:r w:rsidR="00F74943" w:rsidRPr="00CB45A0">
        <w:rPr>
          <w:rFonts w:ascii="Times New Roman" w:hAnsi="Times New Roman" w:cs="Times New Roman"/>
        </w:rPr>
        <w:t xml:space="preserve">.  Side-by-side </w:t>
      </w:r>
      <w:r w:rsidRPr="00CB45A0">
        <w:rPr>
          <w:rFonts w:ascii="Times New Roman" w:hAnsi="Times New Roman" w:cs="Times New Roman"/>
        </w:rPr>
        <w:t xml:space="preserve">visual </w:t>
      </w:r>
      <w:r w:rsidR="00F74943" w:rsidRPr="00CB45A0">
        <w:rPr>
          <w:rFonts w:ascii="Times New Roman" w:hAnsi="Times New Roman" w:cs="Times New Roman"/>
        </w:rPr>
        <w:t>comparison of these maps show</w:t>
      </w:r>
      <w:r w:rsidR="00325941" w:rsidRPr="00CB45A0">
        <w:rPr>
          <w:rFonts w:ascii="Times New Roman" w:hAnsi="Times New Roman" w:cs="Times New Roman"/>
        </w:rPr>
        <w:t>ed</w:t>
      </w:r>
      <w:r w:rsidR="00F74943" w:rsidRPr="00CB45A0">
        <w:rPr>
          <w:rFonts w:ascii="Times New Roman" w:hAnsi="Times New Roman" w:cs="Times New Roman"/>
        </w:rPr>
        <w:t xml:space="preserve"> that aggregate trends </w:t>
      </w:r>
      <w:r w:rsidR="00325941" w:rsidRPr="00CB45A0">
        <w:rPr>
          <w:rFonts w:ascii="Times New Roman" w:hAnsi="Times New Roman" w:cs="Times New Roman"/>
        </w:rPr>
        <w:t>were</w:t>
      </w:r>
      <w:r w:rsidR="00F74943" w:rsidRPr="00CB45A0">
        <w:rPr>
          <w:rFonts w:ascii="Times New Roman" w:hAnsi="Times New Roman" w:cs="Times New Roman"/>
        </w:rPr>
        <w:t xml:space="preserve"> similar, </w:t>
      </w:r>
      <w:r w:rsidR="00F74943" w:rsidRPr="00CB45A0">
        <w:rPr>
          <w:rFonts w:ascii="Times New Roman" w:hAnsi="Times New Roman" w:cs="Times New Roman"/>
        </w:rPr>
        <w:lastRenderedPageBreak/>
        <w:t xml:space="preserve">regardless of method. </w:t>
      </w:r>
      <w:r w:rsidR="00296FA5" w:rsidRPr="00CB45A0">
        <w:rPr>
          <w:rFonts w:ascii="Times New Roman" w:hAnsi="Times New Roman" w:cs="Times New Roman"/>
        </w:rPr>
        <w:t xml:space="preserve"> The SVC appro</w:t>
      </w:r>
      <w:r w:rsidR="00B15988" w:rsidRPr="00CB45A0">
        <w:rPr>
          <w:rFonts w:ascii="Times New Roman" w:hAnsi="Times New Roman" w:cs="Times New Roman"/>
        </w:rPr>
        <w:t>ach gave a median trend of 2.11</w:t>
      </w:r>
      <w:r w:rsidR="003233A4">
        <w:rPr>
          <w:rFonts w:ascii="Times New Roman" w:hAnsi="Times New Roman" w:cs="Times New Roman"/>
        </w:rPr>
        <w:t>%</w:t>
      </w:r>
      <w:r w:rsidR="00296FA5" w:rsidRPr="00CB45A0">
        <w:rPr>
          <w:rFonts w:ascii="Times New Roman" w:hAnsi="Times New Roman" w:cs="Times New Roman"/>
        </w:rPr>
        <w:t xml:space="preserve"> across all BCRs, while the </w:t>
      </w:r>
      <w:r w:rsidR="004D26C0" w:rsidRPr="00CB45A0">
        <w:rPr>
          <w:rFonts w:ascii="Times New Roman" w:hAnsi="Times New Roman" w:cs="Times New Roman"/>
        </w:rPr>
        <w:t xml:space="preserve">posterior </w:t>
      </w:r>
      <w:r w:rsidR="00296FA5" w:rsidRPr="00CB45A0">
        <w:rPr>
          <w:rFonts w:ascii="Times New Roman" w:hAnsi="Times New Roman" w:cs="Times New Roman"/>
        </w:rPr>
        <w:t>median trend for the standard approach was 1.9</w:t>
      </w:r>
      <w:r w:rsidR="00B15988" w:rsidRPr="00CB45A0">
        <w:rPr>
          <w:rFonts w:ascii="Times New Roman" w:hAnsi="Times New Roman" w:cs="Times New Roman"/>
        </w:rPr>
        <w:t>5</w:t>
      </w:r>
      <w:r w:rsidR="003233A4">
        <w:rPr>
          <w:rFonts w:ascii="Times New Roman" w:hAnsi="Times New Roman" w:cs="Times New Roman"/>
        </w:rPr>
        <w:t>%</w:t>
      </w:r>
      <w:r w:rsidR="00296FA5" w:rsidRPr="00CB45A0">
        <w:rPr>
          <w:rFonts w:ascii="Times New Roman" w:hAnsi="Times New Roman" w:cs="Times New Roman"/>
        </w:rPr>
        <w:t xml:space="preserve"> across all BCRs.  Within BCRs, the trend direction was consistent across the two methods in 28 of 32 BCRs.  </w:t>
      </w:r>
      <w:r w:rsidR="00F82E79" w:rsidRPr="00CB45A0">
        <w:rPr>
          <w:rFonts w:ascii="Times New Roman" w:hAnsi="Times New Roman" w:cs="Times New Roman"/>
        </w:rPr>
        <w:t>The rank correlation between BCR trends generated by the two methods was 0.8</w:t>
      </w:r>
      <w:r w:rsidR="00B15988" w:rsidRPr="00CB45A0">
        <w:rPr>
          <w:rFonts w:ascii="Times New Roman" w:hAnsi="Times New Roman" w:cs="Times New Roman"/>
        </w:rPr>
        <w:t>8</w:t>
      </w:r>
      <w:r w:rsidR="00F82E79" w:rsidRPr="00CB45A0">
        <w:rPr>
          <w:rFonts w:ascii="Times New Roman" w:hAnsi="Times New Roman" w:cs="Times New Roman"/>
        </w:rPr>
        <w:t xml:space="preserve">.  </w:t>
      </w:r>
      <w:r w:rsidR="00296FA5" w:rsidRPr="00CB45A0">
        <w:rPr>
          <w:rFonts w:ascii="Times New Roman" w:hAnsi="Times New Roman" w:cs="Times New Roman"/>
        </w:rPr>
        <w:t>Regarding differences,</w:t>
      </w:r>
      <w:r w:rsidR="00325941" w:rsidRPr="00CB45A0">
        <w:rPr>
          <w:rFonts w:ascii="Times New Roman" w:hAnsi="Times New Roman" w:cs="Times New Roman"/>
        </w:rPr>
        <w:t xml:space="preserve"> trends derived from the SVC </w:t>
      </w:r>
      <w:r w:rsidR="00296FA5" w:rsidRPr="00CB45A0">
        <w:rPr>
          <w:rFonts w:ascii="Times New Roman" w:hAnsi="Times New Roman" w:cs="Times New Roman"/>
        </w:rPr>
        <w:t xml:space="preserve">approach </w:t>
      </w:r>
      <w:r w:rsidR="00325941" w:rsidRPr="00CB45A0">
        <w:rPr>
          <w:rFonts w:ascii="Times New Roman" w:hAnsi="Times New Roman" w:cs="Times New Roman"/>
        </w:rPr>
        <w:t xml:space="preserve">changed more </w:t>
      </w:r>
      <w:r w:rsidR="004D26C0" w:rsidRPr="00CB45A0">
        <w:rPr>
          <w:rFonts w:ascii="Times New Roman" w:hAnsi="Times New Roman" w:cs="Times New Roman"/>
        </w:rPr>
        <w:t>smoothly</w:t>
      </w:r>
      <w:r w:rsidR="00325941" w:rsidRPr="00CB45A0">
        <w:rPr>
          <w:rFonts w:ascii="Times New Roman" w:hAnsi="Times New Roman" w:cs="Times New Roman"/>
        </w:rPr>
        <w:t xml:space="preserve"> across the continent, as would be expected using a spatial statistical model.  Also, the range of </w:t>
      </w:r>
      <w:r w:rsidR="00B15988" w:rsidRPr="00CB45A0">
        <w:rPr>
          <w:rFonts w:ascii="Times New Roman" w:hAnsi="Times New Roman" w:cs="Times New Roman"/>
        </w:rPr>
        <w:t xml:space="preserve">posterior median </w:t>
      </w:r>
      <w:r w:rsidR="00325941" w:rsidRPr="00CB45A0">
        <w:rPr>
          <w:rFonts w:ascii="Times New Roman" w:hAnsi="Times New Roman" w:cs="Times New Roman"/>
        </w:rPr>
        <w:t xml:space="preserve">SVC trends </w:t>
      </w:r>
      <w:r w:rsidR="00296FA5" w:rsidRPr="00CB45A0">
        <w:rPr>
          <w:rFonts w:ascii="Times New Roman" w:hAnsi="Times New Roman" w:cs="Times New Roman"/>
        </w:rPr>
        <w:t>(</w:t>
      </w:r>
      <w:r w:rsidR="00B15988" w:rsidRPr="00CB45A0">
        <w:rPr>
          <w:rFonts w:ascii="Times New Roman" w:hAnsi="Times New Roman" w:cs="Times New Roman"/>
        </w:rPr>
        <w:t>-4.58</w:t>
      </w:r>
      <w:r w:rsidR="003233A4">
        <w:rPr>
          <w:rFonts w:ascii="Times New Roman" w:hAnsi="Times New Roman" w:cs="Times New Roman"/>
        </w:rPr>
        <w:t xml:space="preserve">% to </w:t>
      </w:r>
      <w:r w:rsidR="00B15988" w:rsidRPr="00CB45A0">
        <w:rPr>
          <w:rFonts w:ascii="Times New Roman" w:hAnsi="Times New Roman" w:cs="Times New Roman"/>
        </w:rPr>
        <w:t>9.16</w:t>
      </w:r>
      <w:r w:rsidR="003233A4">
        <w:rPr>
          <w:rFonts w:ascii="Times New Roman" w:hAnsi="Times New Roman" w:cs="Times New Roman"/>
        </w:rPr>
        <w:t>%</w:t>
      </w:r>
      <w:r w:rsidR="00296FA5" w:rsidRPr="00CB45A0">
        <w:rPr>
          <w:rFonts w:ascii="Times New Roman" w:hAnsi="Times New Roman" w:cs="Times New Roman"/>
        </w:rPr>
        <w:t xml:space="preserve">) </w:t>
      </w:r>
      <w:r w:rsidR="00325941" w:rsidRPr="00CB45A0">
        <w:rPr>
          <w:rFonts w:ascii="Times New Roman" w:hAnsi="Times New Roman" w:cs="Times New Roman"/>
        </w:rPr>
        <w:t xml:space="preserve">was slightly less than that for standard trends </w:t>
      </w:r>
      <w:r w:rsidR="00296FA5" w:rsidRPr="00CB45A0">
        <w:rPr>
          <w:rFonts w:ascii="Times New Roman" w:hAnsi="Times New Roman" w:cs="Times New Roman"/>
        </w:rPr>
        <w:t>(</w:t>
      </w:r>
      <w:r w:rsidR="00B15988" w:rsidRPr="00CB45A0">
        <w:rPr>
          <w:rFonts w:ascii="Times New Roman" w:hAnsi="Times New Roman" w:cs="Times New Roman"/>
        </w:rPr>
        <w:t>-7.96</w:t>
      </w:r>
      <w:r w:rsidR="003233A4">
        <w:rPr>
          <w:rFonts w:ascii="Times New Roman" w:hAnsi="Times New Roman" w:cs="Times New Roman"/>
        </w:rPr>
        <w:t xml:space="preserve">% to </w:t>
      </w:r>
      <w:r w:rsidR="00B15988" w:rsidRPr="00CB45A0">
        <w:rPr>
          <w:rFonts w:ascii="Times New Roman" w:hAnsi="Times New Roman" w:cs="Times New Roman"/>
        </w:rPr>
        <w:t>14.26</w:t>
      </w:r>
      <w:r w:rsidR="003233A4">
        <w:rPr>
          <w:rFonts w:ascii="Times New Roman" w:hAnsi="Times New Roman" w:cs="Times New Roman"/>
        </w:rPr>
        <w:t>%</w:t>
      </w:r>
      <w:r w:rsidR="00296FA5" w:rsidRPr="00CB45A0">
        <w:rPr>
          <w:rFonts w:ascii="Times New Roman" w:hAnsi="Times New Roman" w:cs="Times New Roman"/>
        </w:rPr>
        <w:t xml:space="preserve">), especially </w:t>
      </w:r>
      <w:r w:rsidR="00B15988" w:rsidRPr="00CB45A0">
        <w:rPr>
          <w:rFonts w:ascii="Times New Roman" w:hAnsi="Times New Roman" w:cs="Times New Roman"/>
        </w:rPr>
        <w:t>near</w:t>
      </w:r>
      <w:r w:rsidR="00325941" w:rsidRPr="00CB45A0">
        <w:rPr>
          <w:rFonts w:ascii="Times New Roman" w:hAnsi="Times New Roman" w:cs="Times New Roman"/>
        </w:rPr>
        <w:t xml:space="preserve"> geographic range boundaries, as would be expected given the sharing of information across space.  </w:t>
      </w:r>
    </w:p>
    <w:p w14:paraId="3130A8C6" w14:textId="429ECB19" w:rsidR="005608B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5608B2" w:rsidRPr="00CB45A0">
        <w:rPr>
          <w:rFonts w:ascii="Times New Roman" w:hAnsi="Times New Roman" w:cs="Times New Roman"/>
        </w:rPr>
        <w:t>3</w:t>
      </w:r>
      <w:r w:rsidR="00325941" w:rsidRPr="00CB45A0">
        <w:rPr>
          <w:rFonts w:ascii="Times New Roman" w:hAnsi="Times New Roman" w:cs="Times New Roman"/>
        </w:rPr>
        <w:t xml:space="preserve"> compares</w:t>
      </w:r>
      <w:r w:rsidR="00BE7780" w:rsidRPr="00CB45A0">
        <w:rPr>
          <w:rFonts w:ascii="Times New Roman" w:hAnsi="Times New Roman" w:cs="Times New Roman"/>
        </w:rPr>
        <w:t xml:space="preserve"> </w:t>
      </w:r>
      <w:r w:rsidRPr="00CB45A0">
        <w:rPr>
          <w:rFonts w:ascii="Times New Roman" w:hAnsi="Times New Roman" w:cs="Times New Roman"/>
        </w:rPr>
        <w:t xml:space="preserve">the credible interval widths </w:t>
      </w:r>
      <w:r w:rsidR="005040D3" w:rsidRPr="00CB45A0">
        <w:rPr>
          <w:rFonts w:ascii="Times New Roman" w:hAnsi="Times New Roman" w:cs="Times New Roman"/>
        </w:rPr>
        <w:t xml:space="preserve">for SVC trends </w:t>
      </w:r>
      <w:r w:rsidRPr="00CB45A0">
        <w:rPr>
          <w:rFonts w:ascii="Times New Roman" w:hAnsi="Times New Roman" w:cs="Times New Roman"/>
        </w:rPr>
        <w:t xml:space="preserve">per grid cell </w:t>
      </w:r>
      <w:r w:rsidR="00325941" w:rsidRPr="00CB45A0">
        <w:rPr>
          <w:rFonts w:ascii="Times New Roman" w:hAnsi="Times New Roman" w:cs="Times New Roman"/>
        </w:rPr>
        <w:t xml:space="preserve">(Fig. </w:t>
      </w:r>
      <w:r w:rsidR="005608B2" w:rsidRPr="00CB45A0">
        <w:rPr>
          <w:rFonts w:ascii="Times New Roman" w:hAnsi="Times New Roman" w:cs="Times New Roman"/>
        </w:rPr>
        <w:t>3</w:t>
      </w:r>
      <w:r w:rsidR="00325941" w:rsidRPr="00CB45A0">
        <w:rPr>
          <w:rFonts w:ascii="Times New Roman" w:hAnsi="Times New Roman" w:cs="Times New Roman"/>
        </w:rPr>
        <w:t xml:space="preserve">A) </w:t>
      </w:r>
      <w:r w:rsidRPr="00CB45A0">
        <w:rPr>
          <w:rFonts w:ascii="Times New Roman" w:hAnsi="Times New Roman" w:cs="Times New Roman"/>
        </w:rPr>
        <w:t xml:space="preserve">with those </w:t>
      </w:r>
      <w:r w:rsidR="002464AF" w:rsidRPr="00CB45A0">
        <w:rPr>
          <w:rFonts w:ascii="Times New Roman" w:hAnsi="Times New Roman" w:cs="Times New Roman"/>
        </w:rPr>
        <w:t xml:space="preserve">from the standard approach </w:t>
      </w:r>
      <w:r w:rsidRPr="00CB45A0">
        <w:rPr>
          <w:rFonts w:ascii="Times New Roman" w:hAnsi="Times New Roman" w:cs="Times New Roman"/>
        </w:rPr>
        <w:t>for aggregate BCR estimate</w:t>
      </w:r>
      <w:r w:rsidR="00BE7780" w:rsidRPr="00CB45A0">
        <w:rPr>
          <w:rFonts w:ascii="Times New Roman" w:hAnsi="Times New Roman" w:cs="Times New Roman"/>
        </w:rPr>
        <w:t xml:space="preserve">s </w:t>
      </w:r>
      <w:r w:rsidR="005040D3" w:rsidRPr="00CB45A0">
        <w:rPr>
          <w:rFonts w:ascii="Times New Roman" w:hAnsi="Times New Roman" w:cs="Times New Roman"/>
        </w:rPr>
        <w:t xml:space="preserve">(Fig. </w:t>
      </w:r>
      <w:r w:rsidR="005608B2" w:rsidRPr="00CB45A0">
        <w:rPr>
          <w:rFonts w:ascii="Times New Roman" w:hAnsi="Times New Roman" w:cs="Times New Roman"/>
        </w:rPr>
        <w:t>3</w:t>
      </w:r>
      <w:r w:rsidR="005040D3" w:rsidRPr="00CB45A0">
        <w:rPr>
          <w:rFonts w:ascii="Times New Roman" w:hAnsi="Times New Roman" w:cs="Times New Roman"/>
        </w:rPr>
        <w:t>B)</w:t>
      </w:r>
      <w:r w:rsidRPr="00CB45A0">
        <w:rPr>
          <w:rFonts w:ascii="Times New Roman" w:hAnsi="Times New Roman" w:cs="Times New Roman"/>
        </w:rPr>
        <w:t xml:space="preserve">. When compared to the standard approach, some </w:t>
      </w:r>
      <w:r w:rsidR="005040D3" w:rsidRPr="00CB45A0">
        <w:rPr>
          <w:rFonts w:ascii="Times New Roman" w:hAnsi="Times New Roman" w:cs="Times New Roman"/>
        </w:rPr>
        <w:t xml:space="preserve">SVC </w:t>
      </w:r>
      <w:r w:rsidRPr="00CB45A0">
        <w:rPr>
          <w:rFonts w:ascii="Times New Roman" w:hAnsi="Times New Roman" w:cs="Times New Roman"/>
        </w:rPr>
        <w:t>grid cells wi</w:t>
      </w:r>
      <w:r w:rsidR="00D70257">
        <w:rPr>
          <w:rFonts w:ascii="Times New Roman" w:hAnsi="Times New Roman" w:cs="Times New Roman"/>
        </w:rPr>
        <w:t xml:space="preserve">thin a BCR, ones </w:t>
      </w:r>
      <w:r w:rsidR="00D70257" w:rsidRPr="00D70257">
        <w:rPr>
          <w:rFonts w:ascii="Times New Roman" w:hAnsi="Times New Roman" w:cs="Times New Roman"/>
          <w:color w:val="4F81BD" w:themeColor="accent1"/>
        </w:rPr>
        <w:t>in information-</w:t>
      </w:r>
      <w:r w:rsidRPr="00D70257">
        <w:rPr>
          <w:rFonts w:ascii="Times New Roman" w:hAnsi="Times New Roman" w:cs="Times New Roman"/>
          <w:color w:val="4F81BD" w:themeColor="accent1"/>
        </w:rPr>
        <w:t xml:space="preserve">rich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w:t>
      </w:r>
      <w:r w:rsidR="00825029" w:rsidRPr="00CB45A0">
        <w:rPr>
          <w:rFonts w:ascii="Times New Roman" w:hAnsi="Times New Roman" w:cs="Times New Roman"/>
        </w:rPr>
        <w:t xml:space="preserve">SVC </w:t>
      </w:r>
      <w:r w:rsidRPr="00CB45A0">
        <w:rPr>
          <w:rFonts w:ascii="Times New Roman" w:hAnsi="Times New Roman" w:cs="Times New Roman"/>
        </w:rPr>
        <w:t xml:space="preserve">trend estimates with </w:t>
      </w:r>
      <w:r w:rsidR="0026189E" w:rsidRPr="00CB45A0">
        <w:rPr>
          <w:rFonts w:ascii="Times New Roman" w:hAnsi="Times New Roman" w:cs="Times New Roman"/>
        </w:rPr>
        <w:t>remarkably</w:t>
      </w:r>
      <w:r w:rsidR="005040D3" w:rsidRPr="00CB45A0">
        <w:rPr>
          <w:rFonts w:ascii="Times New Roman" w:hAnsi="Times New Roman" w:cs="Times New Roman"/>
        </w:rPr>
        <w:t xml:space="preserve"> narrow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w:t>
      </w:r>
      <w:r w:rsidRPr="00CB45A0">
        <w:rPr>
          <w:rFonts w:ascii="Times New Roman" w:hAnsi="Times New Roman" w:cs="Times New Roman"/>
        </w:rPr>
        <w:t>, SVC minimum). Other grid cells, on</w:t>
      </w:r>
      <w:r w:rsidR="00D70257">
        <w:rPr>
          <w:rFonts w:ascii="Times New Roman" w:hAnsi="Times New Roman" w:cs="Times New Roman"/>
        </w:rPr>
        <w:t xml:space="preserve">es in </w:t>
      </w:r>
      <w:r w:rsidR="00D70257" w:rsidRPr="00D70257">
        <w:rPr>
          <w:rFonts w:ascii="Times New Roman" w:hAnsi="Times New Roman" w:cs="Times New Roman"/>
          <w:color w:val="4F81BD" w:themeColor="accent1"/>
        </w:rPr>
        <w:t>information-</w:t>
      </w:r>
      <w:r w:rsidRPr="00D70257">
        <w:rPr>
          <w:rFonts w:ascii="Times New Roman" w:hAnsi="Times New Roman" w:cs="Times New Roman"/>
          <w:color w:val="4F81BD" w:themeColor="accent1"/>
        </w:rPr>
        <w:t xml:space="preserve">poor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trend estimates with </w:t>
      </w:r>
      <w:r w:rsidR="005040D3" w:rsidRPr="00CB45A0">
        <w:rPr>
          <w:rFonts w:ascii="Times New Roman" w:hAnsi="Times New Roman" w:cs="Times New Roman"/>
        </w:rPr>
        <w:t>relatively broad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 SVC maximum)</w:t>
      </w:r>
      <w:r w:rsidRPr="00CB45A0">
        <w:rPr>
          <w:rFonts w:ascii="Times New Roman" w:hAnsi="Times New Roman" w:cs="Times New Roman"/>
        </w:rPr>
        <w:t xml:space="preserve">. On average, </w:t>
      </w:r>
      <w:r w:rsidR="005040D3" w:rsidRPr="00CB45A0">
        <w:rPr>
          <w:rFonts w:ascii="Times New Roman" w:hAnsi="Times New Roman" w:cs="Times New Roman"/>
        </w:rPr>
        <w:t>however, precision</w:t>
      </w:r>
      <w:r w:rsidRPr="00CB45A0">
        <w:rPr>
          <w:rFonts w:ascii="Times New Roman" w:hAnsi="Times New Roman" w:cs="Times New Roman"/>
        </w:rPr>
        <w:t xml:space="preserve"> of estimates</w:t>
      </w:r>
      <w:r w:rsidR="00825029" w:rsidRPr="00CB45A0">
        <w:rPr>
          <w:rFonts w:ascii="Times New Roman" w:hAnsi="Times New Roman" w:cs="Times New Roman"/>
        </w:rPr>
        <w:t xml:space="preserve"> per BCR</w:t>
      </w:r>
      <w:r w:rsidRPr="00CB45A0">
        <w:rPr>
          <w:rFonts w:ascii="Times New Roman" w:hAnsi="Times New Roman" w:cs="Times New Roman"/>
        </w:rPr>
        <w:t xml:space="preserve"> </w:t>
      </w:r>
      <w:r w:rsidR="005040D3" w:rsidRPr="00CB45A0">
        <w:rPr>
          <w:rFonts w:ascii="Times New Roman" w:hAnsi="Times New Roman" w:cs="Times New Roman"/>
        </w:rPr>
        <w:t>we</w:t>
      </w:r>
      <w:r w:rsidRPr="00CB45A0">
        <w:rPr>
          <w:rFonts w:ascii="Times New Roman" w:hAnsi="Times New Roman" w:cs="Times New Roman"/>
        </w:rPr>
        <w:t>re similar, regardless of method</w:t>
      </w:r>
      <w:r w:rsidR="00825029" w:rsidRPr="00CB45A0">
        <w:rPr>
          <w:rFonts w:ascii="Times New Roman" w:hAnsi="Times New Roman" w:cs="Times New Roman"/>
        </w:rPr>
        <w:t xml:space="preserve">, if not slightly higher using the SVC approach (Fig. </w:t>
      </w:r>
      <w:r w:rsidR="005608B2" w:rsidRPr="00CB45A0">
        <w:rPr>
          <w:rFonts w:ascii="Times New Roman" w:hAnsi="Times New Roman" w:cs="Times New Roman"/>
        </w:rPr>
        <w:t>3</w:t>
      </w:r>
      <w:r w:rsidR="00825029" w:rsidRPr="00CB45A0">
        <w:rPr>
          <w:rFonts w:ascii="Times New Roman" w:hAnsi="Times New Roman" w:cs="Times New Roman"/>
        </w:rPr>
        <w:t>C, SVC median)</w:t>
      </w:r>
      <w:r w:rsidRPr="00CB45A0">
        <w:rPr>
          <w:rFonts w:ascii="Times New Roman" w:hAnsi="Times New Roman" w:cs="Times New Roman"/>
        </w:rPr>
        <w:t>.</w:t>
      </w:r>
    </w:p>
    <w:p w14:paraId="31AA1903" w14:textId="3A177C2A" w:rsidR="00F74943" w:rsidRPr="00D12E34" w:rsidRDefault="00B15580" w:rsidP="0025577B">
      <w:pPr>
        <w:pStyle w:val="NoSpacing"/>
        <w:spacing w:line="480" w:lineRule="auto"/>
        <w:ind w:firstLine="720"/>
        <w:rPr>
          <w:rFonts w:ascii="Times New Roman" w:hAnsi="Times New Roman" w:cs="Times New Roman"/>
          <w:color w:val="4F81BD" w:themeColor="accent1"/>
        </w:rPr>
      </w:pPr>
      <w:r w:rsidRPr="00CB45A0">
        <w:rPr>
          <w:rFonts w:ascii="Times New Roman" w:hAnsi="Times New Roman" w:cs="Times New Roman"/>
        </w:rPr>
        <w:t>As predicted,</w:t>
      </w:r>
      <w:r w:rsidR="00F11022" w:rsidRPr="00CB45A0">
        <w:rPr>
          <w:rFonts w:ascii="Times New Roman" w:hAnsi="Times New Roman" w:cs="Times New Roman"/>
        </w:rPr>
        <w:t xml:space="preserve"> </w:t>
      </w:r>
      <w:r w:rsidRPr="00CB45A0">
        <w:rPr>
          <w:rFonts w:ascii="Times New Roman" w:hAnsi="Times New Roman" w:cs="Times New Roman"/>
        </w:rPr>
        <w:t>trends were positively related to</w:t>
      </w:r>
      <w:r w:rsidR="00A702C0" w:rsidRPr="00CB45A0">
        <w:rPr>
          <w:rFonts w:ascii="Times New Roman" w:hAnsi="Times New Roman" w:cs="Times New Roman"/>
        </w:rPr>
        <w:t xml:space="preserve"> degrees north</w:t>
      </w:r>
      <w:r w:rsidRPr="00CB45A0">
        <w:rPr>
          <w:rFonts w:ascii="Times New Roman" w:hAnsi="Times New Roman" w:cs="Times New Roman"/>
        </w:rPr>
        <w:t xml:space="preserve"> latitude, with trends being negative at low latitudes and positive at high latitudes (Fig. 4A), suggesting a poleward shift in </w:t>
      </w:r>
      <w:r w:rsidR="00EA325E">
        <w:rPr>
          <w:rFonts w:ascii="Times New Roman" w:hAnsi="Times New Roman" w:cs="Times New Roman"/>
        </w:rPr>
        <w:t>winter range for the American Robin</w:t>
      </w:r>
      <w:r w:rsidRPr="00CB45A0">
        <w:rPr>
          <w:rFonts w:ascii="Times New Roman" w:hAnsi="Times New Roman" w:cs="Times New Roman"/>
        </w:rPr>
        <w:t xml:space="preserve">. </w:t>
      </w:r>
      <w:r w:rsidR="00F74943" w:rsidRPr="00CB45A0">
        <w:rPr>
          <w:rFonts w:ascii="Times New Roman" w:hAnsi="Times New Roman" w:cs="Times New Roman"/>
        </w:rPr>
        <w:t xml:space="preserve"> </w:t>
      </w:r>
      <w:r w:rsidRPr="00CB45A0">
        <w:rPr>
          <w:rFonts w:ascii="Times New Roman" w:hAnsi="Times New Roman" w:cs="Times New Roman"/>
        </w:rPr>
        <w:t xml:space="preserve">After accounting for latitude, there was a </w:t>
      </w:r>
      <w:r w:rsidR="00A702C0" w:rsidRPr="00CB45A0">
        <w:rPr>
          <w:rFonts w:ascii="Times New Roman" w:hAnsi="Times New Roman" w:cs="Times New Roman"/>
        </w:rPr>
        <w:t xml:space="preserve">clear </w:t>
      </w:r>
      <w:r w:rsidRPr="00CB45A0">
        <w:rPr>
          <w:rFonts w:ascii="Times New Roman" w:hAnsi="Times New Roman" w:cs="Times New Roman"/>
        </w:rPr>
        <w:t xml:space="preserve">negative relationship between </w:t>
      </w:r>
      <w:r w:rsidR="00EA325E">
        <w:rPr>
          <w:rFonts w:ascii="Times New Roman" w:hAnsi="Times New Roman" w:cs="Times New Roman"/>
        </w:rPr>
        <w:t>historic average</w:t>
      </w:r>
      <w:r w:rsidRPr="00CB45A0">
        <w:rPr>
          <w:rFonts w:ascii="Times New Roman" w:hAnsi="Times New Roman" w:cs="Times New Roman"/>
        </w:rPr>
        <w:t xml:space="preserve"> minimum temperature and SVC trends (Fig. 4B)</w:t>
      </w:r>
      <w:r w:rsidR="00A702C0" w:rsidRPr="00CB45A0">
        <w:rPr>
          <w:rFonts w:ascii="Times New Roman" w:hAnsi="Times New Roman" w:cs="Times New Roman"/>
        </w:rPr>
        <w:t>,</w:t>
      </w:r>
      <w:r w:rsidRPr="00CB45A0">
        <w:rPr>
          <w:rFonts w:ascii="Times New Roman" w:hAnsi="Times New Roman" w:cs="Times New Roman"/>
        </w:rPr>
        <w:t xml:space="preserve"> indicating that robins were becoming more abundant in historically colder areas at higher elevations and further from coasts. </w:t>
      </w:r>
      <w:r w:rsidR="00332B4E" w:rsidRPr="00CB45A0">
        <w:rPr>
          <w:rFonts w:ascii="Times New Roman" w:hAnsi="Times New Roman" w:cs="Times New Roman"/>
        </w:rPr>
        <w:t xml:space="preserve">After accounting for latitude and </w:t>
      </w:r>
      <w:r w:rsidR="00EA325E">
        <w:rPr>
          <w:rFonts w:ascii="Times New Roman" w:hAnsi="Times New Roman" w:cs="Times New Roman"/>
        </w:rPr>
        <w:t xml:space="preserve">historic </w:t>
      </w:r>
      <w:r w:rsidR="00332B4E" w:rsidRPr="00CB45A0">
        <w:rPr>
          <w:rFonts w:ascii="Times New Roman" w:hAnsi="Times New Roman" w:cs="Times New Roman"/>
        </w:rPr>
        <w:t xml:space="preserve">minimum winter </w:t>
      </w:r>
      <w:r w:rsidR="00332B4E" w:rsidRPr="00CB45A0">
        <w:rPr>
          <w:rFonts w:ascii="Times New Roman" w:hAnsi="Times New Roman" w:cs="Times New Roman"/>
        </w:rPr>
        <w:lastRenderedPageBreak/>
        <w:t xml:space="preserve">temperature, SVC trends were positively related to the number of people </w:t>
      </w:r>
      <w:r w:rsidR="00EA325E">
        <w:rPr>
          <w:rFonts w:ascii="Times New Roman" w:hAnsi="Times New Roman" w:cs="Times New Roman"/>
        </w:rPr>
        <w:t xml:space="preserve">historically </w:t>
      </w:r>
      <w:r w:rsidR="00332B4E" w:rsidRPr="00CB45A0">
        <w:rPr>
          <w:rFonts w:ascii="Times New Roman" w:hAnsi="Times New Roman" w:cs="Times New Roman"/>
        </w:rPr>
        <w:t>residing in a grid cell, which we use as a proxy for resource availability for this anthropophilic species.</w:t>
      </w:r>
      <w:r w:rsidR="00FC749C">
        <w:rPr>
          <w:rFonts w:ascii="Times New Roman" w:hAnsi="Times New Roman" w:cs="Times New Roman"/>
        </w:rPr>
        <w:t xml:space="preserve"> </w:t>
      </w:r>
      <w:r w:rsidR="00160409" w:rsidRPr="00D12E34">
        <w:rPr>
          <w:rFonts w:ascii="Times New Roman" w:hAnsi="Times New Roman" w:cs="Times New Roman"/>
          <w:color w:val="4F81BD" w:themeColor="accent1"/>
        </w:rPr>
        <w:t>Posterior median s</w:t>
      </w:r>
      <w:r w:rsidR="00FC749C" w:rsidRPr="00D12E34">
        <w:rPr>
          <w:rFonts w:ascii="Times New Roman" w:hAnsi="Times New Roman" w:cs="Times New Roman"/>
          <w:color w:val="4F81BD" w:themeColor="accent1"/>
        </w:rPr>
        <w:t xml:space="preserve">tandardized coefficients from this model indicated that latitude (2.22) was the strongest predictor of trends, followed by </w:t>
      </w:r>
      <w:r w:rsidR="00D12E34">
        <w:rPr>
          <w:rFonts w:ascii="Times New Roman" w:hAnsi="Times New Roman" w:cs="Times New Roman"/>
          <w:color w:val="4F81BD" w:themeColor="accent1"/>
        </w:rPr>
        <w:t xml:space="preserve">historic </w:t>
      </w:r>
      <w:r w:rsidR="00FC749C" w:rsidRPr="00D12E34">
        <w:rPr>
          <w:rFonts w:ascii="Times New Roman" w:hAnsi="Times New Roman" w:cs="Times New Roman"/>
          <w:color w:val="4F81BD" w:themeColor="accent1"/>
        </w:rPr>
        <w:t xml:space="preserve">minimum temperature (-0.89) and </w:t>
      </w:r>
      <w:r w:rsidR="00D12E34">
        <w:rPr>
          <w:rFonts w:ascii="Times New Roman" w:hAnsi="Times New Roman" w:cs="Times New Roman"/>
          <w:color w:val="4F81BD" w:themeColor="accent1"/>
        </w:rPr>
        <w:t xml:space="preserve">historic </w:t>
      </w:r>
      <w:r w:rsidR="00FC749C" w:rsidRPr="00D12E34">
        <w:rPr>
          <w:rFonts w:ascii="Times New Roman" w:hAnsi="Times New Roman" w:cs="Times New Roman"/>
          <w:color w:val="4F81BD" w:themeColor="accent1"/>
        </w:rPr>
        <w:t xml:space="preserve">human population size (0.35). </w:t>
      </w:r>
      <w:r w:rsidR="00D12E34">
        <w:rPr>
          <w:rFonts w:ascii="Times New Roman" w:hAnsi="Times New Roman" w:cs="Times New Roman"/>
          <w:color w:val="4F81BD" w:themeColor="accent1"/>
        </w:rPr>
        <w:t>We used</w:t>
      </w:r>
      <w:r w:rsidR="000D197D" w:rsidRPr="00D12E34">
        <w:rPr>
          <w:rFonts w:ascii="Times New Roman" w:hAnsi="Times New Roman" w:cs="Times New Roman"/>
          <w:color w:val="4F81BD" w:themeColor="accent1"/>
        </w:rPr>
        <w:t xml:space="preserve"> </w:t>
      </w:r>
      <w:r w:rsidR="00160409" w:rsidRPr="00D12E34">
        <w:rPr>
          <w:rFonts w:ascii="Times New Roman" w:hAnsi="Times New Roman" w:cs="Times New Roman"/>
          <w:color w:val="4F81BD" w:themeColor="accent1"/>
        </w:rPr>
        <w:t xml:space="preserve">posterior medians for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0</w:t>
      </w:r>
      <w:r w:rsidR="00160409" w:rsidRPr="00D12E34">
        <w:rPr>
          <w:rFonts w:ascii="Times New Roman" w:hAnsi="Times New Roman" w:cs="Times New Roman"/>
          <w:color w:val="4F81BD" w:themeColor="accent1"/>
        </w:rPr>
        <w:t xml:space="preserve">,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1</w:t>
      </w:r>
      <w:r w:rsidR="00160409" w:rsidRPr="00D12E34">
        <w:rPr>
          <w:rFonts w:ascii="Times New Roman" w:hAnsi="Times New Roman" w:cs="Times New Roman"/>
          <w:color w:val="4F81BD" w:themeColor="accent1"/>
        </w:rPr>
        <w:t xml:space="preserve">,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2</w:t>
      </w:r>
      <w:r w:rsidR="00160409" w:rsidRPr="00D12E34">
        <w:rPr>
          <w:rFonts w:ascii="Times New Roman" w:hAnsi="Times New Roman" w:cs="Times New Roman"/>
          <w:color w:val="4F81BD" w:themeColor="accent1"/>
        </w:rPr>
        <w:t xml:space="preserve">, and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3</w:t>
      </w:r>
      <w:r w:rsidR="00160409" w:rsidRPr="00D12E34">
        <w:rPr>
          <w:rFonts w:ascii="Times New Roman" w:hAnsi="Times New Roman" w:cs="Times New Roman"/>
          <w:color w:val="4F81BD" w:themeColor="accent1"/>
        </w:rPr>
        <w:t xml:space="preserve"> to compute a predicted tau value, </w:t>
      </w:r>
      <w:r w:rsidR="00D12E34">
        <w:rPr>
          <w:rFonts w:ascii="Times New Roman" w:hAnsi="Times New Roman" w:cs="Times New Roman"/>
          <w:color w:val="4F81BD" w:themeColor="accent1"/>
        </w:rPr>
        <w:t xml:space="preserve">and found that </w:t>
      </w:r>
      <w:r w:rsidR="00D172D9">
        <w:rPr>
          <w:rFonts w:ascii="Times New Roman" w:hAnsi="Times New Roman" w:cs="Times New Roman"/>
          <w:color w:val="4F81BD" w:themeColor="accent1"/>
        </w:rPr>
        <w:t xml:space="preserve">the </w:t>
      </w:r>
      <w:r w:rsidR="00D12E34">
        <w:rPr>
          <w:rFonts w:ascii="Times New Roman" w:hAnsi="Times New Roman" w:cs="Times New Roman"/>
          <w:color w:val="4F81BD" w:themeColor="accent1"/>
        </w:rPr>
        <w:t xml:space="preserve">rank correlation coefficient for the association between </w:t>
      </w:r>
      <w:r w:rsidR="00160409" w:rsidRPr="00D12E34">
        <w:rPr>
          <w:rFonts w:ascii="Times New Roman" w:hAnsi="Times New Roman" w:cs="Times New Roman"/>
          <w:color w:val="4F81BD" w:themeColor="accent1"/>
        </w:rPr>
        <w:t xml:space="preserve">input tau </w:t>
      </w:r>
      <w:r w:rsidR="00D12E34">
        <w:rPr>
          <w:rFonts w:ascii="Times New Roman" w:hAnsi="Times New Roman" w:cs="Times New Roman"/>
          <w:color w:val="4F81BD" w:themeColor="accent1"/>
        </w:rPr>
        <w:t xml:space="preserve">values </w:t>
      </w:r>
      <w:r w:rsidR="00160409" w:rsidRPr="00D12E34">
        <w:rPr>
          <w:rFonts w:ascii="Times New Roman" w:hAnsi="Times New Roman" w:cs="Times New Roman"/>
          <w:color w:val="4F81BD" w:themeColor="accent1"/>
        </w:rPr>
        <w:t xml:space="preserve">and predicted tau values </w:t>
      </w:r>
      <w:r w:rsidR="00D172D9">
        <w:rPr>
          <w:rFonts w:ascii="Times New Roman" w:hAnsi="Times New Roman" w:cs="Times New Roman"/>
          <w:color w:val="4F81BD" w:themeColor="accent1"/>
        </w:rPr>
        <w:t>was</w:t>
      </w:r>
      <w:r w:rsidR="00D12E34">
        <w:rPr>
          <w:rFonts w:ascii="Times New Roman" w:hAnsi="Times New Roman" w:cs="Times New Roman"/>
          <w:color w:val="4F81BD" w:themeColor="accent1"/>
        </w:rPr>
        <w:t xml:space="preserve"> </w:t>
      </w:r>
      <w:r w:rsidR="00160409" w:rsidRPr="00D12E34">
        <w:rPr>
          <w:rFonts w:ascii="Times New Roman" w:hAnsi="Times New Roman" w:cs="Times New Roman"/>
          <w:color w:val="4F81BD" w:themeColor="accent1"/>
        </w:rPr>
        <w:t>0.62.</w:t>
      </w:r>
      <w:r w:rsidR="000D197D" w:rsidRPr="00D12E34">
        <w:rPr>
          <w:rFonts w:ascii="Times New Roman" w:hAnsi="Times New Roman" w:cs="Times New Roman"/>
          <w:color w:val="4F81BD" w:themeColor="accent1"/>
        </w:rPr>
        <w:t xml:space="preserve"> </w:t>
      </w:r>
    </w:p>
    <w:p w14:paraId="658E61A1" w14:textId="77777777" w:rsidR="00325941" w:rsidRPr="00CB45A0" w:rsidRDefault="00325941" w:rsidP="0025577B">
      <w:pPr>
        <w:pStyle w:val="NoSpacing"/>
        <w:spacing w:line="480" w:lineRule="auto"/>
        <w:rPr>
          <w:rFonts w:ascii="Times New Roman" w:hAnsi="Times New Roman" w:cs="Times New Roman"/>
        </w:rPr>
      </w:pPr>
    </w:p>
    <w:p w14:paraId="224439A7" w14:textId="77777777" w:rsidR="00825029"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Discussion</w:t>
      </w:r>
    </w:p>
    <w:p w14:paraId="3CF72E7F" w14:textId="0E867710" w:rsidR="002376FE" w:rsidRPr="00CB45A0" w:rsidRDefault="00196F5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This </w:t>
      </w:r>
      <w:r w:rsidR="00C017E0" w:rsidRPr="00CB45A0">
        <w:rPr>
          <w:rFonts w:ascii="Times New Roman" w:hAnsi="Times New Roman" w:cs="Times New Roman"/>
        </w:rPr>
        <w:t>analysis</w:t>
      </w:r>
      <w:r w:rsidRPr="00CB45A0">
        <w:rPr>
          <w:rFonts w:ascii="Times New Roman" w:hAnsi="Times New Roman" w:cs="Times New Roman"/>
        </w:rPr>
        <w:t xml:space="preserve"> demonstrated </w:t>
      </w:r>
      <w:r w:rsidR="00C017E0" w:rsidRPr="00CB45A0">
        <w:rPr>
          <w:rFonts w:ascii="Times New Roman" w:hAnsi="Times New Roman" w:cs="Times New Roman"/>
        </w:rPr>
        <w:t xml:space="preserve">use of Bayesian SVC models to estimate </w:t>
      </w:r>
      <w:r w:rsidR="00850A16" w:rsidRPr="00CB45A0">
        <w:rPr>
          <w:rFonts w:ascii="Times New Roman" w:hAnsi="Times New Roman" w:cs="Times New Roman"/>
        </w:rPr>
        <w:t>fine-scaled</w:t>
      </w:r>
      <w:r w:rsidR="00850A16">
        <w:rPr>
          <w:rFonts w:ascii="Times New Roman" w:hAnsi="Times New Roman" w:cs="Times New Roman"/>
        </w:rPr>
        <w:t xml:space="preserve">, </w:t>
      </w:r>
      <w:r w:rsidR="00C017E0" w:rsidRPr="00CB45A0">
        <w:rPr>
          <w:rFonts w:ascii="Times New Roman" w:hAnsi="Times New Roman" w:cs="Times New Roman"/>
        </w:rPr>
        <w:t>long-term</w:t>
      </w:r>
      <w:r w:rsidR="00850A16">
        <w:rPr>
          <w:rFonts w:ascii="Times New Roman" w:hAnsi="Times New Roman" w:cs="Times New Roman"/>
        </w:rPr>
        <w:t xml:space="preserve"> relative </w:t>
      </w:r>
      <w:r w:rsidR="00C017E0" w:rsidRPr="00CB45A0">
        <w:rPr>
          <w:rFonts w:ascii="Times New Roman" w:hAnsi="Times New Roman" w:cs="Times New Roman"/>
        </w:rPr>
        <w:t xml:space="preserve">abundance trends </w:t>
      </w:r>
      <w:r w:rsidR="00850A16">
        <w:rPr>
          <w:rFonts w:ascii="Times New Roman" w:hAnsi="Times New Roman" w:cs="Times New Roman"/>
        </w:rPr>
        <w:t>along with</w:t>
      </w:r>
      <w:r w:rsidR="00F11022" w:rsidRPr="00CB45A0">
        <w:rPr>
          <w:rFonts w:ascii="Times New Roman" w:hAnsi="Times New Roman" w:cs="Times New Roman"/>
        </w:rPr>
        <w:t xml:space="preserve"> </w:t>
      </w:r>
      <w:r w:rsidR="00D70257" w:rsidRPr="00D70257">
        <w:rPr>
          <w:rFonts w:ascii="Times New Roman" w:hAnsi="Times New Roman" w:cs="Times New Roman"/>
          <w:color w:val="4F81BD" w:themeColor="accent1"/>
        </w:rPr>
        <w:t>relevant</w:t>
      </w:r>
      <w:r w:rsidR="00850A16" w:rsidRPr="00D70257">
        <w:rPr>
          <w:rFonts w:ascii="Times New Roman" w:hAnsi="Times New Roman" w:cs="Times New Roman"/>
          <w:color w:val="4F81BD" w:themeColor="accent1"/>
        </w:rPr>
        <w:t xml:space="preserve"> </w:t>
      </w:r>
      <w:r w:rsidR="00F11022" w:rsidRPr="00CB45A0">
        <w:rPr>
          <w:rFonts w:ascii="Times New Roman" w:hAnsi="Times New Roman" w:cs="Times New Roman"/>
        </w:rPr>
        <w:t xml:space="preserve">environmental drivers </w:t>
      </w:r>
      <w:r w:rsidR="00850A16">
        <w:rPr>
          <w:rFonts w:ascii="Times New Roman" w:hAnsi="Times New Roman" w:cs="Times New Roman"/>
        </w:rPr>
        <w:t>from</w:t>
      </w:r>
      <w:r w:rsidR="00C017E0" w:rsidRPr="00CB45A0">
        <w:rPr>
          <w:rFonts w:ascii="Times New Roman" w:hAnsi="Times New Roman" w:cs="Times New Roman"/>
        </w:rPr>
        <w:t xml:space="preserve"> community science data collected </w:t>
      </w:r>
      <w:r w:rsidR="00F11022" w:rsidRPr="00CB45A0">
        <w:rPr>
          <w:rFonts w:ascii="Times New Roman" w:hAnsi="Times New Roman" w:cs="Times New Roman"/>
        </w:rPr>
        <w:t>across North America</w:t>
      </w:r>
      <w:r w:rsidR="00850A16">
        <w:rPr>
          <w:rFonts w:ascii="Times New Roman" w:hAnsi="Times New Roman" w:cs="Times New Roman"/>
        </w:rPr>
        <w:t>.  The inclusion of</w:t>
      </w:r>
      <w:r w:rsidR="00741791">
        <w:rPr>
          <w:rFonts w:ascii="Times New Roman" w:hAnsi="Times New Roman" w:cs="Times New Roman"/>
        </w:rPr>
        <w:t xml:space="preserve"> </w:t>
      </w:r>
      <w:r w:rsidR="00741791" w:rsidRPr="00741791">
        <w:rPr>
          <w:rFonts w:ascii="Times New Roman" w:hAnsi="Times New Roman" w:cs="Times New Roman"/>
          <w:color w:val="4F81BD" w:themeColor="accent1"/>
        </w:rPr>
        <w:t xml:space="preserve">spatially </w:t>
      </w:r>
      <w:r w:rsidR="00C017E0" w:rsidRPr="00741791">
        <w:rPr>
          <w:rFonts w:ascii="Times New Roman" w:hAnsi="Times New Roman" w:cs="Times New Roman"/>
          <w:color w:val="4F81BD" w:themeColor="accent1"/>
        </w:rPr>
        <w:t xml:space="preserve">structured </w:t>
      </w:r>
      <w:r w:rsidR="00C017E0" w:rsidRPr="00CB45A0">
        <w:rPr>
          <w:rFonts w:ascii="Times New Roman" w:hAnsi="Times New Roman" w:cs="Times New Roman"/>
        </w:rPr>
        <w:t>random slope terms allowed for robust estimation of effort effects and relative abundance trends at spatial resolution</w:t>
      </w:r>
      <w:r w:rsidR="002376FE" w:rsidRPr="00CB45A0">
        <w:rPr>
          <w:rFonts w:ascii="Times New Roman" w:hAnsi="Times New Roman" w:cs="Times New Roman"/>
        </w:rPr>
        <w:t>s</w:t>
      </w:r>
      <w:r w:rsidR="00C017E0" w:rsidRPr="00CB45A0">
        <w:rPr>
          <w:rFonts w:ascii="Times New Roman" w:hAnsi="Times New Roman" w:cs="Times New Roman"/>
        </w:rPr>
        <w:t xml:space="preserve"> much finer than </w:t>
      </w:r>
      <w:r w:rsidR="002376FE" w:rsidRPr="00CB45A0">
        <w:rPr>
          <w:rFonts w:ascii="Times New Roman" w:hAnsi="Times New Roman" w:cs="Times New Roman"/>
        </w:rPr>
        <w:t>the standard analysis approach</w:t>
      </w:r>
      <w:r w:rsidR="00C017E0" w:rsidRPr="00CB45A0">
        <w:rPr>
          <w:rFonts w:ascii="Times New Roman" w:hAnsi="Times New Roman" w:cs="Times New Roman"/>
        </w:rPr>
        <w:t xml:space="preserve">.  </w:t>
      </w:r>
      <w:r w:rsidR="00D75D2F" w:rsidRPr="00D75D2F">
        <w:rPr>
          <w:rFonts w:ascii="Times New Roman" w:hAnsi="Times New Roman" w:cs="Times New Roman"/>
          <w:color w:val="4F81BD" w:themeColor="accent1"/>
        </w:rPr>
        <w:t xml:space="preserve">Fine scaled trend estimates for the American Robin, when aggregated to the BCR level, were very similar to those produced by the standard analysis approach.  </w:t>
      </w:r>
      <w:r w:rsidR="002376FE" w:rsidRPr="00D75D2F">
        <w:rPr>
          <w:rFonts w:ascii="Times New Roman" w:hAnsi="Times New Roman" w:cs="Times New Roman"/>
          <w:color w:val="4F81BD" w:themeColor="accent1"/>
        </w:rPr>
        <w:t xml:space="preserve">The use of INLA for model analysis resulted in dramatically reduced computing time compared to the standard analysis approach.  </w:t>
      </w:r>
      <w:r w:rsidR="002376FE" w:rsidRPr="00CB45A0">
        <w:rPr>
          <w:rFonts w:ascii="Times New Roman" w:hAnsi="Times New Roman" w:cs="Times New Roman"/>
        </w:rPr>
        <w:t xml:space="preserve">When we explored correlates of </w:t>
      </w:r>
      <w:r w:rsidR="00D75D2F" w:rsidRPr="00D75D2F">
        <w:rPr>
          <w:rFonts w:ascii="Times New Roman" w:hAnsi="Times New Roman" w:cs="Times New Roman"/>
          <w:color w:val="4F81BD" w:themeColor="accent1"/>
        </w:rPr>
        <w:t xml:space="preserve">precomputed </w:t>
      </w:r>
      <w:r w:rsidR="002376FE" w:rsidRPr="00CB45A0">
        <w:rPr>
          <w:rFonts w:ascii="Times New Roman" w:hAnsi="Times New Roman" w:cs="Times New Roman"/>
        </w:rPr>
        <w:t xml:space="preserve">American Robin SVC trends, we found that trends were related to latitude, </w:t>
      </w:r>
      <w:r w:rsidR="00850A16">
        <w:rPr>
          <w:rFonts w:ascii="Times New Roman" w:hAnsi="Times New Roman" w:cs="Times New Roman"/>
        </w:rPr>
        <w:t xml:space="preserve">historic </w:t>
      </w:r>
      <w:r w:rsidR="002376FE" w:rsidRPr="00CB45A0">
        <w:rPr>
          <w:rFonts w:ascii="Times New Roman" w:hAnsi="Times New Roman" w:cs="Times New Roman"/>
        </w:rPr>
        <w:t xml:space="preserve">winter temperature, and </w:t>
      </w:r>
      <w:r w:rsidR="00850A16">
        <w:rPr>
          <w:rFonts w:ascii="Times New Roman" w:hAnsi="Times New Roman" w:cs="Times New Roman"/>
        </w:rPr>
        <w:t xml:space="preserve">historic </w:t>
      </w:r>
      <w:r w:rsidR="002376FE" w:rsidRPr="00CB45A0">
        <w:rPr>
          <w:rFonts w:ascii="Times New Roman" w:hAnsi="Times New Roman" w:cs="Times New Roman"/>
        </w:rPr>
        <w:t>human population size as expected from the literature on factors governing the distribution and abundance of wintering birds.</w:t>
      </w:r>
    </w:p>
    <w:p w14:paraId="26CE7CEB" w14:textId="19E08DD3" w:rsidR="00463AE2" w:rsidRPr="00CB45A0" w:rsidRDefault="00EF2A1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To put resolution gains into context, consider that a CBC circle has a </w:t>
      </w:r>
      <w:r w:rsidR="00094815" w:rsidRPr="00CB45A0">
        <w:rPr>
          <w:rFonts w:ascii="Times New Roman" w:hAnsi="Times New Roman" w:cs="Times New Roman"/>
        </w:rPr>
        <w:t>radius</w:t>
      </w:r>
      <w:r w:rsidRPr="00CB45A0">
        <w:rPr>
          <w:rFonts w:ascii="Times New Roman" w:hAnsi="Times New Roman" w:cs="Times New Roman"/>
        </w:rPr>
        <w:t xml:space="preserve"> of approximately </w:t>
      </w:r>
      <w:r w:rsidR="00094815" w:rsidRPr="00CB45A0">
        <w:rPr>
          <w:rFonts w:ascii="Times New Roman" w:hAnsi="Times New Roman" w:cs="Times New Roman"/>
        </w:rPr>
        <w:t>12</w:t>
      </w:r>
      <w:r w:rsidRPr="00CB45A0">
        <w:rPr>
          <w:rFonts w:ascii="Times New Roman" w:hAnsi="Times New Roman" w:cs="Times New Roman"/>
        </w:rPr>
        <w:t xml:space="preserve"> km</w:t>
      </w:r>
      <w:r w:rsidR="00094815" w:rsidRPr="00CB45A0">
        <w:rPr>
          <w:rFonts w:ascii="Times New Roman" w:hAnsi="Times New Roman" w:cs="Times New Roman"/>
        </w:rPr>
        <w:t xml:space="preserve"> and an area of 452 km</w:t>
      </w:r>
      <w:r w:rsidR="00094815" w:rsidRPr="00CB45A0">
        <w:rPr>
          <w:rFonts w:ascii="Times New Roman" w:hAnsi="Times New Roman" w:cs="Times New Roman"/>
          <w:vertAlign w:val="superscript"/>
        </w:rPr>
        <w:t>2</w:t>
      </w:r>
      <w:r w:rsidRPr="00CB45A0">
        <w:rPr>
          <w:rFonts w:ascii="Times New Roman" w:hAnsi="Times New Roman" w:cs="Times New Roman"/>
        </w:rPr>
        <w:t xml:space="preserve">.  </w:t>
      </w:r>
      <w:r w:rsidR="00094815" w:rsidRPr="00CB45A0">
        <w:rPr>
          <w:rFonts w:ascii="Times New Roman" w:hAnsi="Times New Roman" w:cs="Times New Roman"/>
        </w:rPr>
        <w:t>A</w:t>
      </w:r>
      <w:r w:rsidRPr="00CB45A0">
        <w:rPr>
          <w:rFonts w:ascii="Times New Roman" w:hAnsi="Times New Roman" w:cs="Times New Roman"/>
        </w:rPr>
        <w:t xml:space="preserve"> 100 km grid cell</w:t>
      </w:r>
      <w:r w:rsidR="00094815" w:rsidRPr="00CB45A0">
        <w:rPr>
          <w:rFonts w:ascii="Times New Roman" w:hAnsi="Times New Roman" w:cs="Times New Roman"/>
        </w:rPr>
        <w:t xml:space="preserve">, </w:t>
      </w:r>
      <w:r w:rsidR="00593004" w:rsidRPr="00CB45A0">
        <w:rPr>
          <w:rFonts w:ascii="Times New Roman" w:hAnsi="Times New Roman" w:cs="Times New Roman"/>
        </w:rPr>
        <w:t>covering</w:t>
      </w:r>
      <w:r w:rsidR="00094815" w:rsidRPr="00CB45A0">
        <w:rPr>
          <w:rFonts w:ascii="Times New Roman" w:hAnsi="Times New Roman" w:cs="Times New Roman"/>
        </w:rPr>
        <w:t xml:space="preserve"> 10,000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xml:space="preserve">, is approximate 22 times larger than a CBC circle.  In comparison, the average analytical stratum </w:t>
      </w:r>
      <w:r w:rsidR="00094815" w:rsidRPr="00CB45A0">
        <w:rPr>
          <w:rFonts w:ascii="Times New Roman" w:hAnsi="Times New Roman" w:cs="Times New Roman"/>
        </w:rPr>
        <w:lastRenderedPageBreak/>
        <w:t>has an area of 104,378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approximately 231 times the area of a CBC circle.  Thus, the SVC approach brought an order of magnitude increase in spatial resolution when comp</w:t>
      </w:r>
      <w:r w:rsidR="00593004" w:rsidRPr="00CB45A0">
        <w:rPr>
          <w:rFonts w:ascii="Times New Roman" w:hAnsi="Times New Roman" w:cs="Times New Roman"/>
        </w:rPr>
        <w:t>ared to the standard approach.</w:t>
      </w:r>
      <w:r w:rsidR="00234AF4" w:rsidRPr="00CB45A0">
        <w:rPr>
          <w:rFonts w:ascii="Times New Roman" w:hAnsi="Times New Roman" w:cs="Times New Roman"/>
        </w:rPr>
        <w:t xml:space="preserve"> This increased resolution </w:t>
      </w:r>
      <w:r w:rsidR="00492932" w:rsidRPr="00CB45A0">
        <w:rPr>
          <w:rFonts w:ascii="Times New Roman" w:hAnsi="Times New Roman" w:cs="Times New Roman"/>
        </w:rPr>
        <w:t>facilitate</w:t>
      </w:r>
      <w:r w:rsidR="00850A16">
        <w:rPr>
          <w:rFonts w:ascii="Times New Roman" w:hAnsi="Times New Roman" w:cs="Times New Roman"/>
        </w:rPr>
        <w:t>d finer-</w:t>
      </w:r>
      <w:r w:rsidR="00234AF4" w:rsidRPr="00CB45A0">
        <w:rPr>
          <w:rFonts w:ascii="Times New Roman" w:hAnsi="Times New Roman" w:cs="Times New Roman"/>
        </w:rPr>
        <w:t xml:space="preserve">scaled investigations into the drivers of winter bird trends </w:t>
      </w:r>
      <w:r w:rsidR="002312C4" w:rsidRPr="00CB45A0">
        <w:rPr>
          <w:rFonts w:ascii="Times New Roman" w:hAnsi="Times New Roman" w:cs="Times New Roman"/>
        </w:rPr>
        <w:t>(Thogmartin et al. 2004, Bled et al. 2013, Smith et al. 2015)</w:t>
      </w:r>
      <w:r w:rsidR="00234AF4" w:rsidRPr="00CB45A0">
        <w:rPr>
          <w:rFonts w:ascii="Times New Roman" w:hAnsi="Times New Roman" w:cs="Times New Roman"/>
        </w:rPr>
        <w:t>.</w:t>
      </w:r>
      <w:r w:rsidR="00850A16">
        <w:rPr>
          <w:rFonts w:ascii="Times New Roman" w:hAnsi="Times New Roman" w:cs="Times New Roman"/>
        </w:rPr>
        <w:t xml:space="preserve"> Understanding the fine-</w:t>
      </w:r>
      <w:r w:rsidR="00463AE2" w:rsidRPr="00CB45A0">
        <w:rPr>
          <w:rFonts w:ascii="Times New Roman" w:hAnsi="Times New Roman" w:cs="Times New Roman"/>
        </w:rPr>
        <w:t>scale drivers of trends creates opportunities to tailor conservation plans to local conditions (Ethier and Nudds 2015, Ethier et al. 2017)</w:t>
      </w:r>
      <w:r w:rsidR="00E41BB6" w:rsidRPr="00CB45A0">
        <w:rPr>
          <w:rFonts w:ascii="Times New Roman" w:hAnsi="Times New Roman" w:cs="Times New Roman"/>
        </w:rPr>
        <w:t>.</w:t>
      </w:r>
    </w:p>
    <w:p w14:paraId="629EF7DE" w14:textId="08CEFFFB" w:rsidR="00234AF4" w:rsidRPr="00CB45A0" w:rsidRDefault="00234AF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Estimating trends at relatively high resolution was</w:t>
      </w:r>
      <w:r w:rsidR="00492932" w:rsidRPr="00CB45A0">
        <w:rPr>
          <w:rFonts w:ascii="Times New Roman" w:hAnsi="Times New Roman" w:cs="Times New Roman"/>
        </w:rPr>
        <w:t xml:space="preserve"> made</w:t>
      </w:r>
      <w:r w:rsidR="00850A16">
        <w:rPr>
          <w:rFonts w:ascii="Times New Roman" w:hAnsi="Times New Roman" w:cs="Times New Roman"/>
        </w:rPr>
        <w:t xml:space="preserve"> possible by adopting spatial-</w:t>
      </w:r>
      <w:r w:rsidRPr="00CB45A0">
        <w:rPr>
          <w:rFonts w:ascii="Times New Roman" w:hAnsi="Times New Roman" w:cs="Times New Roman"/>
        </w:rPr>
        <w:t xml:space="preserve">statistical techniques designed </w:t>
      </w:r>
      <w:r w:rsidR="003B788E" w:rsidRPr="00CB45A0">
        <w:rPr>
          <w:rFonts w:ascii="Times New Roman" w:hAnsi="Times New Roman" w:cs="Times New Roman"/>
        </w:rPr>
        <w:t xml:space="preserve">to </w:t>
      </w:r>
      <w:r w:rsidR="00492932" w:rsidRPr="00CB45A0">
        <w:rPr>
          <w:rFonts w:ascii="Times New Roman" w:hAnsi="Times New Roman" w:cs="Times New Roman"/>
        </w:rPr>
        <w:t>borrow</w:t>
      </w:r>
      <w:r w:rsidR="003B788E" w:rsidRPr="00CB45A0">
        <w:rPr>
          <w:rFonts w:ascii="Times New Roman" w:hAnsi="Times New Roman" w:cs="Times New Roman"/>
        </w:rPr>
        <w:t xml:space="preserve"> information</w:t>
      </w:r>
      <w:r w:rsidRPr="00CB45A0">
        <w:rPr>
          <w:rFonts w:ascii="Times New Roman" w:hAnsi="Times New Roman" w:cs="Times New Roman"/>
        </w:rPr>
        <w:t xml:space="preserve"> across neighboring regions</w:t>
      </w:r>
      <w:r w:rsidR="002312C4" w:rsidRPr="00CB45A0">
        <w:rPr>
          <w:rFonts w:ascii="Times New Roman" w:hAnsi="Times New Roman" w:cs="Times New Roman"/>
        </w:rPr>
        <w:t xml:space="preserve"> (Thogmartin et al. 2004, Bled et al. 2013, Smith et al. 2015)</w:t>
      </w:r>
      <w:r w:rsidRPr="00CB45A0">
        <w:rPr>
          <w:rFonts w:ascii="Times New Roman" w:hAnsi="Times New Roman" w:cs="Times New Roman"/>
        </w:rPr>
        <w:t xml:space="preserve">.  Employing spatial techniques also had implications for </w:t>
      </w:r>
      <w:r w:rsidR="00772480" w:rsidRPr="00CB45A0">
        <w:rPr>
          <w:rFonts w:ascii="Times New Roman" w:hAnsi="Times New Roman" w:cs="Times New Roman"/>
        </w:rPr>
        <w:t xml:space="preserve">uncertainty in </w:t>
      </w:r>
      <w:r w:rsidRPr="00CB45A0">
        <w:rPr>
          <w:rFonts w:ascii="Times New Roman" w:hAnsi="Times New Roman" w:cs="Times New Roman"/>
        </w:rPr>
        <w:t xml:space="preserve">trend </w:t>
      </w:r>
      <w:r w:rsidR="00772480" w:rsidRPr="00CB45A0">
        <w:rPr>
          <w:rFonts w:ascii="Times New Roman" w:hAnsi="Times New Roman" w:cs="Times New Roman"/>
        </w:rPr>
        <w:t>estimates</w:t>
      </w:r>
      <w:r w:rsidRPr="00CB45A0">
        <w:rPr>
          <w:rFonts w:ascii="Times New Roman" w:hAnsi="Times New Roman" w:cs="Times New Roman"/>
        </w:rPr>
        <w:t xml:space="preserve">. In the standard analysis, the uncertainty in a trend estimate </w:t>
      </w:r>
      <w:r w:rsidR="00772480" w:rsidRPr="00CB45A0">
        <w:rPr>
          <w:rFonts w:ascii="Times New Roman" w:hAnsi="Times New Roman" w:cs="Times New Roman"/>
        </w:rPr>
        <w:t>depended</w:t>
      </w:r>
      <w:r w:rsidRPr="00CB45A0">
        <w:rPr>
          <w:rFonts w:ascii="Times New Roman" w:hAnsi="Times New Roman" w:cs="Times New Roman"/>
        </w:rPr>
        <w:t xml:space="preserve"> upon the variation in trends across the circles within a stratum and the number of circles in a stratum. In the SVC analysis, uncertainty depended upon </w:t>
      </w:r>
      <w:r w:rsidR="00492932" w:rsidRPr="00CB45A0">
        <w:rPr>
          <w:rFonts w:ascii="Times New Roman" w:hAnsi="Times New Roman" w:cs="Times New Roman"/>
        </w:rPr>
        <w:t xml:space="preserve">those </w:t>
      </w:r>
      <w:r w:rsidR="004D26C0" w:rsidRPr="00CB45A0">
        <w:rPr>
          <w:rFonts w:ascii="Times New Roman" w:hAnsi="Times New Roman" w:cs="Times New Roman"/>
        </w:rPr>
        <w:t xml:space="preserve">same </w:t>
      </w:r>
      <w:r w:rsidR="00492932" w:rsidRPr="00CB45A0">
        <w:rPr>
          <w:rFonts w:ascii="Times New Roman" w:hAnsi="Times New Roman" w:cs="Times New Roman"/>
        </w:rPr>
        <w:t>two factors</w:t>
      </w:r>
      <w:r w:rsidRPr="00CB45A0">
        <w:rPr>
          <w:rFonts w:ascii="Times New Roman" w:hAnsi="Times New Roman" w:cs="Times New Roman"/>
        </w:rPr>
        <w:t xml:space="preserve">, but also depended upon </w:t>
      </w:r>
      <w:r w:rsidR="002312C4" w:rsidRPr="00CB45A0">
        <w:rPr>
          <w:rFonts w:ascii="Times New Roman" w:hAnsi="Times New Roman" w:cs="Times New Roman"/>
        </w:rPr>
        <w:t xml:space="preserve">those characteristics in the neighborhood of a grid cell. </w:t>
      </w:r>
      <w:r w:rsidR="00244BA0" w:rsidRPr="00CB45A0">
        <w:rPr>
          <w:rFonts w:ascii="Times New Roman" w:hAnsi="Times New Roman" w:cs="Times New Roman"/>
        </w:rPr>
        <w:t>The consequences of this difference are</w:t>
      </w:r>
      <w:r w:rsidRPr="00CB45A0">
        <w:rPr>
          <w:rFonts w:ascii="Times New Roman" w:hAnsi="Times New Roman" w:cs="Times New Roman"/>
        </w:rPr>
        <w:t xml:space="preserve"> </w:t>
      </w:r>
      <w:r w:rsidR="00244BA0" w:rsidRPr="00CB45A0">
        <w:rPr>
          <w:rFonts w:ascii="Times New Roman" w:hAnsi="Times New Roman" w:cs="Times New Roman"/>
        </w:rPr>
        <w:t>d</w:t>
      </w:r>
      <w:r w:rsidRPr="00CB45A0">
        <w:rPr>
          <w:rFonts w:ascii="Times New Roman" w:hAnsi="Times New Roman" w:cs="Times New Roman"/>
        </w:rPr>
        <w:t xml:space="preserve">emonstrated in Figure </w:t>
      </w:r>
      <w:r w:rsidR="007E51F8" w:rsidRPr="00CB45A0">
        <w:rPr>
          <w:rFonts w:ascii="Times New Roman" w:hAnsi="Times New Roman" w:cs="Times New Roman"/>
        </w:rPr>
        <w:t>3</w:t>
      </w:r>
      <w:r w:rsidR="004D26C0" w:rsidRPr="00CB45A0">
        <w:rPr>
          <w:rFonts w:ascii="Times New Roman" w:hAnsi="Times New Roman" w:cs="Times New Roman"/>
        </w:rPr>
        <w:t xml:space="preserve">.  In </w:t>
      </w:r>
      <w:r w:rsidR="0007273F" w:rsidRPr="00CB45A0">
        <w:rPr>
          <w:rFonts w:ascii="Times New Roman" w:hAnsi="Times New Roman" w:cs="Times New Roman"/>
        </w:rPr>
        <w:t>regions</w:t>
      </w:r>
      <w:r w:rsidR="004D26C0" w:rsidRPr="00CB45A0">
        <w:rPr>
          <w:rFonts w:ascii="Times New Roman" w:hAnsi="Times New Roman" w:cs="Times New Roman"/>
        </w:rPr>
        <w:t xml:space="preserve"> with many CBC circles</w:t>
      </w:r>
      <w:r w:rsidR="000A556E" w:rsidRPr="00CB45A0">
        <w:rPr>
          <w:rFonts w:ascii="Times New Roman" w:hAnsi="Times New Roman" w:cs="Times New Roman"/>
        </w:rPr>
        <w:t xml:space="preserve"> (e.g., </w:t>
      </w:r>
      <w:r w:rsidR="00F62FA9" w:rsidRPr="00CB45A0">
        <w:rPr>
          <w:rFonts w:ascii="Times New Roman" w:hAnsi="Times New Roman" w:cs="Times New Roman"/>
        </w:rPr>
        <w:t>Piedmont</w:t>
      </w:r>
      <w:r w:rsidR="000A556E" w:rsidRPr="00CB45A0">
        <w:rPr>
          <w:rFonts w:ascii="Times New Roman" w:hAnsi="Times New Roman" w:cs="Times New Roman"/>
        </w:rPr>
        <w:t xml:space="preserve">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w:t>
      </w:r>
      <w:r w:rsidR="004D26C0" w:rsidRPr="00CB45A0">
        <w:rPr>
          <w:rFonts w:ascii="Times New Roman" w:hAnsi="Times New Roman" w:cs="Times New Roman"/>
        </w:rPr>
        <w:t xml:space="preserve">SVC methods produced trend estimates with </w:t>
      </w:r>
      <w:r w:rsidR="003E56E4" w:rsidRPr="00CB45A0">
        <w:rPr>
          <w:rFonts w:ascii="Times New Roman" w:hAnsi="Times New Roman" w:cs="Times New Roman"/>
        </w:rPr>
        <w:t xml:space="preserve">relatively </w:t>
      </w:r>
      <w:r w:rsidR="004D26C0" w:rsidRPr="00CB45A0">
        <w:rPr>
          <w:rFonts w:ascii="Times New Roman" w:hAnsi="Times New Roman" w:cs="Times New Roman"/>
        </w:rPr>
        <w:t xml:space="preserve">low uncertainty </w:t>
      </w:r>
      <w:r w:rsidR="008870AF" w:rsidRPr="00CB45A0">
        <w:rPr>
          <w:rFonts w:ascii="Times New Roman" w:hAnsi="Times New Roman" w:cs="Times New Roman"/>
        </w:rPr>
        <w:t xml:space="preserve">(minimum </w:t>
      </w:r>
      <w:r w:rsidR="00D23C51" w:rsidRPr="00CB45A0">
        <w:rPr>
          <w:rFonts w:ascii="Times New Roman" w:hAnsi="Times New Roman" w:cs="Times New Roman"/>
        </w:rPr>
        <w:t xml:space="preserve">credible </w:t>
      </w:r>
      <w:r w:rsidR="008870AF" w:rsidRPr="00CB45A0">
        <w:rPr>
          <w:rFonts w:ascii="Times New Roman" w:hAnsi="Times New Roman" w:cs="Times New Roman"/>
        </w:rPr>
        <w:t xml:space="preserve">interval width of </w:t>
      </w:r>
      <w:r w:rsidR="00305174" w:rsidRPr="00CB45A0">
        <w:rPr>
          <w:rFonts w:ascii="Times New Roman" w:hAnsi="Times New Roman" w:cs="Times New Roman"/>
        </w:rPr>
        <w:t>1.48</w:t>
      </w:r>
      <w:r w:rsidR="00850A16">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compared</w:t>
      </w:r>
      <w:r w:rsidR="004D26C0" w:rsidRPr="00CB45A0">
        <w:rPr>
          <w:rFonts w:ascii="Times New Roman" w:hAnsi="Times New Roman" w:cs="Times New Roman"/>
        </w:rPr>
        <w:t xml:space="preserve"> to the standard method</w:t>
      </w:r>
      <w:r w:rsidR="008870AF" w:rsidRPr="00CB45A0">
        <w:rPr>
          <w:rFonts w:ascii="Times New Roman" w:hAnsi="Times New Roman" w:cs="Times New Roman"/>
        </w:rPr>
        <w:t xml:space="preserve"> (</w:t>
      </w:r>
      <w:r w:rsidR="00305174" w:rsidRPr="00CB45A0">
        <w:rPr>
          <w:rFonts w:ascii="Times New Roman" w:hAnsi="Times New Roman" w:cs="Times New Roman"/>
        </w:rPr>
        <w:t>3.40</w:t>
      </w:r>
      <w:r w:rsidR="00850A16">
        <w:rPr>
          <w:rFonts w:ascii="Times New Roman" w:hAnsi="Times New Roman" w:cs="Times New Roman"/>
        </w:rPr>
        <w:t>%</w:t>
      </w:r>
      <w:r w:rsidR="008870AF" w:rsidRPr="00CB45A0">
        <w:rPr>
          <w:rFonts w:ascii="Times New Roman" w:hAnsi="Times New Roman" w:cs="Times New Roman"/>
        </w:rPr>
        <w:t>)</w:t>
      </w:r>
      <w:r w:rsidR="00F62FA9" w:rsidRPr="00CB45A0">
        <w:rPr>
          <w:rFonts w:ascii="Times New Roman" w:hAnsi="Times New Roman" w:cs="Times New Roman"/>
        </w:rPr>
        <w:t>, due to the density of information</w:t>
      </w:r>
      <w:r w:rsidR="004D26C0" w:rsidRPr="00CB45A0">
        <w:rPr>
          <w:rFonts w:ascii="Times New Roman" w:hAnsi="Times New Roman" w:cs="Times New Roman"/>
        </w:rPr>
        <w:t xml:space="preserve">.  </w:t>
      </w:r>
      <w:r w:rsidR="00F62FA9" w:rsidRPr="00CB45A0">
        <w:rPr>
          <w:rFonts w:ascii="Times New Roman" w:hAnsi="Times New Roman" w:cs="Times New Roman"/>
        </w:rPr>
        <w:t xml:space="preserve">Similar to Bled et al. (2013), we found that precision of SVC estimates </w:t>
      </w:r>
      <w:r w:rsidR="0007273F" w:rsidRPr="00CB45A0">
        <w:rPr>
          <w:rFonts w:ascii="Times New Roman" w:hAnsi="Times New Roman" w:cs="Times New Roman"/>
        </w:rPr>
        <w:t xml:space="preserve">also </w:t>
      </w:r>
      <w:r w:rsidR="00F62FA9" w:rsidRPr="00CB45A0">
        <w:rPr>
          <w:rFonts w:ascii="Times New Roman" w:hAnsi="Times New Roman" w:cs="Times New Roman"/>
        </w:rPr>
        <w:t>tended to be relatively high in regions at the edge of a species range where there were few counts (e.g., Boreal Softwood Shield</w:t>
      </w:r>
      <w:r w:rsidR="0007273F" w:rsidRPr="00CB45A0">
        <w:rPr>
          <w:rFonts w:ascii="Times New Roman" w:hAnsi="Times New Roman" w:cs="Times New Roman"/>
        </w:rPr>
        <w:t xml:space="preserve"> BCR</w:t>
      </w:r>
      <w:r w:rsidR="00F62FA9" w:rsidRPr="00CB45A0">
        <w:rPr>
          <w:rFonts w:ascii="Times New Roman" w:hAnsi="Times New Roman" w:cs="Times New Roman"/>
        </w:rPr>
        <w:t xml:space="preserve">, maximum interval width </w:t>
      </w:r>
      <w:r w:rsidR="0007273F" w:rsidRPr="00CB45A0">
        <w:rPr>
          <w:rFonts w:ascii="Times New Roman" w:hAnsi="Times New Roman" w:cs="Times New Roman"/>
        </w:rPr>
        <w:t xml:space="preserve">of </w:t>
      </w:r>
      <w:r w:rsidR="00305174" w:rsidRPr="00CB45A0">
        <w:rPr>
          <w:rFonts w:ascii="Times New Roman" w:hAnsi="Times New Roman" w:cs="Times New Roman"/>
        </w:rPr>
        <w:t>12.02</w:t>
      </w:r>
      <w:r w:rsidR="0043656F">
        <w:rPr>
          <w:rFonts w:ascii="Times New Roman" w:hAnsi="Times New Roman" w:cs="Times New Roman"/>
        </w:rPr>
        <w:t>%</w:t>
      </w:r>
      <w:r w:rsidR="00F62FA9" w:rsidRPr="00CB45A0">
        <w:rPr>
          <w:rFonts w:ascii="Times New Roman" w:hAnsi="Times New Roman" w:cs="Times New Roman"/>
        </w:rPr>
        <w:t>) when compared to the standard approach (</w:t>
      </w:r>
      <w:r w:rsidR="002464AF" w:rsidRPr="00CB45A0">
        <w:rPr>
          <w:rFonts w:ascii="Times New Roman" w:hAnsi="Times New Roman" w:cs="Times New Roman"/>
        </w:rPr>
        <w:t>19.14</w:t>
      </w:r>
      <w:r w:rsidR="0043656F">
        <w:rPr>
          <w:rFonts w:ascii="Times New Roman" w:hAnsi="Times New Roman" w:cs="Times New Roman"/>
        </w:rPr>
        <w:t>%</w:t>
      </w:r>
      <w:r w:rsidR="00F62FA9" w:rsidRPr="00CB45A0">
        <w:rPr>
          <w:rFonts w:ascii="Times New Roman" w:hAnsi="Times New Roman" w:cs="Times New Roman"/>
        </w:rPr>
        <w:t>), due to borrowing of information across neighboring cells that cross</w:t>
      </w:r>
      <w:r w:rsidR="0007273F" w:rsidRPr="00CB45A0">
        <w:rPr>
          <w:rFonts w:ascii="Times New Roman" w:hAnsi="Times New Roman" w:cs="Times New Roman"/>
        </w:rPr>
        <w:t>ed</w:t>
      </w:r>
      <w:r w:rsidR="00F62FA9" w:rsidRPr="00CB45A0">
        <w:rPr>
          <w:rFonts w:ascii="Times New Roman" w:hAnsi="Times New Roman" w:cs="Times New Roman"/>
        </w:rPr>
        <w:t xml:space="preserve"> regional boundaries.</w:t>
      </w:r>
      <w:r w:rsidR="0007273F" w:rsidRPr="00CB45A0">
        <w:rPr>
          <w:rFonts w:ascii="Times New Roman" w:hAnsi="Times New Roman" w:cs="Times New Roman"/>
        </w:rPr>
        <w:t xml:space="preserve">  </w:t>
      </w:r>
      <w:r w:rsidR="00772480" w:rsidRPr="00CB45A0">
        <w:rPr>
          <w:rFonts w:ascii="Times New Roman" w:hAnsi="Times New Roman" w:cs="Times New Roman"/>
        </w:rPr>
        <w:t>In other parts of the continent with few</w:t>
      </w:r>
      <w:r w:rsidR="0007273F" w:rsidRPr="00CB45A0">
        <w:rPr>
          <w:rFonts w:ascii="Times New Roman" w:hAnsi="Times New Roman" w:cs="Times New Roman"/>
        </w:rPr>
        <w:t>er</w:t>
      </w:r>
      <w:r w:rsidR="002464AF" w:rsidRPr="00CB45A0">
        <w:rPr>
          <w:rFonts w:ascii="Times New Roman" w:hAnsi="Times New Roman" w:cs="Times New Roman"/>
        </w:rPr>
        <w:t xml:space="preserve">, more isolated </w:t>
      </w:r>
      <w:r w:rsidR="00772480" w:rsidRPr="00CB45A0">
        <w:rPr>
          <w:rFonts w:ascii="Times New Roman" w:hAnsi="Times New Roman" w:cs="Times New Roman"/>
        </w:rPr>
        <w:t>CBC circles</w:t>
      </w:r>
      <w:r w:rsidR="000A556E" w:rsidRPr="00CB45A0">
        <w:rPr>
          <w:rFonts w:ascii="Times New Roman" w:hAnsi="Times New Roman" w:cs="Times New Roman"/>
        </w:rPr>
        <w:t xml:space="preserve"> (e.g., Southern Rockies Colorado Plateau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the SVC methods produced trend estimates with </w:t>
      </w:r>
      <w:r w:rsidR="003E56E4" w:rsidRPr="00CB45A0">
        <w:rPr>
          <w:rFonts w:ascii="Times New Roman" w:hAnsi="Times New Roman" w:cs="Times New Roman"/>
        </w:rPr>
        <w:t xml:space="preserve">relatively </w:t>
      </w:r>
      <w:r w:rsidR="00772480" w:rsidRPr="00CB45A0">
        <w:rPr>
          <w:rFonts w:ascii="Times New Roman" w:hAnsi="Times New Roman" w:cs="Times New Roman"/>
        </w:rPr>
        <w:t xml:space="preserve">high uncertainty </w:t>
      </w:r>
      <w:r w:rsidR="008870AF" w:rsidRPr="00CB45A0">
        <w:rPr>
          <w:rFonts w:ascii="Times New Roman" w:hAnsi="Times New Roman" w:cs="Times New Roman"/>
        </w:rPr>
        <w:t xml:space="preserve">(minimum interval width of </w:t>
      </w:r>
      <w:r w:rsidR="002464AF" w:rsidRPr="00CB45A0">
        <w:rPr>
          <w:rFonts w:ascii="Times New Roman" w:hAnsi="Times New Roman" w:cs="Times New Roman"/>
        </w:rPr>
        <w:t>3.47</w:t>
      </w:r>
      <w:r w:rsidR="0043656F">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lastRenderedPageBreak/>
        <w:t xml:space="preserve">compared </w:t>
      </w:r>
      <w:r w:rsidR="00772480" w:rsidRPr="00CB45A0">
        <w:rPr>
          <w:rFonts w:ascii="Times New Roman" w:hAnsi="Times New Roman" w:cs="Times New Roman"/>
        </w:rPr>
        <w:t>to the standard method</w:t>
      </w:r>
      <w:r w:rsidR="008870AF" w:rsidRPr="00CB45A0">
        <w:rPr>
          <w:rFonts w:ascii="Times New Roman" w:hAnsi="Times New Roman" w:cs="Times New Roman"/>
        </w:rPr>
        <w:t xml:space="preserve"> (</w:t>
      </w:r>
      <w:r w:rsidR="002464AF" w:rsidRPr="00CB45A0">
        <w:rPr>
          <w:rFonts w:ascii="Times New Roman" w:hAnsi="Times New Roman" w:cs="Times New Roman"/>
        </w:rPr>
        <w:t>2.80</w:t>
      </w:r>
      <w:r w:rsidR="0043656F">
        <w:rPr>
          <w:rFonts w:ascii="Times New Roman" w:hAnsi="Times New Roman" w:cs="Times New Roman"/>
        </w:rPr>
        <w:t>%</w:t>
      </w:r>
      <w:r w:rsidR="008870AF" w:rsidRPr="00CB45A0">
        <w:rPr>
          <w:rFonts w:ascii="Times New Roman" w:hAnsi="Times New Roman" w:cs="Times New Roman"/>
        </w:rPr>
        <w:t>)</w:t>
      </w:r>
      <w:r w:rsidR="00772480" w:rsidRPr="00CB45A0">
        <w:rPr>
          <w:rFonts w:ascii="Times New Roman" w:hAnsi="Times New Roman" w:cs="Times New Roman"/>
        </w:rPr>
        <w:t xml:space="preserve">.  </w:t>
      </w:r>
      <w:r w:rsidR="0007273F" w:rsidRPr="00CB45A0">
        <w:rPr>
          <w:rFonts w:ascii="Times New Roman" w:hAnsi="Times New Roman" w:cs="Times New Roman"/>
        </w:rPr>
        <w:t xml:space="preserve">It is not entirely clear if the small intervals of the standard approach are justified in this context.  </w:t>
      </w:r>
      <w:r w:rsidRPr="00CB45A0">
        <w:rPr>
          <w:rFonts w:ascii="Times New Roman" w:hAnsi="Times New Roman" w:cs="Times New Roman"/>
        </w:rPr>
        <w:t>I</w:t>
      </w:r>
      <w:r w:rsidR="0007273F" w:rsidRPr="00CB45A0">
        <w:rPr>
          <w:rFonts w:ascii="Times New Roman" w:hAnsi="Times New Roman" w:cs="Times New Roman"/>
        </w:rPr>
        <w:t>f the</w:t>
      </w:r>
      <w:r w:rsidRPr="00CB45A0">
        <w:rPr>
          <w:rFonts w:ascii="Times New Roman" w:hAnsi="Times New Roman" w:cs="Times New Roman"/>
        </w:rPr>
        <w:t xml:space="preserve"> </w:t>
      </w:r>
      <w:r w:rsidR="007C1AD7" w:rsidRPr="00CB45A0">
        <w:rPr>
          <w:rFonts w:ascii="Times New Roman" w:hAnsi="Times New Roman" w:cs="Times New Roman"/>
        </w:rPr>
        <w:t xml:space="preserve">relatively </w:t>
      </w:r>
      <w:r w:rsidRPr="00CB45A0">
        <w:rPr>
          <w:rFonts w:ascii="Times New Roman" w:hAnsi="Times New Roman" w:cs="Times New Roman"/>
        </w:rPr>
        <w:t xml:space="preserve">few </w:t>
      </w:r>
      <w:r w:rsidR="002464AF" w:rsidRPr="00CB45A0">
        <w:rPr>
          <w:rFonts w:ascii="Times New Roman" w:hAnsi="Times New Roman" w:cs="Times New Roman"/>
        </w:rPr>
        <w:t xml:space="preserve">and far-between </w:t>
      </w:r>
      <w:r w:rsidRPr="00CB45A0">
        <w:rPr>
          <w:rFonts w:ascii="Times New Roman" w:hAnsi="Times New Roman" w:cs="Times New Roman"/>
        </w:rPr>
        <w:t>circles that fall within those large BCRs can be consider</w:t>
      </w:r>
      <w:r w:rsidR="003B788E" w:rsidRPr="00CB45A0">
        <w:rPr>
          <w:rFonts w:ascii="Times New Roman" w:hAnsi="Times New Roman" w:cs="Times New Roman"/>
        </w:rPr>
        <w:t>ed representative samples of that</w:t>
      </w:r>
      <w:r w:rsidRPr="00CB45A0">
        <w:rPr>
          <w:rFonts w:ascii="Times New Roman" w:hAnsi="Times New Roman" w:cs="Times New Roman"/>
        </w:rPr>
        <w:t xml:space="preserve"> larger area, then estimates with high precision are reasonable, and certainly preferred. If </w:t>
      </w:r>
      <w:r w:rsidR="0026189E" w:rsidRPr="00CB45A0">
        <w:rPr>
          <w:rFonts w:ascii="Times New Roman" w:hAnsi="Times New Roman" w:cs="Times New Roman"/>
        </w:rPr>
        <w:t xml:space="preserve">it </w:t>
      </w:r>
      <w:r w:rsidR="007C1AD7" w:rsidRPr="00CB45A0">
        <w:rPr>
          <w:rFonts w:ascii="Times New Roman" w:hAnsi="Times New Roman" w:cs="Times New Roman"/>
        </w:rPr>
        <w:t>cannot be</w:t>
      </w:r>
      <w:r w:rsidR="0026189E" w:rsidRPr="00CB45A0">
        <w:rPr>
          <w:rFonts w:ascii="Times New Roman" w:hAnsi="Times New Roman" w:cs="Times New Roman"/>
        </w:rPr>
        <w:t xml:space="preserve"> assume</w:t>
      </w:r>
      <w:r w:rsidR="007C1AD7" w:rsidRPr="00CB45A0">
        <w:rPr>
          <w:rFonts w:ascii="Times New Roman" w:hAnsi="Times New Roman" w:cs="Times New Roman"/>
        </w:rPr>
        <w:t>d</w:t>
      </w:r>
      <w:r w:rsidR="0026189E" w:rsidRPr="00CB45A0">
        <w:rPr>
          <w:rFonts w:ascii="Times New Roman" w:hAnsi="Times New Roman" w:cs="Times New Roman"/>
        </w:rPr>
        <w:t xml:space="preserve"> that </w:t>
      </w:r>
      <w:r w:rsidRPr="00CB45A0">
        <w:rPr>
          <w:rFonts w:ascii="Times New Roman" w:hAnsi="Times New Roman" w:cs="Times New Roman"/>
        </w:rPr>
        <w:t xml:space="preserve">those circles are representative of the larger area, then estimating trends for smaller areas, in neighborhoods with more information, and basing uncertainty estimates on the amount of local information, seems </w:t>
      </w:r>
      <w:r w:rsidR="003B788E" w:rsidRPr="00CB45A0">
        <w:rPr>
          <w:rFonts w:ascii="Times New Roman" w:hAnsi="Times New Roman" w:cs="Times New Roman"/>
        </w:rPr>
        <w:t xml:space="preserve">more </w:t>
      </w:r>
      <w:r w:rsidRPr="00CB45A0">
        <w:rPr>
          <w:rFonts w:ascii="Times New Roman" w:hAnsi="Times New Roman" w:cs="Times New Roman"/>
        </w:rPr>
        <w:t>appropriate.</w:t>
      </w:r>
      <w:r w:rsidR="00750108" w:rsidRPr="00CB45A0">
        <w:rPr>
          <w:rFonts w:ascii="Times New Roman" w:hAnsi="Times New Roman" w:cs="Times New Roman"/>
        </w:rPr>
        <w:t xml:space="preserve">  Critical evaluation of this representative-sample assumption is particularly important when analyzing d</w:t>
      </w:r>
      <w:r w:rsidR="0043656F">
        <w:rPr>
          <w:rFonts w:ascii="Times New Roman" w:hAnsi="Times New Roman" w:cs="Times New Roman"/>
        </w:rPr>
        <w:t>ata from the CBC, because count-</w:t>
      </w:r>
      <w:r w:rsidR="00750108" w:rsidRPr="00CB45A0">
        <w:rPr>
          <w:rFonts w:ascii="Times New Roman" w:hAnsi="Times New Roman" w:cs="Times New Roman"/>
        </w:rPr>
        <w:t>site selection is not based on sampling design principles</w:t>
      </w:r>
      <w:r w:rsidR="007E51F8" w:rsidRPr="00CB45A0">
        <w:rPr>
          <w:rFonts w:ascii="Times New Roman" w:hAnsi="Times New Roman" w:cs="Times New Roman"/>
        </w:rPr>
        <w:t>, and count locations tend to be biased toward areas of high human population density and areas of high bird density and diversity (Drennan 1981, Dunn et al. 2005).</w:t>
      </w:r>
      <w:r w:rsidR="00E41BB6" w:rsidRPr="00CB45A0">
        <w:rPr>
          <w:rFonts w:ascii="Times New Roman" w:hAnsi="Times New Roman" w:cs="Times New Roman"/>
        </w:rPr>
        <w:t xml:space="preserve"> </w:t>
      </w:r>
    </w:p>
    <w:p w14:paraId="6B8193E9" w14:textId="1A09F45F" w:rsidR="00B04D21" w:rsidRPr="00CB45A0" w:rsidRDefault="0009481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On a </w:t>
      </w:r>
      <w:r w:rsidR="0043656F">
        <w:rPr>
          <w:rFonts w:ascii="Times New Roman" w:hAnsi="Times New Roman" w:cs="Times New Roman"/>
        </w:rPr>
        <w:t>typical</w:t>
      </w:r>
      <w:r w:rsidRPr="00CB45A0">
        <w:rPr>
          <w:rFonts w:ascii="Times New Roman" w:hAnsi="Times New Roman" w:cs="Times New Roman"/>
        </w:rPr>
        <w:t xml:space="preserve"> </w:t>
      </w:r>
      <w:r w:rsidR="004E4711" w:rsidRPr="00CB45A0">
        <w:rPr>
          <w:rFonts w:ascii="Times New Roman" w:hAnsi="Times New Roman" w:cs="Times New Roman"/>
        </w:rPr>
        <w:t>laptop computer</w:t>
      </w:r>
      <w:r w:rsidRPr="00CB45A0">
        <w:rPr>
          <w:rFonts w:ascii="Times New Roman" w:hAnsi="Times New Roman" w:cs="Times New Roman"/>
        </w:rPr>
        <w:t xml:space="preserve">, </w:t>
      </w:r>
      <w:r w:rsidR="004E4711" w:rsidRPr="00CB45A0">
        <w:rPr>
          <w:rFonts w:ascii="Times New Roman" w:hAnsi="Times New Roman" w:cs="Times New Roman"/>
        </w:rPr>
        <w:t xml:space="preserve">SVC </w:t>
      </w:r>
      <w:r w:rsidRPr="00CB45A0">
        <w:rPr>
          <w:rFonts w:ascii="Times New Roman" w:hAnsi="Times New Roman" w:cs="Times New Roman"/>
        </w:rPr>
        <w:t>model analysis</w:t>
      </w:r>
      <w:r w:rsidR="00705DD9" w:rsidRPr="00CB45A0">
        <w:rPr>
          <w:rFonts w:ascii="Times New Roman" w:hAnsi="Times New Roman" w:cs="Times New Roman"/>
        </w:rPr>
        <w:t xml:space="preserve"> </w:t>
      </w:r>
      <w:r w:rsidR="00492932" w:rsidRPr="00CB45A0">
        <w:rPr>
          <w:rFonts w:ascii="Times New Roman" w:hAnsi="Times New Roman" w:cs="Times New Roman"/>
        </w:rPr>
        <w:t>using R-INLA</w:t>
      </w:r>
      <w:r w:rsidRPr="00CB45A0">
        <w:rPr>
          <w:rFonts w:ascii="Times New Roman" w:hAnsi="Times New Roman" w:cs="Times New Roman"/>
        </w:rPr>
        <w:t xml:space="preserve"> took </w:t>
      </w:r>
      <w:r w:rsidR="002312C4" w:rsidRPr="00CB45A0">
        <w:rPr>
          <w:rFonts w:ascii="Times New Roman" w:hAnsi="Times New Roman" w:cs="Times New Roman"/>
        </w:rPr>
        <w:t>roughly</w:t>
      </w:r>
      <w:r w:rsidRPr="00CB45A0">
        <w:rPr>
          <w:rFonts w:ascii="Times New Roman" w:hAnsi="Times New Roman" w:cs="Times New Roman"/>
        </w:rPr>
        <w:t xml:space="preserve"> </w:t>
      </w:r>
      <w:r w:rsidR="00D86C0E" w:rsidRPr="00CB45A0">
        <w:rPr>
          <w:rFonts w:ascii="Times New Roman" w:hAnsi="Times New Roman" w:cs="Times New Roman"/>
        </w:rPr>
        <w:t>10 minutes</w:t>
      </w:r>
      <w:r w:rsidR="004E4711" w:rsidRPr="00CB45A0">
        <w:rPr>
          <w:rFonts w:ascii="Times New Roman" w:hAnsi="Times New Roman" w:cs="Times New Roman"/>
        </w:rPr>
        <w:t xml:space="preserve"> for full</w:t>
      </w:r>
      <w:r w:rsidRPr="00CB45A0">
        <w:rPr>
          <w:rFonts w:ascii="Times New Roman" w:hAnsi="Times New Roman" w:cs="Times New Roman"/>
        </w:rPr>
        <w:t xml:space="preserve"> Bayesian results.  The standard approach, </w:t>
      </w:r>
      <w:r w:rsidR="004E4711" w:rsidRPr="00CB45A0">
        <w:rPr>
          <w:rFonts w:ascii="Times New Roman" w:hAnsi="Times New Roman" w:cs="Times New Roman"/>
        </w:rPr>
        <w:t>which employs MCMC</w:t>
      </w:r>
      <w:r w:rsidRPr="00CB45A0">
        <w:rPr>
          <w:rFonts w:ascii="Times New Roman" w:hAnsi="Times New Roman" w:cs="Times New Roman"/>
        </w:rPr>
        <w:t xml:space="preserve">, </w:t>
      </w:r>
      <w:r w:rsidR="004E4711" w:rsidRPr="00CB45A0">
        <w:rPr>
          <w:rFonts w:ascii="Times New Roman" w:hAnsi="Times New Roman" w:cs="Times New Roman"/>
        </w:rPr>
        <w:t xml:space="preserve">took approximately </w:t>
      </w:r>
      <w:r w:rsidR="00215638" w:rsidRPr="00CB45A0">
        <w:rPr>
          <w:rFonts w:ascii="Times New Roman" w:hAnsi="Times New Roman" w:cs="Times New Roman"/>
        </w:rPr>
        <w:t>10</w:t>
      </w:r>
      <w:r w:rsidR="004E4711" w:rsidRPr="00CB45A0">
        <w:rPr>
          <w:rFonts w:ascii="Times New Roman" w:hAnsi="Times New Roman" w:cs="Times New Roman"/>
        </w:rPr>
        <w:t xml:space="preserve"> hours for full Bayesian results</w:t>
      </w:r>
      <w:r w:rsidR="0026189E" w:rsidRPr="00CB45A0">
        <w:rPr>
          <w:rFonts w:ascii="Times New Roman" w:hAnsi="Times New Roman" w:cs="Times New Roman"/>
        </w:rPr>
        <w:t xml:space="preserve"> on the same hardware</w:t>
      </w:r>
      <w:r w:rsidRPr="00CB45A0">
        <w:rPr>
          <w:rFonts w:ascii="Times New Roman" w:hAnsi="Times New Roman" w:cs="Times New Roman"/>
        </w:rPr>
        <w:t xml:space="preserve">. </w:t>
      </w:r>
      <w:r w:rsidR="00705DD9" w:rsidRPr="00CB45A0">
        <w:rPr>
          <w:rFonts w:ascii="Times New Roman" w:hAnsi="Times New Roman" w:cs="Times New Roman"/>
        </w:rPr>
        <w:t>Had spatial statistical models been analyzed using MCMC, processing times would have been much</w:t>
      </w:r>
      <w:r w:rsidR="00492932" w:rsidRPr="00CB45A0">
        <w:rPr>
          <w:rFonts w:ascii="Times New Roman" w:hAnsi="Times New Roman" w:cs="Times New Roman"/>
        </w:rPr>
        <w:t xml:space="preserve"> </w:t>
      </w:r>
      <w:r w:rsidR="00705DD9" w:rsidRPr="00CB45A0">
        <w:rPr>
          <w:rFonts w:ascii="Times New Roman" w:hAnsi="Times New Roman" w:cs="Times New Roman"/>
        </w:rPr>
        <w:t xml:space="preserve">longer.  </w:t>
      </w:r>
      <w:r w:rsidR="004E4711" w:rsidRPr="00CB45A0">
        <w:rPr>
          <w:rFonts w:ascii="Times New Roman" w:hAnsi="Times New Roman" w:cs="Times New Roman"/>
        </w:rPr>
        <w:t xml:space="preserve">The difference in computing time </w:t>
      </w:r>
      <w:r w:rsidR="00705DD9" w:rsidRPr="00CB45A0">
        <w:rPr>
          <w:rFonts w:ascii="Times New Roman" w:hAnsi="Times New Roman" w:cs="Times New Roman"/>
        </w:rPr>
        <w:t>was due to R-</w:t>
      </w:r>
      <w:r w:rsidR="004E4711" w:rsidRPr="00CB45A0">
        <w:rPr>
          <w:rFonts w:ascii="Times New Roman" w:hAnsi="Times New Roman" w:cs="Times New Roman"/>
        </w:rPr>
        <w:t xml:space="preserve">INLA </w:t>
      </w:r>
      <w:r w:rsidR="00705DD9" w:rsidRPr="00CB45A0">
        <w:rPr>
          <w:rFonts w:ascii="Times New Roman" w:hAnsi="Times New Roman" w:cs="Times New Roman"/>
        </w:rPr>
        <w:t>producing</w:t>
      </w:r>
      <w:r w:rsidR="007861A1" w:rsidRPr="00CB45A0">
        <w:rPr>
          <w:rFonts w:ascii="Times New Roman" w:hAnsi="Times New Roman" w:cs="Times New Roman"/>
        </w:rPr>
        <w:t xml:space="preserve"> highly accurate approximations of</w:t>
      </w:r>
      <w:r w:rsidR="004E4711" w:rsidRPr="00CB45A0">
        <w:rPr>
          <w:rFonts w:ascii="Times New Roman" w:hAnsi="Times New Roman" w:cs="Times New Roman"/>
        </w:rPr>
        <w:t xml:space="preserve"> Bayesian posteriors</w:t>
      </w:r>
      <w:r w:rsidR="009072D6" w:rsidRPr="00CB45A0">
        <w:rPr>
          <w:rFonts w:ascii="Times New Roman" w:hAnsi="Times New Roman" w:cs="Times New Roman"/>
        </w:rPr>
        <w:t>,</w:t>
      </w:r>
      <w:r w:rsidR="004E4711" w:rsidRPr="00CB45A0">
        <w:rPr>
          <w:rFonts w:ascii="Times New Roman" w:hAnsi="Times New Roman" w:cs="Times New Roman"/>
        </w:rPr>
        <w:t xml:space="preserve"> orders of magnitude faster than MCMC</w:t>
      </w:r>
      <w:r w:rsidR="00244BA0" w:rsidRPr="00CB45A0">
        <w:rPr>
          <w:rFonts w:ascii="Times New Roman" w:hAnsi="Times New Roman" w:cs="Times New Roman"/>
        </w:rPr>
        <w:t xml:space="preserve"> (Rue et al. 2009, 2017)</w:t>
      </w:r>
      <w:r w:rsidR="004E4711" w:rsidRPr="00CB45A0">
        <w:rPr>
          <w:rFonts w:ascii="Times New Roman" w:hAnsi="Times New Roman" w:cs="Times New Roman"/>
        </w:rPr>
        <w:t>.</w:t>
      </w:r>
      <w:r w:rsidR="007861A1" w:rsidRPr="00CB45A0">
        <w:rPr>
          <w:rFonts w:ascii="Times New Roman" w:hAnsi="Times New Roman" w:cs="Times New Roman"/>
        </w:rPr>
        <w:t xml:space="preserve"> </w:t>
      </w:r>
      <w:r w:rsidR="00705DD9" w:rsidRPr="00CB45A0">
        <w:rPr>
          <w:rFonts w:ascii="Times New Roman" w:hAnsi="Times New Roman" w:cs="Times New Roman"/>
        </w:rPr>
        <w:t xml:space="preserve"> The obvious benefit of shorter processing times is that, for a given </w:t>
      </w:r>
      <w:r w:rsidR="00BA0E7B" w:rsidRPr="00CB45A0">
        <w:rPr>
          <w:rFonts w:ascii="Times New Roman" w:hAnsi="Times New Roman" w:cs="Times New Roman"/>
        </w:rPr>
        <w:t>set of computing resources</w:t>
      </w:r>
      <w:r w:rsidR="007861A1" w:rsidRPr="00CB45A0">
        <w:rPr>
          <w:rFonts w:ascii="Times New Roman" w:hAnsi="Times New Roman" w:cs="Times New Roman"/>
        </w:rPr>
        <w:t xml:space="preserve">, </w:t>
      </w:r>
      <w:r w:rsidR="00820A85" w:rsidRPr="00CB45A0">
        <w:rPr>
          <w:rFonts w:ascii="Times New Roman" w:hAnsi="Times New Roman" w:cs="Times New Roman"/>
        </w:rPr>
        <w:t>more time periods,</w:t>
      </w:r>
      <w:r w:rsidR="00244BA0" w:rsidRPr="00CB45A0">
        <w:rPr>
          <w:rFonts w:ascii="Times New Roman" w:hAnsi="Times New Roman" w:cs="Times New Roman"/>
        </w:rPr>
        <w:t xml:space="preserve"> more</w:t>
      </w:r>
      <w:r w:rsidR="00820A85" w:rsidRPr="00CB45A0">
        <w:rPr>
          <w:rFonts w:ascii="Times New Roman" w:hAnsi="Times New Roman" w:cs="Times New Roman"/>
        </w:rPr>
        <w:t xml:space="preserve"> distinct model forms</w:t>
      </w:r>
      <w:r w:rsidR="00244BA0" w:rsidRPr="00CB45A0">
        <w:rPr>
          <w:rFonts w:ascii="Times New Roman" w:hAnsi="Times New Roman" w:cs="Times New Roman"/>
        </w:rPr>
        <w:t xml:space="preserve"> </w:t>
      </w:r>
      <w:r w:rsidR="002464AF" w:rsidRPr="00CB45A0">
        <w:rPr>
          <w:rFonts w:ascii="Times New Roman" w:hAnsi="Times New Roman" w:cs="Times New Roman"/>
        </w:rPr>
        <w:t>(e.g., Link and Sauer 2016)</w:t>
      </w:r>
      <w:r w:rsidR="00820A85" w:rsidRPr="00CB45A0">
        <w:rPr>
          <w:rFonts w:ascii="Times New Roman" w:hAnsi="Times New Roman" w:cs="Times New Roman"/>
        </w:rPr>
        <w:t xml:space="preserve">, </w:t>
      </w:r>
      <w:r w:rsidR="00705DD9" w:rsidRPr="00CB45A0">
        <w:rPr>
          <w:rFonts w:ascii="Times New Roman" w:hAnsi="Times New Roman" w:cs="Times New Roman"/>
        </w:rPr>
        <w:t xml:space="preserve">or </w:t>
      </w:r>
      <w:r w:rsidR="00244BA0" w:rsidRPr="00CB45A0">
        <w:rPr>
          <w:rFonts w:ascii="Times New Roman" w:hAnsi="Times New Roman" w:cs="Times New Roman"/>
        </w:rPr>
        <w:t xml:space="preserve">more </w:t>
      </w:r>
      <w:r w:rsidR="00820A85" w:rsidRPr="00CB45A0">
        <w:rPr>
          <w:rFonts w:ascii="Times New Roman" w:hAnsi="Times New Roman" w:cs="Times New Roman"/>
        </w:rPr>
        <w:t>species</w:t>
      </w:r>
      <w:r w:rsidR="002312C4" w:rsidRPr="00CB45A0">
        <w:rPr>
          <w:rFonts w:ascii="Times New Roman" w:hAnsi="Times New Roman" w:cs="Times New Roman"/>
        </w:rPr>
        <w:t xml:space="preserve"> </w:t>
      </w:r>
      <w:r w:rsidR="00705DD9" w:rsidRPr="00CB45A0">
        <w:rPr>
          <w:rFonts w:ascii="Times New Roman" w:hAnsi="Times New Roman" w:cs="Times New Roman"/>
        </w:rPr>
        <w:t>can be</w:t>
      </w:r>
      <w:r w:rsidR="007861A1" w:rsidRPr="00CB45A0">
        <w:rPr>
          <w:rFonts w:ascii="Times New Roman" w:hAnsi="Times New Roman" w:cs="Times New Roman"/>
        </w:rPr>
        <w:t xml:space="preserve"> evaluated. </w:t>
      </w:r>
      <w:r w:rsidR="00B04D21" w:rsidRPr="00CB45A0">
        <w:rPr>
          <w:rFonts w:ascii="Times New Roman" w:hAnsi="Times New Roman" w:cs="Times New Roman"/>
        </w:rPr>
        <w:t xml:space="preserve"> Even small differences in computing time add up when analyzing counts from tens of years, for hundreds of species, across thousands of count sites.</w:t>
      </w:r>
    </w:p>
    <w:p w14:paraId="5580FB94" w14:textId="32067AE0" w:rsidR="00825029" w:rsidRPr="00CB45A0" w:rsidRDefault="00B04D2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There were, as there usually are, tradeoffs for rapid model analysis.  </w:t>
      </w:r>
      <w:r w:rsidR="0042704C" w:rsidRPr="00CB45A0">
        <w:rPr>
          <w:rFonts w:ascii="Times New Roman" w:hAnsi="Times New Roman" w:cs="Times New Roman"/>
        </w:rPr>
        <w:t>Specifically</w:t>
      </w:r>
      <w:r w:rsidR="00BA0E7B" w:rsidRPr="00CB45A0">
        <w:rPr>
          <w:rFonts w:ascii="Times New Roman" w:hAnsi="Times New Roman" w:cs="Times New Roman"/>
        </w:rPr>
        <w:t xml:space="preserve">, R-INLA is an </w:t>
      </w:r>
      <w:r w:rsidR="00630059" w:rsidRPr="00CB45A0">
        <w:rPr>
          <w:rFonts w:ascii="Times New Roman" w:hAnsi="Times New Roman" w:cs="Times New Roman"/>
        </w:rPr>
        <w:t xml:space="preserve">analysis </w:t>
      </w:r>
      <w:r w:rsidR="00BA0E7B" w:rsidRPr="00CB45A0">
        <w:rPr>
          <w:rFonts w:ascii="Times New Roman" w:hAnsi="Times New Roman" w:cs="Times New Roman"/>
        </w:rPr>
        <w:t xml:space="preserve">option whenever a statistical model can be expressed as a latent Gaussian </w:t>
      </w:r>
      <w:r w:rsidR="00BA0E7B" w:rsidRPr="00CB45A0">
        <w:rPr>
          <w:rFonts w:ascii="Times New Roman" w:hAnsi="Times New Roman" w:cs="Times New Roman"/>
        </w:rPr>
        <w:lastRenderedPageBreak/>
        <w:t>model (</w:t>
      </w:r>
      <w:r w:rsidR="00CB45A0" w:rsidRPr="00CB45A0">
        <w:rPr>
          <w:rFonts w:ascii="Times New Roman" w:hAnsi="Times New Roman" w:cs="Times New Roman"/>
        </w:rPr>
        <w:t xml:space="preserve">Rue et al 2009, </w:t>
      </w:r>
      <w:r w:rsidR="00BA0E7B" w:rsidRPr="00CB45A0">
        <w:rPr>
          <w:rFonts w:ascii="Times New Roman" w:hAnsi="Times New Roman" w:cs="Times New Roman"/>
        </w:rPr>
        <w:t xml:space="preserve">Blangiardo </w:t>
      </w:r>
      <w:r w:rsidR="00CB45A0" w:rsidRPr="00CB45A0">
        <w:rPr>
          <w:rFonts w:ascii="Times New Roman" w:hAnsi="Times New Roman" w:cs="Times New Roman"/>
        </w:rPr>
        <w:t>and Cameletti</w:t>
      </w:r>
      <w:r w:rsidR="00BA0E7B" w:rsidRPr="00CB45A0">
        <w:rPr>
          <w:rFonts w:ascii="Times New Roman" w:hAnsi="Times New Roman" w:cs="Times New Roman"/>
        </w:rPr>
        <w:t xml:space="preserve"> 2013, Rue et al. 2017). </w:t>
      </w:r>
      <w:r w:rsidR="00BA0E7B" w:rsidRPr="00D75D2F">
        <w:rPr>
          <w:rFonts w:ascii="Times New Roman" w:hAnsi="Times New Roman" w:cs="Times New Roman"/>
          <w:color w:val="4F81BD" w:themeColor="accent1"/>
        </w:rPr>
        <w:t xml:space="preserve">This </w:t>
      </w:r>
      <w:r w:rsidR="00D75D2F" w:rsidRPr="00D75D2F">
        <w:rPr>
          <w:rFonts w:ascii="Times New Roman" w:hAnsi="Times New Roman" w:cs="Times New Roman"/>
          <w:color w:val="4F81BD" w:themeColor="accent1"/>
        </w:rPr>
        <w:t xml:space="preserve">option </w:t>
      </w:r>
      <w:r w:rsidR="00BA0E7B" w:rsidRPr="00D75D2F">
        <w:rPr>
          <w:rFonts w:ascii="Times New Roman" w:hAnsi="Times New Roman" w:cs="Times New Roman"/>
          <w:color w:val="4F81BD" w:themeColor="accent1"/>
        </w:rPr>
        <w:t>was possible</w:t>
      </w:r>
      <w:r w:rsidR="00BA0E7B" w:rsidRPr="00CB45A0">
        <w:rPr>
          <w:rFonts w:ascii="Times New Roman" w:hAnsi="Times New Roman" w:cs="Times New Roman"/>
        </w:rPr>
        <w:t xml:space="preserve"> for the model used in this analysis. However, this would not have been possible had we chosen to use the effort-correction function developed by Link and Sauer </w:t>
      </w:r>
      <w:r w:rsidR="0042704C" w:rsidRPr="00CB45A0">
        <w:rPr>
          <w:rFonts w:ascii="Times New Roman" w:hAnsi="Times New Roman" w:cs="Times New Roman"/>
        </w:rPr>
        <w:t>(1999, 2006)</w:t>
      </w:r>
      <w:r w:rsidR="00BA0E7B" w:rsidRPr="00CB45A0">
        <w:rPr>
          <w:rFonts w:ascii="Times New Roman" w:hAnsi="Times New Roman" w:cs="Times New Roman"/>
        </w:rPr>
        <w:t xml:space="preserve"> and used </w:t>
      </w:r>
      <w:r w:rsidR="0042704C" w:rsidRPr="00CB45A0">
        <w:rPr>
          <w:rFonts w:ascii="Times New Roman" w:hAnsi="Times New Roman" w:cs="Times New Roman"/>
        </w:rPr>
        <w:t>in</w:t>
      </w:r>
      <w:r w:rsidR="00BA0E7B" w:rsidRPr="00CB45A0">
        <w:rPr>
          <w:rFonts w:ascii="Times New Roman" w:hAnsi="Times New Roman" w:cs="Times New Roman"/>
        </w:rPr>
        <w:t xml:space="preserve"> the standard analysis (Soykan et al. 2016)</w:t>
      </w:r>
      <w:r w:rsidR="00824247" w:rsidRPr="00CB45A0">
        <w:rPr>
          <w:rFonts w:ascii="Times New Roman" w:hAnsi="Times New Roman" w:cs="Times New Roman"/>
        </w:rPr>
        <w:t xml:space="preserve">.  </w:t>
      </w:r>
      <w:r w:rsidR="0042704C" w:rsidRPr="00CB45A0">
        <w:rPr>
          <w:rFonts w:ascii="Times New Roman" w:hAnsi="Times New Roman" w:cs="Times New Roman"/>
        </w:rPr>
        <w:t>Here, w</w:t>
      </w:r>
      <w:r w:rsidR="007861A1" w:rsidRPr="00CB45A0">
        <w:rPr>
          <w:rFonts w:ascii="Times New Roman" w:hAnsi="Times New Roman" w:cs="Times New Roman"/>
        </w:rPr>
        <w:t xml:space="preserve">e </w:t>
      </w:r>
      <w:r w:rsidR="00BA0E7B" w:rsidRPr="00CB45A0">
        <w:rPr>
          <w:rFonts w:ascii="Times New Roman" w:hAnsi="Times New Roman" w:cs="Times New Roman"/>
        </w:rPr>
        <w:t>used</w:t>
      </w:r>
      <w:r w:rsidR="00F503D0" w:rsidRPr="00CB45A0">
        <w:rPr>
          <w:rFonts w:ascii="Times New Roman" w:hAnsi="Times New Roman" w:cs="Times New Roman"/>
        </w:rPr>
        <w:t xml:space="preserve"> </w:t>
      </w:r>
      <w:r w:rsidR="0042704C" w:rsidRPr="00CB45A0">
        <w:rPr>
          <w:rFonts w:ascii="Times New Roman" w:hAnsi="Times New Roman" w:cs="Times New Roman"/>
        </w:rPr>
        <w:t>a</w:t>
      </w:r>
      <w:r w:rsidR="007861A1" w:rsidRPr="00CB45A0">
        <w:rPr>
          <w:rFonts w:ascii="Times New Roman" w:hAnsi="Times New Roman" w:cs="Times New Roman"/>
        </w:rPr>
        <w:t xml:space="preserve"> </w:t>
      </w:r>
      <w:r w:rsidR="009072D6" w:rsidRPr="00CB45A0">
        <w:rPr>
          <w:rFonts w:ascii="Times New Roman" w:hAnsi="Times New Roman" w:cs="Times New Roman"/>
        </w:rPr>
        <w:t>single-</w:t>
      </w:r>
      <w:r w:rsidR="007861A1" w:rsidRPr="00CB45A0">
        <w:rPr>
          <w:rFonts w:ascii="Times New Roman" w:hAnsi="Times New Roman" w:cs="Times New Roman"/>
        </w:rPr>
        <w:t>parameter</w:t>
      </w:r>
      <w:r w:rsidR="00BA0E7B" w:rsidRPr="00CB45A0">
        <w:rPr>
          <w:rFonts w:ascii="Times New Roman" w:hAnsi="Times New Roman" w:cs="Times New Roman"/>
        </w:rPr>
        <w:t>,</w:t>
      </w:r>
      <w:r w:rsidR="007861A1" w:rsidRPr="00CB45A0">
        <w:rPr>
          <w:rFonts w:ascii="Times New Roman" w:hAnsi="Times New Roman" w:cs="Times New Roman"/>
        </w:rPr>
        <w:t xml:space="preserve"> </w:t>
      </w:r>
      <w:r w:rsidR="009072D6" w:rsidRPr="00CB45A0">
        <w:rPr>
          <w:rFonts w:ascii="Times New Roman" w:hAnsi="Times New Roman" w:cs="Times New Roman"/>
        </w:rPr>
        <w:t>power-</w:t>
      </w:r>
      <w:r w:rsidR="007861A1" w:rsidRPr="00CB45A0">
        <w:rPr>
          <w:rFonts w:ascii="Times New Roman" w:hAnsi="Times New Roman" w:cs="Times New Roman"/>
        </w:rPr>
        <w:t>law</w:t>
      </w:r>
      <w:r w:rsidR="00D86C0E" w:rsidRPr="00CB45A0">
        <w:rPr>
          <w:rFonts w:ascii="Times New Roman" w:hAnsi="Times New Roman" w:cs="Times New Roman"/>
        </w:rPr>
        <w:t xml:space="preserve"> function for effort correction</w:t>
      </w:r>
      <w:r w:rsidR="007861A1" w:rsidRPr="00CB45A0">
        <w:rPr>
          <w:rFonts w:ascii="Times New Roman" w:hAnsi="Times New Roman" w:cs="Times New Roman"/>
        </w:rPr>
        <w:t xml:space="preserve"> </w:t>
      </w:r>
      <w:r w:rsidR="00824247" w:rsidRPr="00CB45A0">
        <w:rPr>
          <w:rFonts w:ascii="Times New Roman" w:hAnsi="Times New Roman" w:cs="Times New Roman"/>
        </w:rPr>
        <w:t>because</w:t>
      </w:r>
      <w:r w:rsidR="007861A1" w:rsidRPr="00CB45A0">
        <w:rPr>
          <w:rFonts w:ascii="Times New Roman" w:hAnsi="Times New Roman" w:cs="Times New Roman"/>
        </w:rPr>
        <w:t xml:space="preserve"> it </w:t>
      </w:r>
      <w:r w:rsidR="00BA0E7B" w:rsidRPr="00CB45A0">
        <w:rPr>
          <w:rFonts w:ascii="Times New Roman" w:hAnsi="Times New Roman" w:cs="Times New Roman"/>
        </w:rPr>
        <w:t>could</w:t>
      </w:r>
      <w:r w:rsidR="007861A1" w:rsidRPr="00CB45A0">
        <w:rPr>
          <w:rFonts w:ascii="Times New Roman" w:hAnsi="Times New Roman" w:cs="Times New Roman"/>
        </w:rPr>
        <w:t xml:space="preserve"> fit positive, negative, linear, increasing, and decreasing relationships</w:t>
      </w:r>
      <w:r w:rsidR="009072D6"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w:t>
      </w:r>
      <w:r w:rsidR="009072D6" w:rsidRPr="00CB45A0">
        <w:rPr>
          <w:rFonts w:ascii="Times New Roman" w:hAnsi="Times New Roman" w:cs="Times New Roman"/>
        </w:rPr>
        <w:t xml:space="preserve"> </w:t>
      </w:r>
      <w:r w:rsidR="00824247" w:rsidRPr="00CB45A0">
        <w:rPr>
          <w:rFonts w:ascii="Times New Roman" w:hAnsi="Times New Roman" w:cs="Times New Roman"/>
        </w:rPr>
        <w:t xml:space="preserve">and was easily </w:t>
      </w:r>
      <w:r w:rsidR="0043656F">
        <w:rPr>
          <w:rFonts w:ascii="Times New Roman" w:hAnsi="Times New Roman" w:cs="Times New Roman"/>
        </w:rPr>
        <w:t>incorporated</w:t>
      </w:r>
      <w:r w:rsidR="00824247" w:rsidRPr="00CB45A0">
        <w:rPr>
          <w:rFonts w:ascii="Times New Roman" w:hAnsi="Times New Roman" w:cs="Times New Roman"/>
        </w:rPr>
        <w:t xml:space="preserve"> into a latent Gaussian </w:t>
      </w:r>
      <w:r w:rsidR="009072D6" w:rsidRPr="00CB45A0">
        <w:rPr>
          <w:rFonts w:ascii="Times New Roman" w:hAnsi="Times New Roman" w:cs="Times New Roman"/>
        </w:rPr>
        <w:t>model</w:t>
      </w:r>
      <w:r w:rsidR="00F503D0" w:rsidRPr="00CB45A0">
        <w:rPr>
          <w:rFonts w:ascii="Times New Roman" w:hAnsi="Times New Roman" w:cs="Times New Roman"/>
        </w:rPr>
        <w:t>.  In contrast, the effort-</w:t>
      </w:r>
      <w:r w:rsidR="00824247" w:rsidRPr="00CB45A0">
        <w:rPr>
          <w:rFonts w:ascii="Times New Roman" w:hAnsi="Times New Roman" w:cs="Times New Roman"/>
        </w:rPr>
        <w:t>correction function used for the standard approach is a</w:t>
      </w:r>
      <w:r w:rsidR="007861A1" w:rsidRPr="00CB45A0">
        <w:rPr>
          <w:rFonts w:ascii="Times New Roman" w:hAnsi="Times New Roman" w:cs="Times New Roman"/>
        </w:rPr>
        <w:t xml:space="preserve"> </w:t>
      </w:r>
      <w:r w:rsidR="009072D6" w:rsidRPr="00CB45A0">
        <w:rPr>
          <w:rFonts w:ascii="Times New Roman" w:hAnsi="Times New Roman" w:cs="Times New Roman"/>
        </w:rPr>
        <w:t>two-</w:t>
      </w:r>
      <w:r w:rsidR="007861A1" w:rsidRPr="00CB45A0">
        <w:rPr>
          <w:rFonts w:ascii="Times New Roman" w:hAnsi="Times New Roman" w:cs="Times New Roman"/>
        </w:rPr>
        <w:t xml:space="preserve">parameter </w:t>
      </w:r>
      <w:r w:rsidR="009072D6" w:rsidRPr="00CB45A0">
        <w:rPr>
          <w:rFonts w:ascii="Times New Roman" w:hAnsi="Times New Roman" w:cs="Times New Roman"/>
        </w:rPr>
        <w:t>non</w:t>
      </w:r>
      <w:r w:rsidR="007861A1" w:rsidRPr="00CB45A0">
        <w:rPr>
          <w:rFonts w:ascii="Times New Roman" w:hAnsi="Times New Roman" w:cs="Times New Roman"/>
        </w:rPr>
        <w:t>linear function</w:t>
      </w:r>
      <w:r w:rsidR="00824247" w:rsidRPr="00CB45A0">
        <w:rPr>
          <w:rFonts w:ascii="Times New Roman" w:hAnsi="Times New Roman" w:cs="Times New Roman"/>
        </w:rPr>
        <w:t>,</w:t>
      </w:r>
      <w:r w:rsidR="007861A1" w:rsidRPr="00CB45A0">
        <w:rPr>
          <w:rFonts w:ascii="Times New Roman" w:hAnsi="Times New Roman" w:cs="Times New Roman"/>
        </w:rPr>
        <w:t xml:space="preserve"> </w:t>
      </w:r>
      <w:r w:rsidR="00824247" w:rsidRPr="00CB45A0">
        <w:rPr>
          <w:rFonts w:ascii="Times New Roman" w:hAnsi="Times New Roman" w:cs="Times New Roman"/>
        </w:rPr>
        <w:t xml:space="preserve">which is more flexible and </w:t>
      </w:r>
      <w:r w:rsidR="00883A30" w:rsidRPr="00CB45A0">
        <w:rPr>
          <w:rFonts w:ascii="Times New Roman" w:hAnsi="Times New Roman" w:cs="Times New Roman"/>
        </w:rPr>
        <w:t xml:space="preserve">so </w:t>
      </w:r>
      <w:r w:rsidR="00A55DBB" w:rsidRPr="00CB45A0">
        <w:rPr>
          <w:rFonts w:ascii="Times New Roman" w:hAnsi="Times New Roman" w:cs="Times New Roman"/>
        </w:rPr>
        <w:t>will better-</w:t>
      </w:r>
      <w:r w:rsidR="007861A1" w:rsidRPr="00CB45A0">
        <w:rPr>
          <w:rFonts w:ascii="Times New Roman" w:hAnsi="Times New Roman" w:cs="Times New Roman"/>
        </w:rPr>
        <w:t xml:space="preserve">fit relationships </w:t>
      </w:r>
      <w:r w:rsidR="00824247" w:rsidRPr="00CB45A0">
        <w:rPr>
          <w:rFonts w:ascii="Times New Roman" w:hAnsi="Times New Roman" w:cs="Times New Roman"/>
        </w:rPr>
        <w:t>that come to a rapid asymptote.</w:t>
      </w:r>
      <w:r w:rsidR="0042704C" w:rsidRPr="00CB45A0">
        <w:rPr>
          <w:rFonts w:ascii="Times New Roman" w:hAnsi="Times New Roman" w:cs="Times New Roman"/>
        </w:rPr>
        <w:t xml:space="preserve"> Ideally, we would have </w:t>
      </w:r>
      <w:r w:rsidR="009935F8" w:rsidRPr="00CB45A0">
        <w:rPr>
          <w:rFonts w:ascii="Times New Roman" w:hAnsi="Times New Roman" w:cs="Times New Roman"/>
        </w:rPr>
        <w:t>tools for rapid analysis of</w:t>
      </w:r>
      <w:r w:rsidR="0042704C" w:rsidRPr="00CB45A0">
        <w:rPr>
          <w:rFonts w:ascii="Times New Roman" w:hAnsi="Times New Roman" w:cs="Times New Roman"/>
        </w:rPr>
        <w:t xml:space="preserve"> spatial statistical model</w:t>
      </w:r>
      <w:r w:rsidR="009935F8" w:rsidRPr="00CB45A0">
        <w:rPr>
          <w:rFonts w:ascii="Times New Roman" w:hAnsi="Times New Roman" w:cs="Times New Roman"/>
        </w:rPr>
        <w:t>s</w:t>
      </w:r>
      <w:r w:rsidR="0042704C" w:rsidRPr="00CB45A0">
        <w:rPr>
          <w:rFonts w:ascii="Times New Roman" w:hAnsi="Times New Roman" w:cs="Times New Roman"/>
        </w:rPr>
        <w:t xml:space="preserve"> </w:t>
      </w:r>
      <w:r w:rsidR="009935F8" w:rsidRPr="00CB45A0">
        <w:rPr>
          <w:rFonts w:ascii="Times New Roman" w:hAnsi="Times New Roman" w:cs="Times New Roman"/>
        </w:rPr>
        <w:t>that incorporate the standard</w:t>
      </w:r>
      <w:r w:rsidR="0042704C" w:rsidRPr="00CB45A0">
        <w:rPr>
          <w:rFonts w:ascii="Times New Roman" w:hAnsi="Times New Roman" w:cs="Times New Roman"/>
        </w:rPr>
        <w:t xml:space="preserve"> effort-correction function. </w:t>
      </w:r>
      <w:r w:rsidR="009935F8" w:rsidRPr="00CB45A0">
        <w:rPr>
          <w:rFonts w:ascii="Times New Roman" w:hAnsi="Times New Roman" w:cs="Times New Roman"/>
        </w:rPr>
        <w:t xml:space="preserve">In this choose-two situation, </w:t>
      </w:r>
      <w:r w:rsidR="0042704C" w:rsidRPr="00CB45A0">
        <w:rPr>
          <w:rFonts w:ascii="Times New Roman" w:hAnsi="Times New Roman" w:cs="Times New Roman"/>
        </w:rPr>
        <w:t xml:space="preserve">we </w:t>
      </w:r>
      <w:r w:rsidR="009935F8" w:rsidRPr="00CB45A0">
        <w:rPr>
          <w:rFonts w:ascii="Times New Roman" w:hAnsi="Times New Roman" w:cs="Times New Roman"/>
        </w:rPr>
        <w:t xml:space="preserve">erred towards rapid analysis of </w:t>
      </w:r>
      <w:r w:rsidR="0042704C" w:rsidRPr="00CB45A0">
        <w:rPr>
          <w:rFonts w:ascii="Times New Roman" w:hAnsi="Times New Roman" w:cs="Times New Roman"/>
        </w:rPr>
        <w:t>a spatial model with the simpler</w:t>
      </w:r>
      <w:r w:rsidR="003E0990" w:rsidRPr="00CB45A0">
        <w:rPr>
          <w:rFonts w:ascii="Times New Roman" w:hAnsi="Times New Roman" w:cs="Times New Roman"/>
        </w:rPr>
        <w:t xml:space="preserve"> effort-</w:t>
      </w:r>
      <w:r w:rsidR="009935F8" w:rsidRPr="00CB45A0">
        <w:rPr>
          <w:rFonts w:ascii="Times New Roman" w:hAnsi="Times New Roman" w:cs="Times New Roman"/>
        </w:rPr>
        <w:t xml:space="preserve">correction function, </w:t>
      </w:r>
      <w:r w:rsidR="0042704C" w:rsidRPr="00CB45A0">
        <w:rPr>
          <w:rFonts w:ascii="Times New Roman" w:hAnsi="Times New Roman" w:cs="Times New Roman"/>
        </w:rPr>
        <w:t xml:space="preserve">because it allowed for more robust, if </w:t>
      </w:r>
      <w:r w:rsidR="00883A30" w:rsidRPr="00CB45A0">
        <w:rPr>
          <w:rFonts w:ascii="Times New Roman" w:hAnsi="Times New Roman" w:cs="Times New Roman"/>
        </w:rPr>
        <w:t>occasionally</w:t>
      </w:r>
      <w:r w:rsidR="00A55DBB" w:rsidRPr="00CB45A0">
        <w:rPr>
          <w:rFonts w:ascii="Times New Roman" w:hAnsi="Times New Roman" w:cs="Times New Roman"/>
        </w:rPr>
        <w:t xml:space="preserve"> </w:t>
      </w:r>
      <w:r w:rsidR="0042704C" w:rsidRPr="00CB45A0">
        <w:rPr>
          <w:rFonts w:ascii="Times New Roman" w:hAnsi="Times New Roman" w:cs="Times New Roman"/>
        </w:rPr>
        <w:t>slightly biased</w:t>
      </w:r>
      <w:r w:rsidR="00A55DBB" w:rsidRPr="00CB45A0">
        <w:rPr>
          <w:rFonts w:ascii="Times New Roman" w:hAnsi="Times New Roman" w:cs="Times New Roman"/>
        </w:rPr>
        <w:t xml:space="preserve"> (Link and Sauer 1999)</w:t>
      </w:r>
      <w:r w:rsidR="0042704C" w:rsidRPr="00CB45A0">
        <w:rPr>
          <w:rFonts w:ascii="Times New Roman" w:hAnsi="Times New Roman" w:cs="Times New Roman"/>
        </w:rPr>
        <w:t>, estimate</w:t>
      </w:r>
      <w:r w:rsidR="00D86C0E" w:rsidRPr="00CB45A0">
        <w:rPr>
          <w:rFonts w:ascii="Times New Roman" w:hAnsi="Times New Roman" w:cs="Times New Roman"/>
        </w:rPr>
        <w:t>s</w:t>
      </w:r>
      <w:r w:rsidR="0042704C" w:rsidRPr="00CB45A0">
        <w:rPr>
          <w:rFonts w:ascii="Times New Roman" w:hAnsi="Times New Roman" w:cs="Times New Roman"/>
        </w:rPr>
        <w:t xml:space="preserve"> of the effort effect in regions where information </w:t>
      </w:r>
      <w:r w:rsidR="009935F8" w:rsidRPr="00CB45A0">
        <w:rPr>
          <w:rFonts w:ascii="Times New Roman" w:hAnsi="Times New Roman" w:cs="Times New Roman"/>
        </w:rPr>
        <w:t>w</w:t>
      </w:r>
      <w:r w:rsidR="0042704C" w:rsidRPr="00CB45A0">
        <w:rPr>
          <w:rFonts w:ascii="Times New Roman" w:hAnsi="Times New Roman" w:cs="Times New Roman"/>
        </w:rPr>
        <w:t xml:space="preserve">as sparse.  </w:t>
      </w:r>
      <w:r w:rsidR="009935F8" w:rsidRPr="00CB45A0">
        <w:rPr>
          <w:rFonts w:ascii="Times New Roman" w:hAnsi="Times New Roman" w:cs="Times New Roman"/>
        </w:rPr>
        <w:t xml:space="preserve">Robust estimates of effort effects are particularly </w:t>
      </w:r>
      <w:r w:rsidR="00883A30" w:rsidRPr="00CB45A0">
        <w:rPr>
          <w:rFonts w:ascii="Times New Roman" w:hAnsi="Times New Roman" w:cs="Times New Roman"/>
        </w:rPr>
        <w:t>critical</w:t>
      </w:r>
      <w:r w:rsidR="009935F8" w:rsidRPr="00CB45A0">
        <w:rPr>
          <w:rFonts w:ascii="Times New Roman" w:hAnsi="Times New Roman" w:cs="Times New Roman"/>
        </w:rPr>
        <w:t xml:space="preserve"> when generating trends from CBC data, as count effort varies widely across time and space </w:t>
      </w:r>
      <w:r w:rsidR="00A55DBB" w:rsidRPr="00CB45A0">
        <w:rPr>
          <w:rFonts w:ascii="Times New Roman" w:hAnsi="Times New Roman" w:cs="Times New Roman"/>
        </w:rPr>
        <w:t>(Bock and Root 1981, Butcher et al. 1990, Dunn et al. 2005)</w:t>
      </w:r>
      <w:r w:rsidR="009935F8" w:rsidRPr="00CB45A0">
        <w:rPr>
          <w:rFonts w:ascii="Times New Roman" w:hAnsi="Times New Roman" w:cs="Times New Roman"/>
        </w:rPr>
        <w:t>.</w:t>
      </w:r>
    </w:p>
    <w:p w14:paraId="53206BF2" w14:textId="5E9E2927" w:rsidR="00BE1458" w:rsidRPr="00CB45A0" w:rsidRDefault="007E51F8" w:rsidP="0025577B">
      <w:pPr>
        <w:pStyle w:val="NoSpacing"/>
        <w:spacing w:line="480" w:lineRule="auto"/>
        <w:rPr>
          <w:rFonts w:ascii="Times New Roman" w:eastAsiaTheme="minorEastAsia" w:hAnsi="Times New Roman" w:cs="Times New Roman"/>
        </w:rPr>
      </w:pPr>
      <w:r w:rsidRPr="00CB45A0">
        <w:rPr>
          <w:rFonts w:ascii="Times New Roman" w:eastAsiaTheme="minorEastAsia" w:hAnsi="Times New Roman" w:cs="Times New Roman"/>
        </w:rPr>
        <w:t xml:space="preserve"> </w:t>
      </w:r>
      <w:r w:rsidR="0043656F">
        <w:rPr>
          <w:rFonts w:ascii="Times New Roman" w:eastAsiaTheme="minorEastAsia" w:hAnsi="Times New Roman" w:cs="Times New Roman"/>
        </w:rPr>
        <w:tab/>
      </w:r>
      <w:r w:rsidRPr="00CB45A0">
        <w:rPr>
          <w:rFonts w:ascii="Times New Roman" w:eastAsiaTheme="minorEastAsia" w:hAnsi="Times New Roman" w:cs="Times New Roman"/>
        </w:rPr>
        <w:t>We note that</w:t>
      </w:r>
      <w:r w:rsidR="003B578C" w:rsidRPr="00CB45A0">
        <w:rPr>
          <w:rFonts w:ascii="Times New Roman" w:eastAsiaTheme="minorEastAsia" w:hAnsi="Times New Roman" w:cs="Times New Roman"/>
        </w:rPr>
        <w:t xml:space="preserve"> </w:t>
      </w:r>
      <w:r w:rsidR="00F503D0" w:rsidRPr="00CB45A0">
        <w:rPr>
          <w:rFonts w:ascii="Times New Roman" w:hAnsi="Times New Roman" w:cs="Times New Roman"/>
        </w:rPr>
        <w:t xml:space="preserve">the SVC approach </w:t>
      </w:r>
      <w:r w:rsidR="003E0990" w:rsidRPr="00CB45A0">
        <w:rPr>
          <w:rFonts w:ascii="Times New Roman" w:hAnsi="Times New Roman" w:cs="Times New Roman"/>
        </w:rPr>
        <w:t xml:space="preserve">described here </w:t>
      </w:r>
      <w:r w:rsidR="00244BA0" w:rsidRPr="00CB45A0">
        <w:rPr>
          <w:rFonts w:ascii="Times New Roman" w:hAnsi="Times New Roman" w:cs="Times New Roman"/>
        </w:rPr>
        <w:t>differed</w:t>
      </w:r>
      <w:r w:rsidR="003B578C" w:rsidRPr="00CB45A0">
        <w:rPr>
          <w:rFonts w:ascii="Times New Roman" w:hAnsi="Times New Roman" w:cs="Times New Roman"/>
        </w:rPr>
        <w:t xml:space="preserve"> from the standard approach in that it </w:t>
      </w:r>
      <w:r w:rsidR="00F503D0" w:rsidRPr="00CB45A0">
        <w:rPr>
          <w:rFonts w:ascii="Times New Roman" w:hAnsi="Times New Roman" w:cs="Times New Roman"/>
        </w:rPr>
        <w:t xml:space="preserve">was </w:t>
      </w:r>
      <w:r w:rsidR="003B578C" w:rsidRPr="00CB45A0">
        <w:rPr>
          <w:rFonts w:ascii="Times New Roman" w:hAnsi="Times New Roman" w:cs="Times New Roman"/>
        </w:rPr>
        <w:t>optimized</w:t>
      </w:r>
      <w:r w:rsidR="00F503D0" w:rsidRPr="00CB45A0">
        <w:rPr>
          <w:rFonts w:ascii="Times New Roman" w:hAnsi="Times New Roman" w:cs="Times New Roman"/>
        </w:rPr>
        <w:t>, specifically, for computing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in relative abundance at fine spatial scales.  The emphasis on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was motivated by </w:t>
      </w:r>
      <w:r w:rsidR="00883A30" w:rsidRPr="00CB45A0">
        <w:rPr>
          <w:rFonts w:ascii="Times New Roman" w:hAnsi="Times New Roman" w:cs="Times New Roman"/>
        </w:rPr>
        <w:t>requests from</w:t>
      </w:r>
      <w:r w:rsidR="00F503D0" w:rsidRPr="00CB45A0">
        <w:rPr>
          <w:rFonts w:ascii="Times New Roman" w:hAnsi="Times New Roman" w:cs="Times New Roman"/>
        </w:rPr>
        <w:t xml:space="preserve"> resource managers</w:t>
      </w:r>
      <w:r w:rsidR="003B578C" w:rsidRPr="00CB45A0">
        <w:rPr>
          <w:rFonts w:ascii="Times New Roman" w:hAnsi="Times New Roman" w:cs="Times New Roman"/>
        </w:rPr>
        <w:t>,</w:t>
      </w:r>
      <w:r w:rsidR="00F503D0" w:rsidRPr="00CB45A0">
        <w:rPr>
          <w:rFonts w:ascii="Times New Roman" w:hAnsi="Times New Roman" w:cs="Times New Roman"/>
        </w:rPr>
        <w:t xml:space="preserve"> who desire simple summary statistics that reflect </w:t>
      </w:r>
      <w:r w:rsidR="003B578C" w:rsidRPr="00CB45A0">
        <w:rPr>
          <w:rFonts w:ascii="Times New Roman" w:hAnsi="Times New Roman" w:cs="Times New Roman"/>
        </w:rPr>
        <w:t>overall population status for</w:t>
      </w:r>
      <w:r w:rsidR="00F503D0" w:rsidRPr="00CB45A0">
        <w:rPr>
          <w:rFonts w:ascii="Times New Roman" w:hAnsi="Times New Roman" w:cs="Times New Roman"/>
        </w:rPr>
        <w:t xml:space="preserve"> </w:t>
      </w:r>
      <w:r w:rsidR="00860A83" w:rsidRPr="00CB45A0">
        <w:rPr>
          <w:rFonts w:ascii="Times New Roman" w:hAnsi="Times New Roman" w:cs="Times New Roman"/>
        </w:rPr>
        <w:t xml:space="preserve">many </w:t>
      </w:r>
      <w:r w:rsidR="00F503D0" w:rsidRPr="00CB45A0">
        <w:rPr>
          <w:rFonts w:ascii="Times New Roman" w:hAnsi="Times New Roman" w:cs="Times New Roman"/>
        </w:rPr>
        <w:t>species</w:t>
      </w:r>
      <w:r w:rsidR="00860A83" w:rsidRPr="00CB45A0">
        <w:rPr>
          <w:rFonts w:ascii="Times New Roman" w:hAnsi="Times New Roman" w:cs="Times New Roman"/>
        </w:rPr>
        <w:t xml:space="preserve"> (Rosenberg et al. 2016, 2017)</w:t>
      </w:r>
      <w:r w:rsidR="00F503D0" w:rsidRPr="00CB45A0">
        <w:rPr>
          <w:rFonts w:ascii="Times New Roman" w:hAnsi="Times New Roman" w:cs="Times New Roman"/>
        </w:rPr>
        <w:t xml:space="preserve">.  </w:t>
      </w:r>
      <w:r w:rsidR="00F503D0" w:rsidRPr="00F801D4">
        <w:rPr>
          <w:rFonts w:ascii="Times New Roman" w:hAnsi="Times New Roman" w:cs="Times New Roman"/>
          <w:color w:val="4F81BD" w:themeColor="accent1"/>
        </w:rPr>
        <w:t>The emphasis on fine spat</w:t>
      </w:r>
      <w:r w:rsidR="00B04D21" w:rsidRPr="00F801D4">
        <w:rPr>
          <w:rFonts w:ascii="Times New Roman" w:hAnsi="Times New Roman" w:cs="Times New Roman"/>
          <w:color w:val="4F81BD" w:themeColor="accent1"/>
        </w:rPr>
        <w:t xml:space="preserve">ial resolution was motivated by </w:t>
      </w:r>
      <w:r w:rsidR="00F503D0" w:rsidRPr="00F801D4">
        <w:rPr>
          <w:rFonts w:ascii="Times New Roman" w:hAnsi="Times New Roman" w:cs="Times New Roman"/>
          <w:color w:val="4F81BD" w:themeColor="accent1"/>
        </w:rPr>
        <w:t>requests from</w:t>
      </w:r>
      <w:r w:rsidR="00F801D4" w:rsidRPr="00F801D4">
        <w:rPr>
          <w:rFonts w:ascii="Times New Roman" w:hAnsi="Times New Roman" w:cs="Times New Roman"/>
          <w:color w:val="4F81BD" w:themeColor="accent1"/>
        </w:rPr>
        <w:t xml:space="preserve"> </w:t>
      </w:r>
      <w:r w:rsidR="00F503D0" w:rsidRPr="00F801D4">
        <w:rPr>
          <w:rFonts w:ascii="Times New Roman" w:hAnsi="Times New Roman" w:cs="Times New Roman"/>
          <w:color w:val="4F81BD" w:themeColor="accent1"/>
        </w:rPr>
        <w:t>researcher</w:t>
      </w:r>
      <w:r w:rsidR="00ED7731" w:rsidRPr="00F801D4">
        <w:rPr>
          <w:rFonts w:ascii="Times New Roman" w:hAnsi="Times New Roman" w:cs="Times New Roman"/>
          <w:color w:val="4F81BD" w:themeColor="accent1"/>
        </w:rPr>
        <w:t>s</w:t>
      </w:r>
      <w:r w:rsidR="00F503D0" w:rsidRPr="00F801D4">
        <w:rPr>
          <w:rFonts w:ascii="Times New Roman" w:hAnsi="Times New Roman" w:cs="Times New Roman"/>
          <w:color w:val="4F81BD" w:themeColor="accent1"/>
        </w:rPr>
        <w:t xml:space="preserve"> wishing to conduct research at </w:t>
      </w:r>
      <w:r w:rsidR="00860A83" w:rsidRPr="00F801D4">
        <w:rPr>
          <w:rFonts w:ascii="Times New Roman" w:hAnsi="Times New Roman" w:cs="Times New Roman"/>
          <w:color w:val="4F81BD" w:themeColor="accent1"/>
        </w:rPr>
        <w:t>relatively fine spatial scales</w:t>
      </w:r>
      <w:r w:rsidR="00B04D21" w:rsidRPr="00F801D4">
        <w:rPr>
          <w:rFonts w:ascii="Times New Roman" w:hAnsi="Times New Roman" w:cs="Times New Roman"/>
          <w:color w:val="4F81BD" w:themeColor="accent1"/>
        </w:rPr>
        <w:t xml:space="preserve"> and </w:t>
      </w:r>
      <w:r w:rsidR="00F801D4" w:rsidRPr="00F801D4">
        <w:rPr>
          <w:rFonts w:ascii="Times New Roman" w:hAnsi="Times New Roman" w:cs="Times New Roman"/>
          <w:color w:val="4F81BD" w:themeColor="accent1"/>
        </w:rPr>
        <w:t xml:space="preserve">by </w:t>
      </w:r>
      <w:r w:rsidR="00883A30" w:rsidRPr="00F801D4">
        <w:rPr>
          <w:rFonts w:ascii="Times New Roman" w:hAnsi="Times New Roman" w:cs="Times New Roman"/>
          <w:color w:val="4F81BD" w:themeColor="accent1"/>
        </w:rPr>
        <w:t xml:space="preserve">Audubon </w:t>
      </w:r>
      <w:r w:rsidR="00B04D21" w:rsidRPr="00F801D4">
        <w:rPr>
          <w:rFonts w:ascii="Times New Roman" w:hAnsi="Times New Roman" w:cs="Times New Roman"/>
          <w:color w:val="4F81BD" w:themeColor="accent1"/>
        </w:rPr>
        <w:t xml:space="preserve">Christmas Bird Count volunteers </w:t>
      </w:r>
      <w:r w:rsidR="00D75D2F">
        <w:rPr>
          <w:rFonts w:ascii="Times New Roman" w:hAnsi="Times New Roman" w:cs="Times New Roman"/>
          <w:color w:val="4F81BD" w:themeColor="accent1"/>
        </w:rPr>
        <w:t>desiring</w:t>
      </w:r>
      <w:r w:rsidR="00B04D21" w:rsidRPr="00F801D4">
        <w:rPr>
          <w:rFonts w:ascii="Times New Roman" w:hAnsi="Times New Roman" w:cs="Times New Roman"/>
          <w:color w:val="4F81BD" w:themeColor="accent1"/>
        </w:rPr>
        <w:t xml:space="preserve"> to learn how bird numbers have changed </w:t>
      </w:r>
      <w:r w:rsidR="00860A83" w:rsidRPr="00F801D4">
        <w:rPr>
          <w:rFonts w:ascii="Times New Roman" w:hAnsi="Times New Roman" w:cs="Times New Roman"/>
          <w:color w:val="4F81BD" w:themeColor="accent1"/>
        </w:rPr>
        <w:t xml:space="preserve">over the years </w:t>
      </w:r>
      <w:r w:rsidR="00B04D21" w:rsidRPr="00F801D4">
        <w:rPr>
          <w:rFonts w:ascii="Times New Roman" w:hAnsi="Times New Roman" w:cs="Times New Roman"/>
          <w:color w:val="4F81BD" w:themeColor="accent1"/>
        </w:rPr>
        <w:t>in their local area.</w:t>
      </w:r>
      <w:r w:rsidR="00824247" w:rsidRPr="00F801D4">
        <w:rPr>
          <w:rFonts w:ascii="Times New Roman" w:hAnsi="Times New Roman" w:cs="Times New Roman"/>
          <w:color w:val="4F81BD" w:themeColor="accent1"/>
        </w:rPr>
        <w:t xml:space="preserve"> </w:t>
      </w:r>
      <w:r w:rsidR="00860A83" w:rsidRPr="00CB45A0">
        <w:rPr>
          <w:rFonts w:ascii="Times New Roman" w:hAnsi="Times New Roman" w:cs="Times New Roman"/>
        </w:rPr>
        <w:t xml:space="preserve">Given these two emphases, we did not </w:t>
      </w:r>
      <w:r w:rsidR="00860A83" w:rsidRPr="00CB45A0">
        <w:rPr>
          <w:rFonts w:ascii="Times New Roman" w:hAnsi="Times New Roman" w:cs="Times New Roman"/>
        </w:rPr>
        <w:lastRenderedPageBreak/>
        <w:t xml:space="preserve">incorporate additional model terms necessary for creating annual abundance indices. </w:t>
      </w:r>
      <w:r w:rsidR="00ED7731" w:rsidRPr="00CB45A0">
        <w:rPr>
          <w:rFonts w:ascii="Times New Roman" w:hAnsi="Times New Roman" w:cs="Times New Roman"/>
        </w:rPr>
        <w:t xml:space="preserve"> </w:t>
      </w:r>
      <w:r w:rsidR="003B578C" w:rsidRPr="00CB45A0">
        <w:rPr>
          <w:rFonts w:ascii="Times New Roman" w:hAnsi="Times New Roman" w:cs="Times New Roman"/>
        </w:rPr>
        <w:t xml:space="preserve">These indices are </w:t>
      </w:r>
      <w:r w:rsidR="003E0990" w:rsidRPr="00CB45A0">
        <w:rPr>
          <w:rFonts w:ascii="Times New Roman" w:hAnsi="Times New Roman" w:cs="Times New Roman"/>
        </w:rPr>
        <w:t>critical</w:t>
      </w:r>
      <w:r w:rsidR="003B578C" w:rsidRPr="00CB45A0">
        <w:rPr>
          <w:rFonts w:ascii="Times New Roman" w:hAnsi="Times New Roman" w:cs="Times New Roman"/>
        </w:rPr>
        <w:t xml:space="preserve"> for</w:t>
      </w:r>
      <w:r w:rsidR="003E0990" w:rsidRPr="00CB45A0">
        <w:rPr>
          <w:rFonts w:ascii="Times New Roman" w:hAnsi="Times New Roman" w:cs="Times New Roman"/>
        </w:rPr>
        <w:t xml:space="preserve"> those who wish to look beyond</w:t>
      </w:r>
      <w:r w:rsidR="003B578C" w:rsidRPr="00CB45A0">
        <w:rPr>
          <w:rFonts w:ascii="Times New Roman" w:hAnsi="Times New Roman" w:cs="Times New Roman"/>
        </w:rPr>
        <w:t xml:space="preserve"> single, long-term trends,</w:t>
      </w:r>
      <w:r w:rsidR="003E0990" w:rsidRPr="00CB45A0">
        <w:rPr>
          <w:rFonts w:ascii="Times New Roman" w:hAnsi="Times New Roman" w:cs="Times New Roman"/>
        </w:rPr>
        <w:t xml:space="preserve"> at</w:t>
      </w:r>
      <w:r w:rsidR="003B578C" w:rsidRPr="00CB45A0">
        <w:rPr>
          <w:rFonts w:ascii="Times New Roman" w:hAnsi="Times New Roman" w:cs="Times New Roman"/>
        </w:rPr>
        <w:t xml:space="preserve"> detailed time series that give more information about the nature of abundance changes</w:t>
      </w:r>
      <w:r w:rsidR="00630059" w:rsidRPr="00CB45A0">
        <w:rPr>
          <w:rFonts w:ascii="Times New Roman" w:hAnsi="Times New Roman" w:cs="Times New Roman"/>
        </w:rPr>
        <w:t xml:space="preserve"> (Sauer and Link 2002, 2011)</w:t>
      </w:r>
      <w:r w:rsidR="003B578C" w:rsidRPr="00CB45A0">
        <w:rPr>
          <w:rFonts w:ascii="Times New Roman" w:hAnsi="Times New Roman" w:cs="Times New Roman"/>
        </w:rPr>
        <w:t xml:space="preserve">.  </w:t>
      </w:r>
      <w:r w:rsidR="00860A83" w:rsidRPr="00CB45A0">
        <w:rPr>
          <w:rFonts w:ascii="Times New Roman" w:hAnsi="Times New Roman" w:cs="Times New Roman"/>
        </w:rPr>
        <w:t xml:space="preserve">Creating these annual indices is done by adding an additional random effect per cell and year, and </w:t>
      </w:r>
      <w:r w:rsidR="00D86C0E" w:rsidRPr="00CB45A0">
        <w:rPr>
          <w:rFonts w:ascii="Times New Roman" w:hAnsi="Times New Roman" w:cs="Times New Roman"/>
        </w:rPr>
        <w:t>combining</w:t>
      </w:r>
      <w:r w:rsidR="00860A83" w:rsidRPr="00CB45A0">
        <w:rPr>
          <w:rFonts w:ascii="Times New Roman" w:hAnsi="Times New Roman" w:cs="Times New Roman"/>
        </w:rPr>
        <w:t xml:space="preserve"> these effects </w:t>
      </w:r>
      <w:r w:rsidR="00D86C0E" w:rsidRPr="00CB45A0">
        <w:rPr>
          <w:rFonts w:ascii="Times New Roman" w:hAnsi="Times New Roman" w:cs="Times New Roman"/>
        </w:rPr>
        <w:t>with</w:t>
      </w:r>
      <w:r w:rsidR="00860A83" w:rsidRPr="00CB45A0">
        <w:rPr>
          <w:rFonts w:ascii="Times New Roman" w:hAnsi="Times New Roman" w:cs="Times New Roman"/>
        </w:rPr>
        <w:t xml:space="preserve"> </w:t>
      </w:r>
      <m:oMath>
        <m:r>
          <w:rPr>
            <w:rFonts w:ascii="Cambria Math" w:hAnsi="Cambria Math" w:cs="Times New Roman"/>
          </w:rPr>
          <m:t>α</m:t>
        </m:r>
      </m:oMath>
      <w:r w:rsidR="00860A83" w:rsidRPr="00CB45A0">
        <w:rPr>
          <w:rFonts w:ascii="Times New Roman" w:eastAsiaTheme="minorEastAsia" w:hAnsi="Times New Roman" w:cs="Times New Roman"/>
        </w:rPr>
        <w:t xml:space="preserve"> and </w:t>
      </w:r>
      <m:oMath>
        <m:r>
          <w:rPr>
            <w:rFonts w:ascii="Cambria Math" w:eastAsiaTheme="minorEastAsia" w:hAnsi="Cambria Math" w:cs="Times New Roman"/>
          </w:rPr>
          <m:t>τ</m:t>
        </m:r>
      </m:oMath>
      <w:r w:rsidR="00BE1458" w:rsidRPr="00CB45A0">
        <w:rPr>
          <w:rFonts w:ascii="Times New Roman" w:eastAsiaTheme="minorEastAsia" w:hAnsi="Times New Roman" w:cs="Times New Roman"/>
        </w:rPr>
        <w:t>. Adding this effect to the SVC model is easily done</w:t>
      </w:r>
      <w:r w:rsidR="003E0990" w:rsidRPr="00CB45A0">
        <w:rPr>
          <w:rFonts w:ascii="Times New Roman" w:eastAsiaTheme="minorEastAsia" w:hAnsi="Times New Roman" w:cs="Times New Roman"/>
        </w:rPr>
        <w:t xml:space="preserve"> in R-INLA.  </w:t>
      </w:r>
      <w:r w:rsidR="00ED7731" w:rsidRPr="00CB45A0">
        <w:rPr>
          <w:rFonts w:ascii="Times New Roman" w:eastAsiaTheme="minorEastAsia" w:hAnsi="Times New Roman" w:cs="Times New Roman"/>
        </w:rPr>
        <w:t>T</w:t>
      </w:r>
      <w:r w:rsidR="003E0990" w:rsidRPr="00CB45A0">
        <w:rPr>
          <w:rFonts w:ascii="Times New Roman" w:eastAsiaTheme="minorEastAsia" w:hAnsi="Times New Roman" w:cs="Times New Roman"/>
        </w:rPr>
        <w:t>his effect could be specified as exchangeable</w:t>
      </w:r>
      <w:r w:rsidR="001C0838" w:rsidRPr="00CB45A0">
        <w:rPr>
          <w:rFonts w:ascii="Times New Roman" w:eastAsiaTheme="minorEastAsia" w:hAnsi="Times New Roman" w:cs="Times New Roman"/>
        </w:rPr>
        <w:t>,</w:t>
      </w:r>
      <w:r w:rsidR="003E0990" w:rsidRPr="00CB45A0">
        <w:rPr>
          <w:rFonts w:ascii="Times New Roman" w:eastAsiaTheme="minorEastAsia" w:hAnsi="Times New Roman" w:cs="Times New Roman"/>
        </w:rPr>
        <w:t xml:space="preserve"> or have spatial or temporal structure.  </w:t>
      </w:r>
      <w:r w:rsidR="001C0838" w:rsidRPr="00CB45A0">
        <w:rPr>
          <w:rFonts w:ascii="Times New Roman" w:eastAsiaTheme="minorEastAsia" w:hAnsi="Times New Roman" w:cs="Times New Roman"/>
        </w:rPr>
        <w:t xml:space="preserve">For this dataset, preliminary trials showed that adding </w:t>
      </w:r>
      <w:r w:rsidR="00ED7731" w:rsidRPr="00CB45A0">
        <w:rPr>
          <w:rFonts w:ascii="Times New Roman" w:eastAsiaTheme="minorEastAsia" w:hAnsi="Times New Roman" w:cs="Times New Roman"/>
        </w:rPr>
        <w:t xml:space="preserve">an exchangeable effect </w:t>
      </w:r>
      <w:r w:rsidR="001C0838" w:rsidRPr="00CB45A0">
        <w:rPr>
          <w:rFonts w:ascii="Times New Roman" w:eastAsiaTheme="minorEastAsia" w:hAnsi="Times New Roman" w:cs="Times New Roman"/>
        </w:rPr>
        <w:t xml:space="preserve">to the </w:t>
      </w:r>
      <w:r w:rsidR="008F2D46" w:rsidRPr="00CB45A0">
        <w:rPr>
          <w:rFonts w:ascii="Times New Roman" w:eastAsiaTheme="minorEastAsia" w:hAnsi="Times New Roman" w:cs="Times New Roman"/>
        </w:rPr>
        <w:t>model increased computing time to</w:t>
      </w:r>
      <w:r w:rsidR="001C0838" w:rsidRPr="00CB45A0">
        <w:rPr>
          <w:rFonts w:ascii="Times New Roman" w:eastAsiaTheme="minorEastAsia" w:hAnsi="Times New Roman" w:cs="Times New Roman"/>
        </w:rPr>
        <w:t xml:space="preserve"> </w:t>
      </w:r>
      <w:r w:rsidR="00D86C0E" w:rsidRPr="00CB45A0">
        <w:rPr>
          <w:rFonts w:ascii="Times New Roman" w:eastAsiaTheme="minorEastAsia" w:hAnsi="Times New Roman" w:cs="Times New Roman"/>
        </w:rPr>
        <w:t xml:space="preserve">approximately </w:t>
      </w:r>
      <w:r w:rsidR="008F2D46" w:rsidRPr="00CB45A0">
        <w:rPr>
          <w:rFonts w:ascii="Times New Roman" w:eastAsiaTheme="minorEastAsia" w:hAnsi="Times New Roman" w:cs="Times New Roman"/>
        </w:rPr>
        <w:t>1 hour</w:t>
      </w:r>
      <w:r w:rsidR="001C0838" w:rsidRPr="00CB45A0">
        <w:rPr>
          <w:rFonts w:ascii="Times New Roman" w:eastAsiaTheme="minorEastAsia" w:hAnsi="Times New Roman" w:cs="Times New Roman"/>
        </w:rPr>
        <w:t xml:space="preserve">.  </w:t>
      </w:r>
      <w:r w:rsidR="003E0990" w:rsidRPr="00CB45A0">
        <w:rPr>
          <w:rFonts w:ascii="Times New Roman" w:eastAsiaTheme="minorEastAsia" w:hAnsi="Times New Roman" w:cs="Times New Roman"/>
        </w:rPr>
        <w:t xml:space="preserve">We did not </w:t>
      </w:r>
      <w:r w:rsidR="001C0838" w:rsidRPr="00CB45A0">
        <w:rPr>
          <w:rFonts w:ascii="Times New Roman" w:eastAsiaTheme="minorEastAsia" w:hAnsi="Times New Roman" w:cs="Times New Roman"/>
        </w:rPr>
        <w:t xml:space="preserve">explore this model variant </w:t>
      </w:r>
      <w:r w:rsidR="003E0990" w:rsidRPr="00CB45A0">
        <w:rPr>
          <w:rFonts w:ascii="Times New Roman" w:eastAsiaTheme="minorEastAsia" w:hAnsi="Times New Roman" w:cs="Times New Roman"/>
        </w:rPr>
        <w:t>in depth because producing annual abundance indices was not a primary goal of this effort</w:t>
      </w:r>
      <w:r w:rsidR="003B578C" w:rsidRPr="00CB45A0">
        <w:rPr>
          <w:rFonts w:ascii="Times New Roman" w:eastAsiaTheme="minorEastAsia" w:hAnsi="Times New Roman" w:cs="Times New Roman"/>
        </w:rPr>
        <w:t>.</w:t>
      </w:r>
    </w:p>
    <w:p w14:paraId="4A72E0DA" w14:textId="6C8304B3" w:rsidR="00342BAF" w:rsidRPr="00CB45A0" w:rsidRDefault="008874F6"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When we applied the SVC approach to data from the American Robin</w:t>
      </w:r>
      <w:r w:rsidR="009A1696" w:rsidRPr="00CB45A0">
        <w:rPr>
          <w:rFonts w:ascii="Times New Roman" w:hAnsi="Times New Roman" w:cs="Times New Roman"/>
        </w:rPr>
        <w:t xml:space="preserve">, we </w:t>
      </w:r>
      <w:r w:rsidR="006A59AC" w:rsidRPr="00CB45A0">
        <w:rPr>
          <w:rFonts w:ascii="Times New Roman" w:hAnsi="Times New Roman" w:cs="Times New Roman"/>
        </w:rPr>
        <w:t>learned</w:t>
      </w:r>
      <w:r w:rsidR="009A1696" w:rsidRPr="00CB45A0">
        <w:rPr>
          <w:rFonts w:ascii="Times New Roman" w:hAnsi="Times New Roman" w:cs="Times New Roman"/>
        </w:rPr>
        <w:t xml:space="preserve"> that aggregate trends resulting from the SVC and standard approaches </w:t>
      </w:r>
      <w:r w:rsidRPr="00CB45A0">
        <w:rPr>
          <w:rFonts w:ascii="Times New Roman" w:hAnsi="Times New Roman" w:cs="Times New Roman"/>
        </w:rPr>
        <w:t>we</w:t>
      </w:r>
      <w:r w:rsidR="009A1696" w:rsidRPr="00CB45A0">
        <w:rPr>
          <w:rFonts w:ascii="Times New Roman" w:hAnsi="Times New Roman" w:cs="Times New Roman"/>
        </w:rPr>
        <w:t xml:space="preserve">re similar in direction and magnitude. Precision at aggregate levels </w:t>
      </w:r>
      <w:r w:rsidRPr="00CB45A0">
        <w:rPr>
          <w:rFonts w:ascii="Times New Roman" w:hAnsi="Times New Roman" w:cs="Times New Roman"/>
        </w:rPr>
        <w:t>wa</w:t>
      </w:r>
      <w:r w:rsidR="009A1696" w:rsidRPr="00CB45A0">
        <w:rPr>
          <w:rFonts w:ascii="Times New Roman" w:hAnsi="Times New Roman" w:cs="Times New Roman"/>
        </w:rPr>
        <w:t xml:space="preserve">s </w:t>
      </w:r>
      <w:r w:rsidR="00883A30" w:rsidRPr="00CB45A0">
        <w:rPr>
          <w:rFonts w:ascii="Times New Roman" w:hAnsi="Times New Roman" w:cs="Times New Roman"/>
        </w:rPr>
        <w:t>generally</w:t>
      </w:r>
      <w:r w:rsidR="009A1696" w:rsidRPr="00CB45A0">
        <w:rPr>
          <w:rFonts w:ascii="Times New Roman" w:hAnsi="Times New Roman" w:cs="Times New Roman"/>
        </w:rPr>
        <w:t xml:space="preserve"> similar</w:t>
      </w:r>
      <w:r w:rsidR="00074384" w:rsidRPr="00CB45A0">
        <w:rPr>
          <w:rFonts w:ascii="Times New Roman" w:hAnsi="Times New Roman" w:cs="Times New Roman"/>
        </w:rPr>
        <w:t>,</w:t>
      </w:r>
      <w:r w:rsidR="009A1696" w:rsidRPr="00CB45A0">
        <w:rPr>
          <w:rFonts w:ascii="Times New Roman" w:hAnsi="Times New Roman" w:cs="Times New Roman"/>
        </w:rPr>
        <w:t xml:space="preserve"> if not a bit lower </w:t>
      </w:r>
      <w:r w:rsidR="00A03BFC" w:rsidRPr="00CB45A0">
        <w:rPr>
          <w:rFonts w:ascii="Times New Roman" w:hAnsi="Times New Roman" w:cs="Times New Roman"/>
        </w:rPr>
        <w:t xml:space="preserve">with the SVC approach, </w:t>
      </w:r>
      <w:r w:rsidR="009A1696" w:rsidRPr="00CB45A0">
        <w:rPr>
          <w:rFonts w:ascii="Times New Roman" w:hAnsi="Times New Roman" w:cs="Times New Roman"/>
        </w:rPr>
        <w:t xml:space="preserve">due to different assumptions about how precision should, or should not, be related to </w:t>
      </w:r>
      <w:r w:rsidR="00074384" w:rsidRPr="00CB45A0">
        <w:rPr>
          <w:rFonts w:ascii="Times New Roman" w:hAnsi="Times New Roman" w:cs="Times New Roman"/>
        </w:rPr>
        <w:t xml:space="preserve">the spatial distribution of </w:t>
      </w:r>
      <w:r w:rsidR="00A03BFC" w:rsidRPr="00CB45A0">
        <w:rPr>
          <w:rFonts w:ascii="Times New Roman" w:hAnsi="Times New Roman" w:cs="Times New Roman"/>
        </w:rPr>
        <w:t>counts</w:t>
      </w:r>
      <w:r w:rsidR="00074384" w:rsidRPr="00CB45A0">
        <w:rPr>
          <w:rFonts w:ascii="Times New Roman" w:hAnsi="Times New Roman" w:cs="Times New Roman"/>
        </w:rPr>
        <w:t xml:space="preserve">.  </w:t>
      </w:r>
      <w:r w:rsidRPr="00CB45A0">
        <w:rPr>
          <w:rFonts w:ascii="Times New Roman" w:hAnsi="Times New Roman" w:cs="Times New Roman"/>
        </w:rPr>
        <w:t>Spatial variation in SVC trends for the American Robin</w:t>
      </w:r>
      <w:r w:rsidR="00ED2FB2" w:rsidRPr="00CB45A0">
        <w:rPr>
          <w:rFonts w:ascii="Times New Roman" w:hAnsi="Times New Roman" w:cs="Times New Roman"/>
        </w:rPr>
        <w:t xml:space="preserve"> </w:t>
      </w:r>
      <w:r w:rsidRPr="00CB45A0">
        <w:rPr>
          <w:rFonts w:ascii="Times New Roman" w:hAnsi="Times New Roman" w:cs="Times New Roman"/>
        </w:rPr>
        <w:t xml:space="preserve">were also consistent with expectations from the literature on factors governing winter bird </w:t>
      </w:r>
      <w:r w:rsidR="00630059" w:rsidRPr="00CB45A0">
        <w:rPr>
          <w:rFonts w:ascii="Times New Roman" w:hAnsi="Times New Roman" w:cs="Times New Roman"/>
        </w:rPr>
        <w:t xml:space="preserve">distribution and </w:t>
      </w:r>
      <w:r w:rsidRPr="00CB45A0">
        <w:rPr>
          <w:rFonts w:ascii="Times New Roman" w:hAnsi="Times New Roman" w:cs="Times New Roman"/>
        </w:rPr>
        <w:t>abundance</w:t>
      </w:r>
      <w:r w:rsidR="00630059" w:rsidRPr="00CB45A0">
        <w:rPr>
          <w:rFonts w:ascii="Times New Roman" w:hAnsi="Times New Roman" w:cs="Times New Roman"/>
        </w:rPr>
        <w:t xml:space="preserve"> (Root 1988, Meehan et al. 2004, La Sorte and Thompson 2007, Zuckerberg et al. 2011)</w:t>
      </w:r>
      <w:r w:rsidR="00ED2FB2" w:rsidRPr="00CB45A0">
        <w:rPr>
          <w:rFonts w:ascii="Times New Roman" w:hAnsi="Times New Roman" w:cs="Times New Roman"/>
        </w:rPr>
        <w:t>. Specifically, trends were negative at low latitudes, positive at high latitudes and, for a given latitude, were more positive in historically cold regions and in areas with higher human population density.</w:t>
      </w:r>
      <w:r w:rsidR="00261410" w:rsidRPr="00CB45A0">
        <w:rPr>
          <w:rFonts w:ascii="Times New Roman" w:hAnsi="Times New Roman" w:cs="Times New Roman"/>
        </w:rPr>
        <w:t xml:space="preserve"> While it is likely that latitudinal effects would have been found using aggregate trends from the standard analysis (Fig. 2), it is less likely that residual winter temperature and human population density effects would have been detected.  This is because </w:t>
      </w:r>
      <w:r w:rsidR="00765CED" w:rsidRPr="00CB45A0">
        <w:rPr>
          <w:rFonts w:ascii="Times New Roman" w:hAnsi="Times New Roman" w:cs="Times New Roman"/>
        </w:rPr>
        <w:t>winter temperatures and</w:t>
      </w:r>
      <w:r w:rsidR="00261410" w:rsidRPr="00CB45A0">
        <w:rPr>
          <w:rFonts w:ascii="Times New Roman" w:hAnsi="Times New Roman" w:cs="Times New Roman"/>
        </w:rPr>
        <w:t xml:space="preserve"> human population </w:t>
      </w:r>
      <w:r w:rsidR="00765CED" w:rsidRPr="00CB45A0">
        <w:rPr>
          <w:rFonts w:ascii="Times New Roman" w:hAnsi="Times New Roman" w:cs="Times New Roman"/>
        </w:rPr>
        <w:t xml:space="preserve">sizes </w:t>
      </w:r>
      <w:r w:rsidR="00E9020F" w:rsidRPr="00CB45A0">
        <w:rPr>
          <w:rFonts w:ascii="Times New Roman" w:hAnsi="Times New Roman" w:cs="Times New Roman"/>
        </w:rPr>
        <w:t>both tend to vary at spatial scales considerably</w:t>
      </w:r>
      <w:r w:rsidR="0043656F">
        <w:rPr>
          <w:rFonts w:ascii="Times New Roman" w:hAnsi="Times New Roman" w:cs="Times New Roman"/>
        </w:rPr>
        <w:t xml:space="preserve"> finer than analytical strata</w:t>
      </w:r>
      <w:r w:rsidR="00E9020F" w:rsidRPr="00CB45A0">
        <w:rPr>
          <w:rFonts w:ascii="Times New Roman" w:hAnsi="Times New Roman" w:cs="Times New Roman"/>
        </w:rPr>
        <w:t xml:space="preserve">, states, provinces or BCRs. Future studies could explore relationships </w:t>
      </w:r>
      <w:r w:rsidR="00E9020F" w:rsidRPr="00CB45A0">
        <w:rPr>
          <w:rFonts w:ascii="Times New Roman" w:hAnsi="Times New Roman" w:cs="Times New Roman"/>
        </w:rPr>
        <w:lastRenderedPageBreak/>
        <w:t xml:space="preserve">between SVC trends and other potential </w:t>
      </w:r>
      <w:r w:rsidR="00497F18" w:rsidRPr="00CB45A0">
        <w:rPr>
          <w:rFonts w:ascii="Times New Roman" w:hAnsi="Times New Roman" w:cs="Times New Roman"/>
        </w:rPr>
        <w:t>variables</w:t>
      </w:r>
      <w:r w:rsidR="00E9020F" w:rsidRPr="00CB45A0">
        <w:rPr>
          <w:rFonts w:ascii="Times New Roman" w:hAnsi="Times New Roman" w:cs="Times New Roman"/>
        </w:rPr>
        <w:t xml:space="preserve"> that can be summarized at comparable spatial scales, such as forest management</w:t>
      </w:r>
      <w:r w:rsidR="00765CED" w:rsidRPr="00CB45A0">
        <w:rPr>
          <w:rFonts w:ascii="Times New Roman" w:hAnsi="Times New Roman" w:cs="Times New Roman"/>
        </w:rPr>
        <w:t xml:space="preserve"> practices</w:t>
      </w:r>
      <w:r w:rsidR="00E9020F" w:rsidRPr="00CB45A0">
        <w:rPr>
          <w:rFonts w:ascii="Times New Roman" w:hAnsi="Times New Roman" w:cs="Times New Roman"/>
        </w:rPr>
        <w:t>, agricultural intensification, and other factors related to land use</w:t>
      </w:r>
      <w:r w:rsidR="00497F18" w:rsidRPr="00CB45A0">
        <w:rPr>
          <w:rFonts w:ascii="Times New Roman" w:hAnsi="Times New Roman" w:cs="Times New Roman"/>
        </w:rPr>
        <w:t xml:space="preserve"> and land cover</w:t>
      </w:r>
      <w:r w:rsidR="00E9020F" w:rsidRPr="00CB45A0">
        <w:rPr>
          <w:rFonts w:ascii="Times New Roman" w:hAnsi="Times New Roman" w:cs="Times New Roman"/>
        </w:rPr>
        <w:t>.</w:t>
      </w:r>
    </w:p>
    <w:p w14:paraId="3290AD53" w14:textId="0C047104" w:rsidR="00646555" w:rsidRPr="00CB45A0" w:rsidRDefault="0064655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Dunn et al. (2005) suggested that analyses of CBC data by the broader scientific community would increase in number and quality as preprocessed</w:t>
      </w:r>
      <w:r w:rsidR="00C53286">
        <w:rPr>
          <w:rFonts w:ascii="Times New Roman" w:hAnsi="Times New Roman" w:cs="Times New Roman"/>
        </w:rPr>
        <w:t>,</w:t>
      </w:r>
      <w:r w:rsidRPr="00CB45A0">
        <w:rPr>
          <w:rFonts w:ascii="Times New Roman" w:hAnsi="Times New Roman" w:cs="Times New Roman"/>
        </w:rPr>
        <w:t xml:space="preserve"> effort-corrected trends were made available to the public, as they have been for the BBS results (Sauer et al. 2003). Work by Soykan et al. (2016) marks the initial outcome of an effort by Audubon to make this happen, and standard trend analysis results have recently become publically available via the internet for over 500 species (https://www.audubon.org/conservation/where-have-all-birds-gone).  </w:t>
      </w:r>
      <w:r w:rsidR="009E5265">
        <w:rPr>
          <w:rFonts w:ascii="Times New Roman" w:hAnsi="Times New Roman" w:cs="Times New Roman"/>
        </w:rPr>
        <w:t>With further fine tuning, it</w:t>
      </w:r>
      <w:r w:rsidRPr="00CB45A0">
        <w:rPr>
          <w:rFonts w:ascii="Times New Roman" w:hAnsi="Times New Roman" w:cs="Times New Roman"/>
        </w:rPr>
        <w:t xml:space="preserve"> is possible that SVC trends could also become publically available for researchers interested in </w:t>
      </w:r>
      <w:r w:rsidR="00C53286">
        <w:rPr>
          <w:rFonts w:ascii="Times New Roman" w:hAnsi="Times New Roman" w:cs="Times New Roman"/>
        </w:rPr>
        <w:t>conducting finer-</w:t>
      </w:r>
      <w:r w:rsidR="009E5265">
        <w:rPr>
          <w:rFonts w:ascii="Times New Roman" w:hAnsi="Times New Roman" w:cs="Times New Roman"/>
        </w:rPr>
        <w:t xml:space="preserve">scaled analyses of </w:t>
      </w:r>
      <w:r w:rsidRPr="00CB45A0">
        <w:rPr>
          <w:rFonts w:ascii="Times New Roman" w:hAnsi="Times New Roman" w:cs="Times New Roman"/>
        </w:rPr>
        <w:t xml:space="preserve">preprocessed, </w:t>
      </w:r>
      <w:r w:rsidR="00C53286">
        <w:rPr>
          <w:rFonts w:ascii="Times New Roman" w:hAnsi="Times New Roman" w:cs="Times New Roman"/>
        </w:rPr>
        <w:t>effort-</w:t>
      </w:r>
      <w:r w:rsidR="009E5265">
        <w:rPr>
          <w:rFonts w:ascii="Times New Roman" w:hAnsi="Times New Roman" w:cs="Times New Roman"/>
        </w:rPr>
        <w:t xml:space="preserve">corrected </w:t>
      </w:r>
      <w:r w:rsidRPr="00CB45A0">
        <w:rPr>
          <w:rFonts w:ascii="Times New Roman" w:hAnsi="Times New Roman" w:cs="Times New Roman"/>
        </w:rPr>
        <w:t>trends</w:t>
      </w:r>
      <w:r w:rsidR="00C53286">
        <w:rPr>
          <w:rFonts w:ascii="Times New Roman" w:hAnsi="Times New Roman" w:cs="Times New Roman"/>
        </w:rPr>
        <w:t xml:space="preserve"> and their environmental drivers.</w:t>
      </w:r>
    </w:p>
    <w:p w14:paraId="1DE83754" w14:textId="77777777" w:rsidR="00E9020F" w:rsidRPr="00CB45A0" w:rsidRDefault="00E9020F" w:rsidP="0025577B">
      <w:pPr>
        <w:pStyle w:val="NoSpacing"/>
        <w:spacing w:line="480" w:lineRule="auto"/>
        <w:rPr>
          <w:rFonts w:ascii="Times New Roman" w:hAnsi="Times New Roman" w:cs="Times New Roman"/>
        </w:rPr>
      </w:pPr>
    </w:p>
    <w:p w14:paraId="18992B48" w14:textId="77777777" w:rsidR="00252CB5" w:rsidRPr="0070512F" w:rsidRDefault="002F3E59"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Acknowledgements</w:t>
      </w:r>
    </w:p>
    <w:p w14:paraId="471E1EA8" w14:textId="4FC2BDC5" w:rsidR="001D2A93" w:rsidRPr="00CB45A0" w:rsidRDefault="00A373C1" w:rsidP="0070512F">
      <w:pPr>
        <w:pStyle w:val="NoSpacing"/>
        <w:spacing w:line="480" w:lineRule="auto"/>
        <w:ind w:firstLine="720"/>
        <w:rPr>
          <w:rFonts w:ascii="Times New Roman" w:hAnsi="Times New Roman" w:cs="Times New Roman"/>
        </w:rPr>
      </w:pPr>
      <w:r>
        <w:rPr>
          <w:rFonts w:ascii="Times New Roman" w:hAnsi="Times New Roman" w:cs="Times New Roman"/>
        </w:rPr>
        <w:t>We thank the thousands of volunteers who participate in the Audubon Christmas Bird Count</w:t>
      </w:r>
      <w:ins w:id="8" w:author="Michel, Nicole" w:date="2019-03-01T17:07:00Z">
        <w:r w:rsidR="001D1795">
          <w:rPr>
            <w:rFonts w:ascii="Times New Roman" w:hAnsi="Times New Roman" w:cs="Times New Roman"/>
          </w:rPr>
          <w:t>, as well as the two anonymous reviewers who helped improve this manuscript</w:t>
        </w:r>
      </w:ins>
      <w:bookmarkStart w:id="9" w:name="_GoBack"/>
      <w:bookmarkEnd w:id="9"/>
      <w:r w:rsidR="00E9020F" w:rsidRPr="00CB45A0">
        <w:rPr>
          <w:rFonts w:ascii="Times New Roman" w:hAnsi="Times New Roman" w:cs="Times New Roman"/>
        </w:rPr>
        <w:t>.</w:t>
      </w:r>
    </w:p>
    <w:p w14:paraId="698AE108" w14:textId="77777777" w:rsidR="00252CB5" w:rsidRPr="00CB45A0" w:rsidRDefault="00252CB5" w:rsidP="0025577B">
      <w:pPr>
        <w:pStyle w:val="NoSpacing"/>
        <w:spacing w:line="480" w:lineRule="auto"/>
        <w:rPr>
          <w:rFonts w:ascii="Times New Roman" w:hAnsi="Times New Roman" w:cs="Times New Roman"/>
        </w:rPr>
      </w:pPr>
    </w:p>
    <w:p w14:paraId="0FE7CD1F" w14:textId="77777777" w:rsidR="00252CB5"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Literature Cited</w:t>
      </w:r>
    </w:p>
    <w:p w14:paraId="625BC3A3" w14:textId="5BA8954E" w:rsidR="00C31C7C" w:rsidRPr="00CB45A0" w:rsidRDefault="00A373C1" w:rsidP="0025577B">
      <w:pPr>
        <w:pStyle w:val="NoSpacing"/>
        <w:spacing w:line="480" w:lineRule="auto"/>
        <w:rPr>
          <w:rFonts w:ascii="Times New Roman" w:hAnsi="Times New Roman" w:cs="Times New Roman"/>
          <w:color w:val="0040EE"/>
        </w:rPr>
      </w:pPr>
      <w:r>
        <w:rPr>
          <w:rFonts w:ascii="Times New Roman" w:hAnsi="Times New Roman" w:cs="Times New Roman"/>
        </w:rPr>
        <w:t xml:space="preserve">Bakka, H., H. Rue, G. </w:t>
      </w:r>
      <w:r w:rsidR="00C31C7C" w:rsidRPr="00CB45A0">
        <w:rPr>
          <w:rFonts w:ascii="Times New Roman" w:hAnsi="Times New Roman" w:cs="Times New Roman"/>
        </w:rPr>
        <w:t>A. Fuglstad, A. Riebler, D. Bolin, J. Illian, E</w:t>
      </w:r>
      <w:r>
        <w:rPr>
          <w:rFonts w:ascii="Times New Roman" w:hAnsi="Times New Roman" w:cs="Times New Roman"/>
        </w:rPr>
        <w:t>.</w:t>
      </w:r>
      <w:r w:rsidR="00C31C7C" w:rsidRPr="00CB45A0">
        <w:rPr>
          <w:rFonts w:ascii="Times New Roman" w:hAnsi="Times New Roman" w:cs="Times New Roman"/>
        </w:rPr>
        <w:t xml:space="preserve"> </w:t>
      </w:r>
      <w:r>
        <w:rPr>
          <w:rFonts w:ascii="Times New Roman" w:hAnsi="Times New Roman" w:cs="Times New Roman"/>
        </w:rPr>
        <w:t xml:space="preserve">T. </w:t>
      </w:r>
      <w:r w:rsidR="00C31C7C" w:rsidRPr="00CB45A0">
        <w:rPr>
          <w:rFonts w:ascii="Times New Roman" w:hAnsi="Times New Roman" w:cs="Times New Roman"/>
        </w:rPr>
        <w:t xml:space="preserve">Krainski, D. </w:t>
      </w:r>
      <w:r w:rsidR="001514F7">
        <w:rPr>
          <w:rFonts w:ascii="Times New Roman" w:hAnsi="Times New Roman" w:cs="Times New Roman"/>
        </w:rPr>
        <w:t xml:space="preserve">P. </w:t>
      </w:r>
      <w:r w:rsidR="00C31C7C" w:rsidRPr="00CB45A0">
        <w:rPr>
          <w:rFonts w:ascii="Times New Roman" w:hAnsi="Times New Roman" w:cs="Times New Roman"/>
        </w:rPr>
        <w:t xml:space="preserve">Simpson, </w:t>
      </w:r>
      <w:r w:rsidR="00BD717B">
        <w:rPr>
          <w:rFonts w:ascii="Times New Roman" w:hAnsi="Times New Roman" w:cs="Times New Roman"/>
        </w:rPr>
        <w:t xml:space="preserve">and </w:t>
      </w:r>
      <w:r w:rsidR="00C31C7C" w:rsidRPr="00CB45A0">
        <w:rPr>
          <w:rFonts w:ascii="Times New Roman" w:hAnsi="Times New Roman" w:cs="Times New Roman"/>
        </w:rPr>
        <w:t xml:space="preserve">F. </w:t>
      </w:r>
      <w:r w:rsidR="001514F7">
        <w:rPr>
          <w:rFonts w:ascii="Times New Roman" w:hAnsi="Times New Roman" w:cs="Times New Roman"/>
        </w:rPr>
        <w:t xml:space="preserve">K. </w:t>
      </w:r>
      <w:r w:rsidR="00C31C7C" w:rsidRPr="00CB45A0">
        <w:rPr>
          <w:rFonts w:ascii="Times New Roman" w:hAnsi="Times New Roman" w:cs="Times New Roman"/>
        </w:rPr>
        <w:t xml:space="preserve">Lindgren. 2018. Spatial modeling with R-INLA: a review. </w:t>
      </w:r>
      <w:r w:rsidR="007B429A" w:rsidRPr="00CB45A0">
        <w:rPr>
          <w:rFonts w:ascii="Times New Roman" w:hAnsi="Times New Roman" w:cs="Times New Roman"/>
        </w:rPr>
        <w:t xml:space="preserve">WIREs </w:t>
      </w:r>
      <w:r w:rsidR="00E23E00">
        <w:rPr>
          <w:rFonts w:ascii="Times New Roman" w:hAnsi="Times New Roman" w:cs="Times New Roman"/>
        </w:rPr>
        <w:t>Computational Statistics e1443.</w:t>
      </w:r>
    </w:p>
    <w:p w14:paraId="57332C24" w14:textId="77777777" w:rsidR="00F77E98" w:rsidRPr="00CB45A0" w:rsidRDefault="00F77E98" w:rsidP="0025577B">
      <w:pPr>
        <w:pStyle w:val="NoSpacing"/>
        <w:spacing w:line="480" w:lineRule="auto"/>
        <w:rPr>
          <w:rFonts w:ascii="Times New Roman" w:hAnsi="Times New Roman" w:cs="Times New Roman"/>
        </w:rPr>
      </w:pPr>
    </w:p>
    <w:p w14:paraId="60F1ECBE" w14:textId="4216F2A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Banerjee, S., B</w:t>
      </w:r>
      <w:r w:rsidR="00BD717B">
        <w:rPr>
          <w:rFonts w:ascii="Times New Roman" w:hAnsi="Times New Roman" w:cs="Times New Roman"/>
        </w:rPr>
        <w:t>. P. Carlin, and A. E. Gelfand. 2014</w:t>
      </w:r>
      <w:r w:rsidRPr="00CB45A0">
        <w:rPr>
          <w:rFonts w:ascii="Times New Roman" w:hAnsi="Times New Roman" w:cs="Times New Roman"/>
        </w:rPr>
        <w:t xml:space="preserve">. Hierarchical </w:t>
      </w:r>
      <w:r w:rsidR="00BD717B">
        <w:rPr>
          <w:rFonts w:ascii="Times New Roman" w:hAnsi="Times New Roman" w:cs="Times New Roman"/>
        </w:rPr>
        <w:t>m</w:t>
      </w:r>
      <w:r w:rsidRPr="00CB45A0">
        <w:rPr>
          <w:rFonts w:ascii="Times New Roman" w:hAnsi="Times New Roman" w:cs="Times New Roman"/>
        </w:rPr>
        <w:t xml:space="preserve">odeling and </w:t>
      </w:r>
      <w:r w:rsidR="00BD717B">
        <w:rPr>
          <w:rFonts w:ascii="Times New Roman" w:hAnsi="Times New Roman" w:cs="Times New Roman"/>
        </w:rPr>
        <w:t>a</w:t>
      </w:r>
      <w:r w:rsidRPr="00CB45A0">
        <w:rPr>
          <w:rFonts w:ascii="Times New Roman" w:hAnsi="Times New Roman" w:cs="Times New Roman"/>
        </w:rPr>
        <w:t xml:space="preserve">nalysis for </w:t>
      </w:r>
      <w:r w:rsidR="00BD717B">
        <w:rPr>
          <w:rFonts w:ascii="Times New Roman" w:hAnsi="Times New Roman" w:cs="Times New Roman"/>
        </w:rPr>
        <w:t>s</w:t>
      </w:r>
      <w:r w:rsidRPr="00CB45A0">
        <w:rPr>
          <w:rFonts w:ascii="Times New Roman" w:hAnsi="Times New Roman" w:cs="Times New Roman"/>
        </w:rPr>
        <w:t xml:space="preserve">patial </w:t>
      </w:r>
      <w:r w:rsidR="00BD717B">
        <w:rPr>
          <w:rFonts w:ascii="Times New Roman" w:hAnsi="Times New Roman" w:cs="Times New Roman"/>
        </w:rPr>
        <w:t>d</w:t>
      </w:r>
      <w:r w:rsidRPr="00CB45A0">
        <w:rPr>
          <w:rFonts w:ascii="Times New Roman" w:hAnsi="Times New Roman" w:cs="Times New Roman"/>
        </w:rPr>
        <w:t>ata. CRC Press, Boca Raton, Florida</w:t>
      </w:r>
      <w:r w:rsidR="00CF07DB">
        <w:rPr>
          <w:rFonts w:ascii="Times New Roman" w:hAnsi="Times New Roman" w:cs="Times New Roman"/>
        </w:rPr>
        <w:t>, USA</w:t>
      </w:r>
      <w:r w:rsidRPr="00CB45A0">
        <w:rPr>
          <w:rFonts w:ascii="Times New Roman" w:hAnsi="Times New Roman" w:cs="Times New Roman"/>
        </w:rPr>
        <w:t>.</w:t>
      </w:r>
    </w:p>
    <w:p w14:paraId="534E325A" w14:textId="77777777" w:rsidR="00C53286" w:rsidRPr="00CB45A0" w:rsidRDefault="00C53286" w:rsidP="0025577B">
      <w:pPr>
        <w:pStyle w:val="NoSpacing"/>
        <w:spacing w:line="480" w:lineRule="auto"/>
        <w:rPr>
          <w:rFonts w:ascii="Times New Roman" w:hAnsi="Times New Roman" w:cs="Times New Roman"/>
        </w:rPr>
      </w:pPr>
    </w:p>
    <w:p w14:paraId="3C142352" w14:textId="7AA7A55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Beale, C. M., J. J. Lennon, J. M. Yearsley, </w:t>
      </w:r>
      <w:r w:rsidR="00BD717B">
        <w:rPr>
          <w:rFonts w:ascii="Times New Roman" w:hAnsi="Times New Roman" w:cs="Times New Roman"/>
        </w:rPr>
        <w:t>M. J. Brewer, and D. A. Elston. 2010</w:t>
      </w:r>
      <w:r w:rsidRPr="00CB45A0">
        <w:rPr>
          <w:rFonts w:ascii="Times New Roman" w:hAnsi="Times New Roman" w:cs="Times New Roman"/>
        </w:rPr>
        <w:t>. Regression analysis of spatial data. Ecology Letters 13:246–264.</w:t>
      </w:r>
    </w:p>
    <w:p w14:paraId="16E538FC" w14:textId="77777777" w:rsidR="00C53286" w:rsidRPr="00CB45A0" w:rsidRDefault="00C53286" w:rsidP="0025577B">
      <w:pPr>
        <w:pStyle w:val="NoSpacing"/>
        <w:spacing w:line="480" w:lineRule="auto"/>
        <w:rPr>
          <w:rFonts w:ascii="Times New Roman" w:hAnsi="Times New Roman" w:cs="Times New Roman"/>
        </w:rPr>
      </w:pPr>
    </w:p>
    <w:p w14:paraId="6B9BC2A6" w14:textId="5EA9FD5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Beissi</w:t>
      </w:r>
      <w:r w:rsidR="00BD717B">
        <w:rPr>
          <w:rFonts w:ascii="Times New Roman" w:hAnsi="Times New Roman" w:cs="Times New Roman"/>
        </w:rPr>
        <w:t>nger, S. R., and D. R. Osborne. 1982</w:t>
      </w:r>
      <w:r w:rsidRPr="00CB45A0">
        <w:rPr>
          <w:rFonts w:ascii="Times New Roman" w:hAnsi="Times New Roman" w:cs="Times New Roman"/>
        </w:rPr>
        <w:t>. Effects of urbanization on avian community organization. Condor</w:t>
      </w:r>
      <w:r w:rsidR="00E23E00">
        <w:rPr>
          <w:rFonts w:ascii="Times New Roman" w:hAnsi="Times New Roman" w:cs="Times New Roman"/>
        </w:rPr>
        <w:t xml:space="preserve"> 84</w:t>
      </w:r>
      <w:r w:rsidRPr="00CB45A0">
        <w:rPr>
          <w:rFonts w:ascii="Times New Roman" w:hAnsi="Times New Roman" w:cs="Times New Roman"/>
        </w:rPr>
        <w:t>:75–83.</w:t>
      </w:r>
    </w:p>
    <w:p w14:paraId="6F3DF411" w14:textId="77777777" w:rsidR="00C53286" w:rsidRPr="00CB45A0" w:rsidRDefault="00C53286" w:rsidP="0025577B">
      <w:pPr>
        <w:pStyle w:val="NoSpacing"/>
        <w:spacing w:line="480" w:lineRule="auto"/>
        <w:rPr>
          <w:rFonts w:ascii="Times New Roman" w:hAnsi="Times New Roman" w:cs="Times New Roman"/>
        </w:rPr>
      </w:pPr>
    </w:p>
    <w:p w14:paraId="51874D8B" w14:textId="7BA8C5A0"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Bes</w:t>
      </w:r>
      <w:r w:rsidR="00BD717B">
        <w:rPr>
          <w:rFonts w:ascii="Times New Roman" w:hAnsi="Times New Roman" w:cs="Times New Roman"/>
        </w:rPr>
        <w:t>ag, J., J. York, and A. Molliè. 1991</w:t>
      </w:r>
      <w:r w:rsidRPr="00CB45A0">
        <w:rPr>
          <w:rFonts w:ascii="Times New Roman" w:hAnsi="Times New Roman" w:cs="Times New Roman"/>
        </w:rPr>
        <w:t>. Bayesian image restoration, with two applications in spatial statistics. Annals of the Institute of Statistical Mathematics 43:1–59.</w:t>
      </w:r>
    </w:p>
    <w:p w14:paraId="69FD2F9A" w14:textId="77777777" w:rsidR="00CF07DB" w:rsidRPr="00CB45A0" w:rsidRDefault="00CF07DB" w:rsidP="0025577B">
      <w:pPr>
        <w:pStyle w:val="NoSpacing"/>
        <w:spacing w:line="480" w:lineRule="auto"/>
        <w:rPr>
          <w:rFonts w:ascii="Times New Roman" w:hAnsi="Times New Roman" w:cs="Times New Roman"/>
        </w:rPr>
      </w:pPr>
    </w:p>
    <w:p w14:paraId="5AB688DE" w14:textId="496BC671" w:rsidR="007B429A" w:rsidRPr="00CB45A0" w:rsidRDefault="007B429A" w:rsidP="0025577B">
      <w:pPr>
        <w:pStyle w:val="NoSpacing"/>
        <w:spacing w:line="480" w:lineRule="auto"/>
        <w:rPr>
          <w:rFonts w:ascii="Times New Roman" w:hAnsi="Times New Roman" w:cs="Times New Roman"/>
        </w:rPr>
      </w:pPr>
      <w:r w:rsidRPr="00CB45A0">
        <w:rPr>
          <w:rFonts w:ascii="Times New Roman" w:hAnsi="Times New Roman" w:cs="Times New Roman"/>
        </w:rPr>
        <w:t>Bl</w:t>
      </w:r>
      <w:r w:rsidR="00BD717B">
        <w:rPr>
          <w:rFonts w:ascii="Times New Roman" w:hAnsi="Times New Roman" w:cs="Times New Roman"/>
        </w:rPr>
        <w:t>angiardo, M., and M. Cameletti. 2015</w:t>
      </w:r>
      <w:r w:rsidRPr="00CB45A0">
        <w:rPr>
          <w:rFonts w:ascii="Times New Roman" w:hAnsi="Times New Roman" w:cs="Times New Roman"/>
        </w:rPr>
        <w:t xml:space="preserve">. Spatial and spatio-temporal Bayesian models with R-INLA. John Wiley </w:t>
      </w:r>
      <w:r w:rsidR="00BD717B">
        <w:rPr>
          <w:rFonts w:ascii="Times New Roman" w:hAnsi="Times New Roman" w:cs="Times New Roman"/>
        </w:rPr>
        <w:t>and</w:t>
      </w:r>
      <w:r w:rsidRPr="00CB45A0">
        <w:rPr>
          <w:rFonts w:ascii="Times New Roman" w:hAnsi="Times New Roman" w:cs="Times New Roman"/>
        </w:rPr>
        <w:t xml:space="preserve"> Sons</w:t>
      </w:r>
      <w:r w:rsidR="00CF07DB">
        <w:rPr>
          <w:rFonts w:ascii="Times New Roman" w:hAnsi="Times New Roman" w:cs="Times New Roman"/>
        </w:rPr>
        <w:t>, New York, New York, USA</w:t>
      </w:r>
      <w:r w:rsidRPr="00CB45A0">
        <w:rPr>
          <w:rFonts w:ascii="Times New Roman" w:hAnsi="Times New Roman" w:cs="Times New Roman"/>
        </w:rPr>
        <w:t>.</w:t>
      </w:r>
    </w:p>
    <w:p w14:paraId="648D4EFF" w14:textId="77777777" w:rsidR="007B429A" w:rsidRPr="00CB45A0" w:rsidRDefault="007B429A" w:rsidP="0025577B">
      <w:pPr>
        <w:pStyle w:val="NoSpacing"/>
        <w:spacing w:line="480" w:lineRule="auto"/>
        <w:rPr>
          <w:rFonts w:ascii="Times New Roman" w:hAnsi="Times New Roman" w:cs="Times New Roman"/>
        </w:rPr>
      </w:pPr>
    </w:p>
    <w:p w14:paraId="525AC79A" w14:textId="7D3615D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Bled, F., J. </w:t>
      </w:r>
      <w:r w:rsidR="00A373C1">
        <w:rPr>
          <w:rFonts w:ascii="Times New Roman" w:hAnsi="Times New Roman" w:cs="Times New Roman"/>
        </w:rPr>
        <w:t xml:space="preserve">R. </w:t>
      </w:r>
      <w:r w:rsidRPr="00CB45A0">
        <w:rPr>
          <w:rFonts w:ascii="Times New Roman" w:hAnsi="Times New Roman" w:cs="Times New Roman"/>
        </w:rPr>
        <w:t xml:space="preserve">Sauer, K. Pardieck, P. </w:t>
      </w:r>
      <w:r w:rsidR="00BD717B">
        <w:rPr>
          <w:rFonts w:ascii="Times New Roman" w:hAnsi="Times New Roman" w:cs="Times New Roman"/>
        </w:rPr>
        <w:t>Doherty, and J. A. Royle. 2013</w:t>
      </w:r>
      <w:r w:rsidRPr="00CB45A0">
        <w:rPr>
          <w:rFonts w:ascii="Times New Roman" w:hAnsi="Times New Roman" w:cs="Times New Roman"/>
        </w:rPr>
        <w:t>. Modeling trends from North American Breeding Bird Survey data: a spatially explicit approach. PLoS ONE 8:e81867.</w:t>
      </w:r>
    </w:p>
    <w:p w14:paraId="6F8FFCF7" w14:textId="77777777" w:rsidR="00CF07DB" w:rsidRPr="00CB45A0" w:rsidRDefault="00CF07DB" w:rsidP="0025577B">
      <w:pPr>
        <w:pStyle w:val="NoSpacing"/>
        <w:spacing w:line="480" w:lineRule="auto"/>
        <w:rPr>
          <w:rFonts w:ascii="Times New Roman" w:hAnsi="Times New Roman" w:cs="Times New Roman"/>
        </w:rPr>
      </w:pPr>
    </w:p>
    <w:p w14:paraId="7FA830D7" w14:textId="731D1A6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Bo</w:t>
      </w:r>
      <w:r w:rsidR="00BD717B">
        <w:rPr>
          <w:rFonts w:ascii="Times New Roman" w:hAnsi="Times New Roman" w:cs="Times New Roman"/>
        </w:rPr>
        <w:t>ck, C. E., and T. L. Root. 1981</w:t>
      </w:r>
      <w:r w:rsidRPr="00CB45A0">
        <w:rPr>
          <w:rFonts w:ascii="Times New Roman" w:hAnsi="Times New Roman" w:cs="Times New Roman"/>
        </w:rPr>
        <w:t>. The Christmas Bird Count and avian ecology. Studies in Avian Biology 6:17–23.</w:t>
      </w:r>
    </w:p>
    <w:p w14:paraId="686EB113" w14:textId="77777777" w:rsidR="00CF07DB" w:rsidRPr="00CB45A0" w:rsidRDefault="00CF07DB" w:rsidP="0025577B">
      <w:pPr>
        <w:pStyle w:val="NoSpacing"/>
        <w:spacing w:line="480" w:lineRule="auto"/>
        <w:rPr>
          <w:rFonts w:ascii="Times New Roman" w:hAnsi="Times New Roman" w:cs="Times New Roman"/>
        </w:rPr>
      </w:pPr>
    </w:p>
    <w:p w14:paraId="72669666" w14:textId="3A5E6A3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Butcher, G. S., M. R. Fuller, L. S. </w:t>
      </w:r>
      <w:r w:rsidR="00BD717B">
        <w:rPr>
          <w:rFonts w:ascii="Times New Roman" w:hAnsi="Times New Roman" w:cs="Times New Roman"/>
        </w:rPr>
        <w:t>McAllister, and P. H. Geissler. 1990</w:t>
      </w:r>
      <w:r w:rsidRPr="00CB45A0">
        <w:rPr>
          <w:rFonts w:ascii="Times New Roman" w:hAnsi="Times New Roman" w:cs="Times New Roman"/>
        </w:rPr>
        <w:t>. An evaluation of the Christmas Bird Count for monitoring population trends of selected species. Wildlife Society Bulletin 18:129–134.</w:t>
      </w:r>
    </w:p>
    <w:p w14:paraId="208EE97E" w14:textId="77777777" w:rsidR="00CF07DB" w:rsidRPr="00CB45A0" w:rsidRDefault="00CF07DB" w:rsidP="0025577B">
      <w:pPr>
        <w:pStyle w:val="NoSpacing"/>
        <w:spacing w:line="480" w:lineRule="auto"/>
        <w:rPr>
          <w:rFonts w:ascii="Times New Roman" w:hAnsi="Times New Roman" w:cs="Times New Roman"/>
        </w:rPr>
      </w:pPr>
    </w:p>
    <w:p w14:paraId="64A4AF47" w14:textId="4813A29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Butch</w:t>
      </w:r>
      <w:r w:rsidR="00BD717B">
        <w:rPr>
          <w:rFonts w:ascii="Times New Roman" w:hAnsi="Times New Roman" w:cs="Times New Roman"/>
        </w:rPr>
        <w:t>er, G. S., and C. E. McCulloch. 19</w:t>
      </w:r>
      <w:r w:rsidR="00A32A85">
        <w:rPr>
          <w:rFonts w:ascii="Times New Roman" w:hAnsi="Times New Roman" w:cs="Times New Roman"/>
        </w:rPr>
        <w:t>90</w:t>
      </w:r>
      <w:r w:rsidRPr="00CB45A0">
        <w:rPr>
          <w:rFonts w:ascii="Times New Roman" w:hAnsi="Times New Roman" w:cs="Times New Roman"/>
        </w:rPr>
        <w:t xml:space="preserve">. The influence of observer effort on the number of individual birds recorded on Christmas Bird Counts. </w:t>
      </w:r>
      <w:r w:rsidR="00E23E00">
        <w:rPr>
          <w:rFonts w:ascii="Times New Roman" w:hAnsi="Times New Roman" w:cs="Times New Roman"/>
        </w:rPr>
        <w:t xml:space="preserve">Pages </w:t>
      </w:r>
      <w:r w:rsidR="00E23E00" w:rsidRPr="00CB45A0">
        <w:rPr>
          <w:rFonts w:ascii="Times New Roman" w:hAnsi="Times New Roman" w:cs="Times New Roman"/>
        </w:rPr>
        <w:t>120–129</w:t>
      </w:r>
      <w:r w:rsidR="00E23E00">
        <w:rPr>
          <w:rFonts w:ascii="Times New Roman" w:hAnsi="Times New Roman" w:cs="Times New Roman"/>
        </w:rPr>
        <w:t xml:space="preserve"> </w:t>
      </w:r>
      <w:r w:rsidR="00E23E00" w:rsidRPr="00BD717B">
        <w:rPr>
          <w:rFonts w:ascii="Times New Roman" w:hAnsi="Times New Roman" w:cs="Times New Roman"/>
          <w:i/>
        </w:rPr>
        <w:t>i</w:t>
      </w:r>
      <w:r w:rsidRPr="00BD717B">
        <w:rPr>
          <w:rFonts w:ascii="Times New Roman" w:hAnsi="Times New Roman" w:cs="Times New Roman"/>
          <w:i/>
        </w:rPr>
        <w:t>n</w:t>
      </w:r>
      <w:r w:rsidRPr="00CB45A0">
        <w:rPr>
          <w:rFonts w:ascii="Times New Roman" w:hAnsi="Times New Roman" w:cs="Times New Roman"/>
        </w:rPr>
        <w:t xml:space="preserve"> </w:t>
      </w:r>
      <w:r w:rsidR="00BD717B">
        <w:rPr>
          <w:rFonts w:ascii="Times New Roman" w:hAnsi="Times New Roman" w:cs="Times New Roman"/>
        </w:rPr>
        <w:t xml:space="preserve">J. R. Sauer </w:t>
      </w:r>
      <w:r w:rsidR="00BD717B" w:rsidRPr="00CB45A0">
        <w:rPr>
          <w:rFonts w:ascii="Times New Roman" w:hAnsi="Times New Roman" w:cs="Times New Roman"/>
        </w:rPr>
        <w:t xml:space="preserve">and </w:t>
      </w:r>
      <w:r w:rsidR="00BD717B">
        <w:rPr>
          <w:rFonts w:ascii="Times New Roman" w:hAnsi="Times New Roman" w:cs="Times New Roman"/>
        </w:rPr>
        <w:t>S. Droege</w:t>
      </w:r>
      <w:r w:rsidR="00BD717B" w:rsidRPr="00CB45A0">
        <w:rPr>
          <w:rFonts w:ascii="Times New Roman" w:hAnsi="Times New Roman" w:cs="Times New Roman"/>
        </w:rPr>
        <w:t>,</w:t>
      </w:r>
      <w:r w:rsidR="00BD717B">
        <w:rPr>
          <w:rFonts w:ascii="Times New Roman" w:hAnsi="Times New Roman" w:cs="Times New Roman"/>
        </w:rPr>
        <w:t xml:space="preserve"> editors.</w:t>
      </w:r>
      <w:r w:rsidR="00BD717B" w:rsidRPr="00CB45A0">
        <w:rPr>
          <w:rFonts w:ascii="Times New Roman" w:hAnsi="Times New Roman" w:cs="Times New Roman"/>
        </w:rPr>
        <w:t xml:space="preserve"> </w:t>
      </w:r>
      <w:r w:rsidRPr="00CB45A0">
        <w:rPr>
          <w:rFonts w:ascii="Times New Roman" w:hAnsi="Times New Roman" w:cs="Times New Roman"/>
        </w:rPr>
        <w:t xml:space="preserve">Survey </w:t>
      </w:r>
      <w:r w:rsidR="00BD717B">
        <w:rPr>
          <w:rFonts w:ascii="Times New Roman" w:hAnsi="Times New Roman" w:cs="Times New Roman"/>
        </w:rPr>
        <w:t>d</w:t>
      </w:r>
      <w:r w:rsidRPr="00CB45A0">
        <w:rPr>
          <w:rFonts w:ascii="Times New Roman" w:hAnsi="Times New Roman" w:cs="Times New Roman"/>
        </w:rPr>
        <w:t xml:space="preserve">esigns and </w:t>
      </w:r>
      <w:r w:rsidR="00BD717B">
        <w:rPr>
          <w:rFonts w:ascii="Times New Roman" w:hAnsi="Times New Roman" w:cs="Times New Roman"/>
        </w:rPr>
        <w:t>s</w:t>
      </w:r>
      <w:r w:rsidRPr="00CB45A0">
        <w:rPr>
          <w:rFonts w:ascii="Times New Roman" w:hAnsi="Times New Roman" w:cs="Times New Roman"/>
        </w:rPr>
        <w:t xml:space="preserve">tatistical </w:t>
      </w:r>
      <w:r w:rsidR="00BD717B">
        <w:rPr>
          <w:rFonts w:ascii="Times New Roman" w:hAnsi="Times New Roman" w:cs="Times New Roman"/>
        </w:rPr>
        <w:t>m</w:t>
      </w:r>
      <w:r w:rsidRPr="00CB45A0">
        <w:rPr>
          <w:rFonts w:ascii="Times New Roman" w:hAnsi="Times New Roman" w:cs="Times New Roman"/>
        </w:rPr>
        <w:t xml:space="preserve">ethods for the </w:t>
      </w:r>
      <w:r w:rsidR="00BD717B">
        <w:rPr>
          <w:rFonts w:ascii="Times New Roman" w:hAnsi="Times New Roman" w:cs="Times New Roman"/>
        </w:rPr>
        <w:t>e</w:t>
      </w:r>
      <w:r w:rsidRPr="00CB45A0">
        <w:rPr>
          <w:rFonts w:ascii="Times New Roman" w:hAnsi="Times New Roman" w:cs="Times New Roman"/>
        </w:rPr>
        <w:t xml:space="preserve">stimation of </w:t>
      </w:r>
      <w:r w:rsidR="00BD717B">
        <w:rPr>
          <w:rFonts w:ascii="Times New Roman" w:hAnsi="Times New Roman" w:cs="Times New Roman"/>
        </w:rPr>
        <w:t>a</w:t>
      </w:r>
      <w:r w:rsidRPr="00CB45A0">
        <w:rPr>
          <w:rFonts w:ascii="Times New Roman" w:hAnsi="Times New Roman" w:cs="Times New Roman"/>
        </w:rPr>
        <w:t xml:space="preserve">vian </w:t>
      </w:r>
      <w:r w:rsidR="00BD717B">
        <w:rPr>
          <w:rFonts w:ascii="Times New Roman" w:hAnsi="Times New Roman" w:cs="Times New Roman"/>
        </w:rPr>
        <w:t>p</w:t>
      </w:r>
      <w:r w:rsidRPr="00CB45A0">
        <w:rPr>
          <w:rFonts w:ascii="Times New Roman" w:hAnsi="Times New Roman" w:cs="Times New Roman"/>
        </w:rPr>
        <w:t xml:space="preserve">opulation </w:t>
      </w:r>
      <w:r w:rsidR="00BD717B">
        <w:rPr>
          <w:rFonts w:ascii="Times New Roman" w:hAnsi="Times New Roman" w:cs="Times New Roman"/>
        </w:rPr>
        <w:t xml:space="preserve">trends. Biological Report 90. US Fish and Wildlife Service, </w:t>
      </w:r>
      <w:r w:rsidR="00A32A85">
        <w:rPr>
          <w:rFonts w:ascii="Times New Roman" w:hAnsi="Times New Roman" w:cs="Times New Roman"/>
        </w:rPr>
        <w:t>Washington, DC</w:t>
      </w:r>
      <w:r w:rsidR="00BD717B">
        <w:rPr>
          <w:rFonts w:ascii="Times New Roman" w:hAnsi="Times New Roman" w:cs="Times New Roman"/>
        </w:rPr>
        <w:t>, USA</w:t>
      </w:r>
      <w:r w:rsidRPr="00CB45A0">
        <w:rPr>
          <w:rFonts w:ascii="Times New Roman" w:hAnsi="Times New Roman" w:cs="Times New Roman"/>
        </w:rPr>
        <w:t>.</w:t>
      </w:r>
    </w:p>
    <w:p w14:paraId="437A7AD8" w14:textId="77777777" w:rsidR="00CF07DB" w:rsidRPr="00CB45A0" w:rsidRDefault="00CF07DB" w:rsidP="0025577B">
      <w:pPr>
        <w:pStyle w:val="NoSpacing"/>
        <w:spacing w:line="480" w:lineRule="auto"/>
        <w:rPr>
          <w:rFonts w:ascii="Times New Roman" w:hAnsi="Times New Roman" w:cs="Times New Roman"/>
        </w:rPr>
      </w:pPr>
    </w:p>
    <w:p w14:paraId="1CE52A1C" w14:textId="35F2CE22" w:rsidR="00630059" w:rsidRDefault="00A32A85"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Center for International Earth Science Information Network </w:t>
      </w:r>
      <w:r>
        <w:rPr>
          <w:rFonts w:ascii="Times New Roman" w:hAnsi="Times New Roman" w:cs="Times New Roman"/>
        </w:rPr>
        <w:t>(</w:t>
      </w:r>
      <w:r w:rsidR="00630059" w:rsidRPr="00CB45A0">
        <w:rPr>
          <w:rFonts w:ascii="Times New Roman" w:hAnsi="Times New Roman" w:cs="Times New Roman"/>
        </w:rPr>
        <w:t>CIESIN</w:t>
      </w:r>
      <w:r>
        <w:rPr>
          <w:rFonts w:ascii="Times New Roman" w:hAnsi="Times New Roman" w:cs="Times New Roman"/>
        </w:rPr>
        <w:t>). 2016</w:t>
      </w:r>
      <w:r w:rsidR="00630059" w:rsidRPr="00CB45A0">
        <w:rPr>
          <w:rFonts w:ascii="Times New Roman" w:hAnsi="Times New Roman" w:cs="Times New Roman"/>
        </w:rPr>
        <w:t xml:space="preserve">. Gridded </w:t>
      </w:r>
      <w:r>
        <w:rPr>
          <w:rFonts w:ascii="Times New Roman" w:hAnsi="Times New Roman" w:cs="Times New Roman"/>
        </w:rPr>
        <w:t>p</w:t>
      </w:r>
      <w:r w:rsidR="00630059" w:rsidRPr="00CB45A0">
        <w:rPr>
          <w:rFonts w:ascii="Times New Roman" w:hAnsi="Times New Roman" w:cs="Times New Roman"/>
        </w:rPr>
        <w:t xml:space="preserve">opulation of the </w:t>
      </w:r>
      <w:r>
        <w:rPr>
          <w:rFonts w:ascii="Times New Roman" w:hAnsi="Times New Roman" w:cs="Times New Roman"/>
        </w:rPr>
        <w:t>w</w:t>
      </w:r>
      <w:r w:rsidR="00630059" w:rsidRPr="00CB45A0">
        <w:rPr>
          <w:rFonts w:ascii="Times New Roman" w:hAnsi="Times New Roman" w:cs="Times New Roman"/>
        </w:rPr>
        <w:t xml:space="preserve">orld, </w:t>
      </w:r>
      <w:r>
        <w:rPr>
          <w:rFonts w:ascii="Times New Roman" w:hAnsi="Times New Roman" w:cs="Times New Roman"/>
        </w:rPr>
        <w:t>version 4, GPWv4,</w:t>
      </w:r>
      <w:r w:rsidR="00630059" w:rsidRPr="00CB45A0">
        <w:rPr>
          <w:rFonts w:ascii="Times New Roman" w:hAnsi="Times New Roman" w:cs="Times New Roman"/>
        </w:rPr>
        <w:t xml:space="preserve"> </w:t>
      </w:r>
      <w:r>
        <w:rPr>
          <w:rFonts w:ascii="Times New Roman" w:hAnsi="Times New Roman" w:cs="Times New Roman"/>
        </w:rPr>
        <w:t>population count</w:t>
      </w:r>
      <w:r w:rsidR="00630059" w:rsidRPr="00CB45A0">
        <w:rPr>
          <w:rFonts w:ascii="Times New Roman" w:hAnsi="Times New Roman" w:cs="Times New Roman"/>
        </w:rPr>
        <w:t>.</w:t>
      </w:r>
      <w:r w:rsidR="00E23E00">
        <w:rPr>
          <w:rFonts w:ascii="Times New Roman" w:hAnsi="Times New Roman" w:cs="Times New Roman"/>
        </w:rPr>
        <w:t xml:space="preserve"> </w:t>
      </w:r>
      <w:hyperlink r:id="rId6" w:history="1">
        <w:r w:rsidR="00E23E00" w:rsidRPr="000A5350">
          <w:rPr>
            <w:rStyle w:val="Hyperlink"/>
            <w:rFonts w:ascii="Times New Roman" w:hAnsi="Times New Roman" w:cs="Times New Roman"/>
          </w:rPr>
          <w:t>http://dx.doi.org/10.7927/H4BG2KXS</w:t>
        </w:r>
      </w:hyperlink>
      <w:r w:rsidR="00E23E00">
        <w:rPr>
          <w:rFonts w:ascii="Times New Roman" w:hAnsi="Times New Roman" w:cs="Times New Roman"/>
        </w:rPr>
        <w:t xml:space="preserve"> </w:t>
      </w:r>
    </w:p>
    <w:p w14:paraId="16ADDF86" w14:textId="77777777" w:rsidR="00CF07DB" w:rsidRPr="00CB45A0" w:rsidRDefault="00CF07DB" w:rsidP="0025577B">
      <w:pPr>
        <w:pStyle w:val="NoSpacing"/>
        <w:spacing w:line="480" w:lineRule="auto"/>
        <w:rPr>
          <w:rFonts w:ascii="Times New Roman" w:hAnsi="Times New Roman" w:cs="Times New Roman"/>
        </w:rPr>
      </w:pPr>
    </w:p>
    <w:p w14:paraId="1E8D3C8E" w14:textId="492BF10F" w:rsidR="00630059" w:rsidRDefault="003D7A65"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Center for International Earth Science Information Network </w:t>
      </w:r>
      <w:r>
        <w:rPr>
          <w:rFonts w:ascii="Times New Roman" w:hAnsi="Times New Roman" w:cs="Times New Roman"/>
        </w:rPr>
        <w:t>(</w:t>
      </w:r>
      <w:r w:rsidRPr="00CB45A0">
        <w:rPr>
          <w:rFonts w:ascii="Times New Roman" w:hAnsi="Times New Roman" w:cs="Times New Roman"/>
        </w:rPr>
        <w:t>CIESIN</w:t>
      </w:r>
      <w:r>
        <w:rPr>
          <w:rFonts w:ascii="Times New Roman" w:hAnsi="Times New Roman" w:cs="Times New Roman"/>
        </w:rPr>
        <w:t xml:space="preserve">). </w:t>
      </w:r>
      <w:r w:rsidR="00630059" w:rsidRPr="00CB45A0">
        <w:rPr>
          <w:rFonts w:ascii="Times New Roman" w:hAnsi="Times New Roman" w:cs="Times New Roman"/>
        </w:rPr>
        <w:t xml:space="preserve">2017. Global </w:t>
      </w:r>
      <w:r>
        <w:rPr>
          <w:rFonts w:ascii="Times New Roman" w:hAnsi="Times New Roman" w:cs="Times New Roman"/>
        </w:rPr>
        <w:t>p</w:t>
      </w:r>
      <w:r w:rsidR="00630059" w:rsidRPr="00CB45A0">
        <w:rPr>
          <w:rFonts w:ascii="Times New Roman" w:hAnsi="Times New Roman" w:cs="Times New Roman"/>
        </w:rPr>
        <w:t xml:space="preserve">opulation </w:t>
      </w:r>
      <w:r>
        <w:rPr>
          <w:rFonts w:ascii="Times New Roman" w:hAnsi="Times New Roman" w:cs="Times New Roman"/>
        </w:rPr>
        <w:t>c</w:t>
      </w:r>
      <w:r w:rsidR="00630059" w:rsidRPr="00CB45A0">
        <w:rPr>
          <w:rFonts w:ascii="Times New Roman" w:hAnsi="Times New Roman" w:cs="Times New Roman"/>
        </w:rPr>
        <w:t xml:space="preserve">ount </w:t>
      </w:r>
      <w:r>
        <w:rPr>
          <w:rFonts w:ascii="Times New Roman" w:hAnsi="Times New Roman" w:cs="Times New Roman"/>
        </w:rPr>
        <w:t>g</w:t>
      </w:r>
      <w:r w:rsidR="00630059" w:rsidRPr="00CB45A0">
        <w:rPr>
          <w:rFonts w:ascii="Times New Roman" w:hAnsi="Times New Roman" w:cs="Times New Roman"/>
        </w:rPr>
        <w:t xml:space="preserve">rid </w:t>
      </w:r>
      <w:r>
        <w:rPr>
          <w:rFonts w:ascii="Times New Roman" w:hAnsi="Times New Roman" w:cs="Times New Roman"/>
        </w:rPr>
        <w:t>t</w:t>
      </w:r>
      <w:r w:rsidR="00630059" w:rsidRPr="00CB45A0">
        <w:rPr>
          <w:rFonts w:ascii="Times New Roman" w:hAnsi="Times New Roman" w:cs="Times New Roman"/>
        </w:rPr>
        <w:t xml:space="preserve">ime </w:t>
      </w:r>
      <w:r>
        <w:rPr>
          <w:rFonts w:ascii="Times New Roman" w:hAnsi="Times New Roman" w:cs="Times New Roman"/>
        </w:rPr>
        <w:t>s</w:t>
      </w:r>
      <w:r w:rsidR="00630059" w:rsidRPr="00CB45A0">
        <w:rPr>
          <w:rFonts w:ascii="Times New Roman" w:hAnsi="Times New Roman" w:cs="Times New Roman"/>
        </w:rPr>
        <w:t xml:space="preserve">eries </w:t>
      </w:r>
      <w:r>
        <w:rPr>
          <w:rFonts w:ascii="Times New Roman" w:hAnsi="Times New Roman" w:cs="Times New Roman"/>
        </w:rPr>
        <w:t>e</w:t>
      </w:r>
      <w:r w:rsidR="00630059" w:rsidRPr="00CB45A0">
        <w:rPr>
          <w:rFonts w:ascii="Times New Roman" w:hAnsi="Times New Roman" w:cs="Times New Roman"/>
        </w:rPr>
        <w:t>stimates</w:t>
      </w:r>
      <w:r w:rsidR="00E23E00">
        <w:rPr>
          <w:rFonts w:ascii="Times New Roman" w:hAnsi="Times New Roman" w:cs="Times New Roman"/>
        </w:rPr>
        <w:t xml:space="preserve">, </w:t>
      </w:r>
      <w:r>
        <w:rPr>
          <w:rFonts w:ascii="Times New Roman" w:hAnsi="Times New Roman" w:cs="Times New Roman"/>
        </w:rPr>
        <w:t>version 1, 1970-2000</w:t>
      </w:r>
      <w:r w:rsidR="00630059" w:rsidRPr="00CB45A0">
        <w:rPr>
          <w:rFonts w:ascii="Times New Roman" w:hAnsi="Times New Roman" w:cs="Times New Roman"/>
        </w:rPr>
        <w:t xml:space="preserve">. </w:t>
      </w:r>
      <w:hyperlink r:id="rId7" w:history="1">
        <w:r w:rsidR="00E23E00" w:rsidRPr="000A5350">
          <w:rPr>
            <w:rStyle w:val="Hyperlink"/>
            <w:rFonts w:ascii="Times New Roman" w:hAnsi="Times New Roman" w:cs="Times New Roman"/>
          </w:rPr>
          <w:t>https://doi.org/10.7927/H4CC0XNV</w:t>
        </w:r>
      </w:hyperlink>
      <w:r w:rsidR="00E23E00">
        <w:rPr>
          <w:rFonts w:ascii="Times New Roman" w:hAnsi="Times New Roman" w:cs="Times New Roman"/>
        </w:rPr>
        <w:t xml:space="preserve"> </w:t>
      </w:r>
    </w:p>
    <w:p w14:paraId="64B524FC" w14:textId="77777777" w:rsidR="00CF07DB" w:rsidRPr="00CB45A0" w:rsidRDefault="00CF07DB" w:rsidP="0025577B">
      <w:pPr>
        <w:pStyle w:val="NoSpacing"/>
        <w:spacing w:line="480" w:lineRule="auto"/>
        <w:rPr>
          <w:rFonts w:ascii="Times New Roman" w:hAnsi="Times New Roman" w:cs="Times New Roman"/>
        </w:rPr>
      </w:pPr>
    </w:p>
    <w:p w14:paraId="2B58D8E5" w14:textId="64251D34" w:rsidR="00630059" w:rsidRDefault="003D7A65" w:rsidP="0025577B">
      <w:pPr>
        <w:pStyle w:val="NoSpacing"/>
        <w:spacing w:line="480" w:lineRule="auto"/>
        <w:rPr>
          <w:rFonts w:ascii="Times New Roman" w:hAnsi="Times New Roman" w:cs="Times New Roman"/>
        </w:rPr>
      </w:pPr>
      <w:r>
        <w:rPr>
          <w:rFonts w:ascii="Times New Roman" w:hAnsi="Times New Roman" w:cs="Times New Roman"/>
        </w:rPr>
        <w:t>Congdon, P. 2014</w:t>
      </w:r>
      <w:r w:rsidR="00630059" w:rsidRPr="00CB45A0">
        <w:rPr>
          <w:rFonts w:ascii="Times New Roman" w:hAnsi="Times New Roman" w:cs="Times New Roman"/>
        </w:rPr>
        <w:t xml:space="preserve">. Applied Bayesian </w:t>
      </w:r>
      <w:r>
        <w:rPr>
          <w:rFonts w:ascii="Times New Roman" w:hAnsi="Times New Roman" w:cs="Times New Roman"/>
        </w:rPr>
        <w:t>m</w:t>
      </w:r>
      <w:r w:rsidR="00630059" w:rsidRPr="00CB45A0">
        <w:rPr>
          <w:rFonts w:ascii="Times New Roman" w:hAnsi="Times New Roman" w:cs="Times New Roman"/>
        </w:rPr>
        <w:t xml:space="preserve">odelling. John Wiley </w:t>
      </w:r>
      <w:r w:rsidR="00E23E00">
        <w:rPr>
          <w:rFonts w:ascii="Times New Roman" w:hAnsi="Times New Roman" w:cs="Times New Roman"/>
        </w:rPr>
        <w:t>and</w:t>
      </w:r>
      <w:r w:rsidR="00630059" w:rsidRPr="00CB45A0">
        <w:rPr>
          <w:rFonts w:ascii="Times New Roman" w:hAnsi="Times New Roman" w:cs="Times New Roman"/>
        </w:rPr>
        <w:t xml:space="preserve"> </w:t>
      </w:r>
      <w:r w:rsidR="00CF07DB">
        <w:rPr>
          <w:rFonts w:ascii="Times New Roman" w:hAnsi="Times New Roman" w:cs="Times New Roman"/>
        </w:rPr>
        <w:t>Sons, New York, New York, USA</w:t>
      </w:r>
      <w:r>
        <w:rPr>
          <w:rFonts w:ascii="Times New Roman" w:hAnsi="Times New Roman" w:cs="Times New Roman"/>
        </w:rPr>
        <w:t>.</w:t>
      </w:r>
    </w:p>
    <w:p w14:paraId="0AB17D01" w14:textId="77777777" w:rsidR="00CF07DB" w:rsidRPr="00CB45A0" w:rsidRDefault="00CF07DB" w:rsidP="0025577B">
      <w:pPr>
        <w:pStyle w:val="NoSpacing"/>
        <w:spacing w:line="480" w:lineRule="auto"/>
        <w:rPr>
          <w:rFonts w:ascii="Times New Roman" w:hAnsi="Times New Roman" w:cs="Times New Roman"/>
        </w:rPr>
      </w:pPr>
    </w:p>
    <w:p w14:paraId="0A85A3B5" w14:textId="46B7AC9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Czado</w:t>
      </w:r>
      <w:r w:rsidR="003D7A65">
        <w:rPr>
          <w:rFonts w:ascii="Times New Roman" w:hAnsi="Times New Roman" w:cs="Times New Roman"/>
        </w:rPr>
        <w:t>, C., T. Gneiting, and L. Held. 2009</w:t>
      </w:r>
      <w:r w:rsidRPr="00CB45A0">
        <w:rPr>
          <w:rFonts w:ascii="Times New Roman" w:hAnsi="Times New Roman" w:cs="Times New Roman"/>
        </w:rPr>
        <w:t>. Predictive model assessment for count data. Biometrics 65:1254–1261.</w:t>
      </w:r>
    </w:p>
    <w:p w14:paraId="5A832B8E" w14:textId="77777777" w:rsidR="00E23E00" w:rsidRPr="00CB45A0" w:rsidRDefault="00E23E00" w:rsidP="0025577B">
      <w:pPr>
        <w:pStyle w:val="NoSpacing"/>
        <w:spacing w:line="480" w:lineRule="auto"/>
        <w:rPr>
          <w:rFonts w:ascii="Times New Roman" w:hAnsi="Times New Roman" w:cs="Times New Roman"/>
        </w:rPr>
      </w:pPr>
    </w:p>
    <w:p w14:paraId="43E61A6A" w14:textId="73767AD9" w:rsidR="00630059" w:rsidRDefault="003D7A65" w:rsidP="0025577B">
      <w:pPr>
        <w:pStyle w:val="NoSpacing"/>
        <w:spacing w:line="480" w:lineRule="auto"/>
        <w:rPr>
          <w:rFonts w:ascii="Times New Roman" w:hAnsi="Times New Roman" w:cs="Times New Roman"/>
        </w:rPr>
      </w:pPr>
      <w:r>
        <w:rPr>
          <w:rFonts w:ascii="Times New Roman" w:hAnsi="Times New Roman" w:cs="Times New Roman"/>
        </w:rPr>
        <w:t>Dawid, A. P. 1984</w:t>
      </w:r>
      <w:r w:rsidR="00630059" w:rsidRPr="00CB45A0">
        <w:rPr>
          <w:rFonts w:ascii="Times New Roman" w:hAnsi="Times New Roman" w:cs="Times New Roman"/>
        </w:rPr>
        <w:t>. Statistical theory: the prequential approach. Journal o</w:t>
      </w:r>
      <w:r w:rsidR="000F0742">
        <w:rPr>
          <w:rFonts w:ascii="Times New Roman" w:hAnsi="Times New Roman" w:cs="Times New Roman"/>
        </w:rPr>
        <w:t>f the Royal Statistical Society,</w:t>
      </w:r>
      <w:r w:rsidR="00630059" w:rsidRPr="00CB45A0">
        <w:rPr>
          <w:rFonts w:ascii="Times New Roman" w:hAnsi="Times New Roman" w:cs="Times New Roman"/>
        </w:rPr>
        <w:t xml:space="preserve"> Series A</w:t>
      </w:r>
      <w:r w:rsidR="000F0742">
        <w:rPr>
          <w:rFonts w:ascii="Times New Roman" w:hAnsi="Times New Roman" w:cs="Times New Roman"/>
        </w:rPr>
        <w:t xml:space="preserve"> 147</w:t>
      </w:r>
      <w:r w:rsidR="00630059" w:rsidRPr="00CB45A0">
        <w:rPr>
          <w:rFonts w:ascii="Times New Roman" w:hAnsi="Times New Roman" w:cs="Times New Roman"/>
        </w:rPr>
        <w:t>:278–292.</w:t>
      </w:r>
    </w:p>
    <w:p w14:paraId="067C3275" w14:textId="77777777" w:rsidR="000F0742" w:rsidRPr="00CB45A0" w:rsidRDefault="000F0742" w:rsidP="0025577B">
      <w:pPr>
        <w:pStyle w:val="NoSpacing"/>
        <w:spacing w:line="480" w:lineRule="auto"/>
        <w:rPr>
          <w:rFonts w:ascii="Times New Roman" w:hAnsi="Times New Roman" w:cs="Times New Roman"/>
        </w:rPr>
      </w:pPr>
    </w:p>
    <w:p w14:paraId="6D902F2B" w14:textId="49D5714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Dickinson, J. L., B. Zuckerberg, and D. N. Bonter</w:t>
      </w:r>
      <w:r w:rsidR="003D7A65">
        <w:rPr>
          <w:rFonts w:ascii="Times New Roman" w:hAnsi="Times New Roman" w:cs="Times New Roman"/>
        </w:rPr>
        <w:t>. 2010</w:t>
      </w:r>
      <w:r w:rsidRPr="00CB45A0">
        <w:rPr>
          <w:rFonts w:ascii="Times New Roman" w:hAnsi="Times New Roman" w:cs="Times New Roman"/>
        </w:rPr>
        <w:t xml:space="preserve">. Citizen science as an ecological research tool: challenges and benefits. Annual </w:t>
      </w:r>
      <w:r w:rsidR="000F0742">
        <w:rPr>
          <w:rFonts w:ascii="Times New Roman" w:hAnsi="Times New Roman" w:cs="Times New Roman"/>
        </w:rPr>
        <w:t>R</w:t>
      </w:r>
      <w:r w:rsidRPr="00CB45A0">
        <w:rPr>
          <w:rFonts w:ascii="Times New Roman" w:hAnsi="Times New Roman" w:cs="Times New Roman"/>
        </w:rPr>
        <w:t xml:space="preserve">eview of </w:t>
      </w:r>
      <w:r w:rsidR="000F0742">
        <w:rPr>
          <w:rFonts w:ascii="Times New Roman" w:hAnsi="Times New Roman" w:cs="Times New Roman"/>
        </w:rPr>
        <w:t>E</w:t>
      </w:r>
      <w:r w:rsidRPr="00CB45A0">
        <w:rPr>
          <w:rFonts w:ascii="Times New Roman" w:hAnsi="Times New Roman" w:cs="Times New Roman"/>
        </w:rPr>
        <w:t xml:space="preserve">cology, </w:t>
      </w:r>
      <w:r w:rsidR="000F0742">
        <w:rPr>
          <w:rFonts w:ascii="Times New Roman" w:hAnsi="Times New Roman" w:cs="Times New Roman"/>
        </w:rPr>
        <w:t>E</w:t>
      </w:r>
      <w:r w:rsidRPr="00CB45A0">
        <w:rPr>
          <w:rFonts w:ascii="Times New Roman" w:hAnsi="Times New Roman" w:cs="Times New Roman"/>
        </w:rPr>
        <w:t xml:space="preserve">volution, and </w:t>
      </w:r>
      <w:r w:rsidR="000F0742">
        <w:rPr>
          <w:rFonts w:ascii="Times New Roman" w:hAnsi="Times New Roman" w:cs="Times New Roman"/>
        </w:rPr>
        <w:t>S</w:t>
      </w:r>
      <w:r w:rsidRPr="00CB45A0">
        <w:rPr>
          <w:rFonts w:ascii="Times New Roman" w:hAnsi="Times New Roman" w:cs="Times New Roman"/>
        </w:rPr>
        <w:t>ystematics 41:149–172.</w:t>
      </w:r>
    </w:p>
    <w:p w14:paraId="4B1EB3ED" w14:textId="77777777" w:rsidR="000F0742" w:rsidRPr="00CB45A0" w:rsidRDefault="000F0742" w:rsidP="0025577B">
      <w:pPr>
        <w:pStyle w:val="NoSpacing"/>
        <w:spacing w:line="480" w:lineRule="auto"/>
        <w:rPr>
          <w:rFonts w:ascii="Times New Roman" w:hAnsi="Times New Roman" w:cs="Times New Roman"/>
        </w:rPr>
      </w:pPr>
    </w:p>
    <w:p w14:paraId="4F6E7C95" w14:textId="140C1B2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Dormann, C. F., J. M. McPherson, M. B. Araujo, R. Bivand, J. Bolliger, G. Carl, R. G. Davies, A. Hirzel, W. Jetz, W. D. Kissling, I. Kuhn, </w:t>
      </w:r>
      <w:r w:rsidR="003D7A65">
        <w:rPr>
          <w:rFonts w:ascii="Times New Roman" w:hAnsi="Times New Roman" w:cs="Times New Roman"/>
        </w:rPr>
        <w:t>R.</w:t>
      </w:r>
      <w:r w:rsidR="003D7A65" w:rsidRPr="003D7A65">
        <w:rPr>
          <w:rFonts w:ascii="Times New Roman" w:hAnsi="Times New Roman" w:cs="Times New Roman"/>
        </w:rPr>
        <w:t xml:space="preserve"> Ohlemüller</w:t>
      </w:r>
      <w:r w:rsidR="003D7A65">
        <w:rPr>
          <w:rFonts w:ascii="Times New Roman" w:hAnsi="Times New Roman" w:cs="Times New Roman"/>
        </w:rPr>
        <w:t>, P.</w:t>
      </w:r>
      <w:r w:rsidR="003D7A65" w:rsidRPr="003D7A65">
        <w:rPr>
          <w:rFonts w:ascii="Times New Roman" w:hAnsi="Times New Roman" w:cs="Times New Roman"/>
        </w:rPr>
        <w:t xml:space="preserve"> R. Peres‐Neto</w:t>
      </w:r>
      <w:r w:rsidR="003D7A65">
        <w:rPr>
          <w:rFonts w:ascii="Times New Roman" w:hAnsi="Times New Roman" w:cs="Times New Roman"/>
        </w:rPr>
        <w:t>, B.</w:t>
      </w:r>
      <w:r w:rsidR="003D7A65" w:rsidRPr="003D7A65">
        <w:rPr>
          <w:rFonts w:ascii="Times New Roman" w:hAnsi="Times New Roman" w:cs="Times New Roman"/>
        </w:rPr>
        <w:t xml:space="preserve"> Reineking</w:t>
      </w:r>
      <w:r w:rsidR="003D7A65">
        <w:rPr>
          <w:rFonts w:ascii="Times New Roman" w:hAnsi="Times New Roman" w:cs="Times New Roman"/>
        </w:rPr>
        <w:t>, B.</w:t>
      </w:r>
      <w:r w:rsidR="003D7A65" w:rsidRPr="003D7A65">
        <w:rPr>
          <w:rFonts w:ascii="Times New Roman" w:hAnsi="Times New Roman" w:cs="Times New Roman"/>
        </w:rPr>
        <w:t xml:space="preserve"> Schröder</w:t>
      </w:r>
      <w:r w:rsidR="003D7A65">
        <w:rPr>
          <w:rFonts w:ascii="Times New Roman" w:hAnsi="Times New Roman" w:cs="Times New Roman"/>
        </w:rPr>
        <w:t>,</w:t>
      </w:r>
      <w:r w:rsidR="003D7A65" w:rsidRPr="003D7A65">
        <w:rPr>
          <w:rFonts w:ascii="Times New Roman" w:hAnsi="Times New Roman" w:cs="Times New Roman"/>
        </w:rPr>
        <w:t xml:space="preserve"> </w:t>
      </w:r>
      <w:r w:rsidR="003D7A65">
        <w:rPr>
          <w:rFonts w:ascii="Times New Roman" w:hAnsi="Times New Roman" w:cs="Times New Roman"/>
        </w:rPr>
        <w:t>F.</w:t>
      </w:r>
      <w:r w:rsidR="003D7A65" w:rsidRPr="003D7A65">
        <w:rPr>
          <w:rFonts w:ascii="Times New Roman" w:hAnsi="Times New Roman" w:cs="Times New Roman"/>
        </w:rPr>
        <w:t xml:space="preserve"> M. Schurr</w:t>
      </w:r>
      <w:r w:rsidR="003D7A65">
        <w:rPr>
          <w:rFonts w:ascii="Times New Roman" w:hAnsi="Times New Roman" w:cs="Times New Roman"/>
        </w:rPr>
        <w:t>, R.</w:t>
      </w:r>
      <w:r w:rsidR="003D7A65" w:rsidRPr="003D7A65">
        <w:rPr>
          <w:rFonts w:ascii="Times New Roman" w:hAnsi="Times New Roman" w:cs="Times New Roman"/>
        </w:rPr>
        <w:t xml:space="preserve"> Wilson</w:t>
      </w:r>
      <w:r w:rsidR="008331A8">
        <w:rPr>
          <w:rFonts w:ascii="Times New Roman" w:hAnsi="Times New Roman" w:cs="Times New Roman"/>
        </w:rPr>
        <w:t>. 2007</w:t>
      </w:r>
      <w:r w:rsidRPr="00CB45A0">
        <w:rPr>
          <w:rFonts w:ascii="Times New Roman" w:hAnsi="Times New Roman" w:cs="Times New Roman"/>
        </w:rPr>
        <w:t>. Methods to account for spatial autocorrelation in the analysis of species distributional data: a review. Ecography 30:609–628.</w:t>
      </w:r>
    </w:p>
    <w:p w14:paraId="72A5B25F" w14:textId="77777777" w:rsidR="000F0742" w:rsidRPr="00CB45A0" w:rsidRDefault="000F0742" w:rsidP="0025577B">
      <w:pPr>
        <w:pStyle w:val="NoSpacing"/>
        <w:spacing w:line="480" w:lineRule="auto"/>
        <w:rPr>
          <w:rFonts w:ascii="Times New Roman" w:hAnsi="Times New Roman" w:cs="Times New Roman"/>
        </w:rPr>
      </w:pPr>
    </w:p>
    <w:p w14:paraId="5CAE32A0" w14:textId="127AEEDC" w:rsidR="00630059" w:rsidRDefault="008331A8" w:rsidP="0025577B">
      <w:pPr>
        <w:pStyle w:val="NoSpacing"/>
        <w:spacing w:line="480" w:lineRule="auto"/>
        <w:rPr>
          <w:rFonts w:ascii="Times New Roman" w:hAnsi="Times New Roman" w:cs="Times New Roman"/>
        </w:rPr>
      </w:pPr>
      <w:r>
        <w:rPr>
          <w:rFonts w:ascii="Times New Roman" w:hAnsi="Times New Roman" w:cs="Times New Roman"/>
        </w:rPr>
        <w:t>Drennan, S. R. 1981</w:t>
      </w:r>
      <w:r w:rsidR="00630059" w:rsidRPr="00CB45A0">
        <w:rPr>
          <w:rFonts w:ascii="Times New Roman" w:hAnsi="Times New Roman" w:cs="Times New Roman"/>
        </w:rPr>
        <w:t xml:space="preserve">. The Christmas Bird Count: an overlooked and underused sample. Studies in </w:t>
      </w:r>
      <w:r w:rsidR="000F0742">
        <w:rPr>
          <w:rFonts w:ascii="Times New Roman" w:hAnsi="Times New Roman" w:cs="Times New Roman"/>
        </w:rPr>
        <w:t>A</w:t>
      </w:r>
      <w:r w:rsidR="00630059" w:rsidRPr="00CB45A0">
        <w:rPr>
          <w:rFonts w:ascii="Times New Roman" w:hAnsi="Times New Roman" w:cs="Times New Roman"/>
        </w:rPr>
        <w:t xml:space="preserve">vian </w:t>
      </w:r>
      <w:r w:rsidR="000F0742">
        <w:rPr>
          <w:rFonts w:ascii="Times New Roman" w:hAnsi="Times New Roman" w:cs="Times New Roman"/>
        </w:rPr>
        <w:t>B</w:t>
      </w:r>
      <w:r w:rsidR="00630059" w:rsidRPr="00CB45A0">
        <w:rPr>
          <w:rFonts w:ascii="Times New Roman" w:hAnsi="Times New Roman" w:cs="Times New Roman"/>
        </w:rPr>
        <w:t>iology 6:24–29.</w:t>
      </w:r>
    </w:p>
    <w:p w14:paraId="1B2662D3" w14:textId="77777777" w:rsidR="000F0742" w:rsidRPr="00CB45A0" w:rsidRDefault="000F0742" w:rsidP="0025577B">
      <w:pPr>
        <w:pStyle w:val="NoSpacing"/>
        <w:spacing w:line="480" w:lineRule="auto"/>
        <w:rPr>
          <w:rFonts w:ascii="Times New Roman" w:hAnsi="Times New Roman" w:cs="Times New Roman"/>
        </w:rPr>
      </w:pPr>
    </w:p>
    <w:p w14:paraId="21D8FD71" w14:textId="6CF5F8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Dunn, E. H., C. M. Francis, P. J. Blancher, S. R. Drennan, M. A. Howe, D. Lepage, C. S. Robbins, K. V. Rosenberg</w:t>
      </w:r>
      <w:r w:rsidR="00937CCD">
        <w:rPr>
          <w:rFonts w:ascii="Times New Roman" w:hAnsi="Times New Roman" w:cs="Times New Roman"/>
        </w:rPr>
        <w:t>, J. R. Sauer, and K. G. Smith. 2005</w:t>
      </w:r>
      <w:r w:rsidRPr="00CB45A0">
        <w:rPr>
          <w:rFonts w:ascii="Times New Roman" w:hAnsi="Times New Roman" w:cs="Times New Roman"/>
        </w:rPr>
        <w:t>. Enhancing the scientific value of the Christmas Bird Count. Auk 122:338–346.</w:t>
      </w:r>
    </w:p>
    <w:p w14:paraId="12EC241E" w14:textId="77777777" w:rsidR="000F0742" w:rsidRPr="00CB45A0" w:rsidRDefault="000F0742" w:rsidP="0025577B">
      <w:pPr>
        <w:pStyle w:val="NoSpacing"/>
        <w:spacing w:line="480" w:lineRule="auto"/>
        <w:rPr>
          <w:rFonts w:ascii="Times New Roman" w:hAnsi="Times New Roman" w:cs="Times New Roman"/>
        </w:rPr>
      </w:pPr>
    </w:p>
    <w:p w14:paraId="1C7F9F4F" w14:textId="4E5C00E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D</w:t>
      </w:r>
      <w:r w:rsidR="00937CCD">
        <w:rPr>
          <w:rFonts w:ascii="Times New Roman" w:hAnsi="Times New Roman" w:cs="Times New Roman"/>
        </w:rPr>
        <w:t>unning, J. B.</w:t>
      </w:r>
      <w:r w:rsidR="00A373C1">
        <w:rPr>
          <w:rFonts w:ascii="Times New Roman" w:hAnsi="Times New Roman" w:cs="Times New Roman"/>
        </w:rPr>
        <w:t>,</w:t>
      </w:r>
      <w:r w:rsidR="00937CCD">
        <w:rPr>
          <w:rFonts w:ascii="Times New Roman" w:hAnsi="Times New Roman" w:cs="Times New Roman"/>
        </w:rPr>
        <w:t xml:space="preserve"> and J. H. Brown. 1982</w:t>
      </w:r>
      <w:r w:rsidRPr="00CB45A0">
        <w:rPr>
          <w:rFonts w:ascii="Times New Roman" w:hAnsi="Times New Roman" w:cs="Times New Roman"/>
        </w:rPr>
        <w:t>. Summer rainfall and winter sparrow densities: a test of the food limitation hypothesis. Auk 99:123–129.</w:t>
      </w:r>
    </w:p>
    <w:p w14:paraId="6BF56F52" w14:textId="77777777" w:rsidR="000F0742" w:rsidRPr="00CB45A0" w:rsidRDefault="000F0742" w:rsidP="0025577B">
      <w:pPr>
        <w:pStyle w:val="NoSpacing"/>
        <w:spacing w:line="480" w:lineRule="auto"/>
        <w:rPr>
          <w:rFonts w:ascii="Times New Roman" w:hAnsi="Times New Roman" w:cs="Times New Roman"/>
        </w:rPr>
      </w:pPr>
    </w:p>
    <w:p w14:paraId="670F6992" w14:textId="39E4EF87"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Ethier, D. M., N. Koper, and T. D. Nudds</w:t>
      </w:r>
      <w:r w:rsidR="00937CCD">
        <w:rPr>
          <w:rFonts w:ascii="Times New Roman" w:hAnsi="Times New Roman" w:cs="Times New Roman"/>
        </w:rPr>
        <w:t>. 2017</w:t>
      </w:r>
      <w:r w:rsidRPr="00CB45A0">
        <w:rPr>
          <w:rFonts w:ascii="Times New Roman" w:hAnsi="Times New Roman" w:cs="Times New Roman"/>
        </w:rPr>
        <w:t xml:space="preserve">. Spatiotemporal variation in mechanisms driving regional-scale population dynamics of a </w:t>
      </w:r>
      <w:r w:rsidR="000F0742">
        <w:rPr>
          <w:rFonts w:ascii="Times New Roman" w:hAnsi="Times New Roman" w:cs="Times New Roman"/>
        </w:rPr>
        <w:t>t</w:t>
      </w:r>
      <w:r w:rsidRPr="00CB45A0">
        <w:rPr>
          <w:rFonts w:ascii="Times New Roman" w:hAnsi="Times New Roman" w:cs="Times New Roman"/>
        </w:rPr>
        <w:t>hreatened grassland bird. Ecology and Evolution 7:4152–4162.</w:t>
      </w:r>
    </w:p>
    <w:p w14:paraId="6512B3B3" w14:textId="77777777" w:rsidR="000F0742" w:rsidRPr="00CB45A0" w:rsidRDefault="000F0742" w:rsidP="0025577B">
      <w:pPr>
        <w:pStyle w:val="NoSpacing"/>
        <w:spacing w:line="480" w:lineRule="auto"/>
        <w:rPr>
          <w:rFonts w:ascii="Times New Roman" w:hAnsi="Times New Roman" w:cs="Times New Roman"/>
        </w:rPr>
      </w:pPr>
    </w:p>
    <w:p w14:paraId="5551F801" w14:textId="052FBA20"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Ethier, D. M., and T. D. Nudds</w:t>
      </w:r>
      <w:r w:rsidR="00937CCD">
        <w:rPr>
          <w:rFonts w:ascii="Times New Roman" w:hAnsi="Times New Roman" w:cs="Times New Roman"/>
        </w:rPr>
        <w:t>. 2015</w:t>
      </w:r>
      <w:r w:rsidRPr="00CB45A0">
        <w:rPr>
          <w:rFonts w:ascii="Times New Roman" w:hAnsi="Times New Roman" w:cs="Times New Roman"/>
        </w:rPr>
        <w:t xml:space="preserve">. Scalar considerations in population trend estimates: </w:t>
      </w:r>
      <w:r w:rsidR="000F0742">
        <w:rPr>
          <w:rFonts w:ascii="Times New Roman" w:hAnsi="Times New Roman" w:cs="Times New Roman"/>
        </w:rPr>
        <w:t>i</w:t>
      </w:r>
      <w:r w:rsidRPr="00CB45A0">
        <w:rPr>
          <w:rFonts w:ascii="Times New Roman" w:hAnsi="Times New Roman" w:cs="Times New Roman"/>
        </w:rPr>
        <w:t>mplications for recovery strategy planning for species of conservation concern. Condor 117:545–559.</w:t>
      </w:r>
    </w:p>
    <w:p w14:paraId="1CEED0CE" w14:textId="77777777" w:rsidR="000F0742" w:rsidRPr="00CB45A0" w:rsidRDefault="000F0742" w:rsidP="0025577B">
      <w:pPr>
        <w:pStyle w:val="NoSpacing"/>
        <w:spacing w:line="480" w:lineRule="auto"/>
        <w:rPr>
          <w:rFonts w:ascii="Times New Roman" w:hAnsi="Times New Roman" w:cs="Times New Roman"/>
        </w:rPr>
      </w:pPr>
    </w:p>
    <w:p w14:paraId="44A422C4" w14:textId="5C5C9986" w:rsidR="00630059" w:rsidRPr="000F0742" w:rsidRDefault="00937CCD" w:rsidP="0025577B">
      <w:pPr>
        <w:pStyle w:val="NoSpacing"/>
        <w:spacing w:line="480" w:lineRule="auto"/>
        <w:rPr>
          <w:rFonts w:ascii="Times New Roman" w:hAnsi="Times New Roman" w:cs="Times New Roman"/>
        </w:rPr>
      </w:pPr>
      <w:r>
        <w:rPr>
          <w:rFonts w:ascii="Times New Roman" w:hAnsi="Times New Roman" w:cs="Times New Roman"/>
        </w:rPr>
        <w:t>Finley, A. O. 2011</w:t>
      </w:r>
      <w:r w:rsidR="00741791">
        <w:rPr>
          <w:rFonts w:ascii="Times New Roman" w:hAnsi="Times New Roman" w:cs="Times New Roman"/>
        </w:rPr>
        <w:t xml:space="preserve">. Comparing </w:t>
      </w:r>
      <w:r w:rsidR="00741791" w:rsidRPr="00741791">
        <w:rPr>
          <w:rFonts w:ascii="Times New Roman" w:hAnsi="Times New Roman" w:cs="Times New Roman"/>
          <w:color w:val="4F81BD" w:themeColor="accent1"/>
        </w:rPr>
        <w:t xml:space="preserve">spatially </w:t>
      </w:r>
      <w:r w:rsidR="00630059" w:rsidRPr="00741791">
        <w:rPr>
          <w:rFonts w:ascii="Times New Roman" w:hAnsi="Times New Roman" w:cs="Times New Roman"/>
          <w:color w:val="4F81BD" w:themeColor="accent1"/>
        </w:rPr>
        <w:t xml:space="preserve">varying </w:t>
      </w:r>
      <w:r w:rsidR="00630059" w:rsidRPr="00CB45A0">
        <w:rPr>
          <w:rFonts w:ascii="Times New Roman" w:hAnsi="Times New Roman" w:cs="Times New Roman"/>
        </w:rPr>
        <w:t>coefficients models for analysis of ecological data with non-stationary and anisotropic residual dependence. Methods in Ecology and Evolution 2:143–154.</w:t>
      </w:r>
    </w:p>
    <w:p w14:paraId="54C60E39" w14:textId="77777777" w:rsidR="000F0742" w:rsidRPr="00CB45A0" w:rsidRDefault="000F0742" w:rsidP="0025577B">
      <w:pPr>
        <w:pStyle w:val="NoSpacing"/>
        <w:spacing w:line="480" w:lineRule="auto"/>
        <w:rPr>
          <w:rFonts w:ascii="Times New Roman" w:hAnsi="Times New Roman" w:cs="Times New Roman"/>
        </w:rPr>
      </w:pPr>
    </w:p>
    <w:p w14:paraId="59C81904" w14:textId="0F4D1D68" w:rsidR="00F77E98" w:rsidRDefault="00F77E98" w:rsidP="0025577B">
      <w:pPr>
        <w:pStyle w:val="NoSpacing"/>
        <w:spacing w:line="480" w:lineRule="auto"/>
        <w:rPr>
          <w:rFonts w:ascii="Times New Roman" w:hAnsi="Times New Roman" w:cs="Times New Roman"/>
        </w:rPr>
      </w:pPr>
      <w:r w:rsidRPr="00CB45A0">
        <w:rPr>
          <w:rFonts w:ascii="Times New Roman" w:hAnsi="Times New Roman" w:cs="Times New Roman"/>
        </w:rPr>
        <w:t>Freni-Sterrantino, A., M. Ventrucci, and H. Rue</w:t>
      </w:r>
      <w:r w:rsidR="00937CCD">
        <w:rPr>
          <w:rFonts w:ascii="Times New Roman" w:hAnsi="Times New Roman" w:cs="Times New Roman"/>
        </w:rPr>
        <w:t>. 2018</w:t>
      </w:r>
      <w:r w:rsidRPr="00CB45A0">
        <w:rPr>
          <w:rFonts w:ascii="Times New Roman" w:hAnsi="Times New Roman" w:cs="Times New Roman"/>
        </w:rPr>
        <w:t>. A note on intrinsic conditional autoregressive models for disconnected graphs. Spatial and Spatio-</w:t>
      </w:r>
      <w:r w:rsidR="00E23E00">
        <w:rPr>
          <w:rFonts w:ascii="Times New Roman" w:hAnsi="Times New Roman" w:cs="Times New Roman"/>
        </w:rPr>
        <w:t>T</w:t>
      </w:r>
      <w:r w:rsidRPr="00CB45A0">
        <w:rPr>
          <w:rFonts w:ascii="Times New Roman" w:hAnsi="Times New Roman" w:cs="Times New Roman"/>
        </w:rPr>
        <w:t>emporal Epidemiology 26:25–34.</w:t>
      </w:r>
    </w:p>
    <w:p w14:paraId="2AE8AD30" w14:textId="77777777" w:rsidR="000F0742" w:rsidRPr="00CB45A0" w:rsidRDefault="000F0742" w:rsidP="0025577B">
      <w:pPr>
        <w:pStyle w:val="NoSpacing"/>
        <w:spacing w:line="480" w:lineRule="auto"/>
        <w:rPr>
          <w:rFonts w:ascii="Times New Roman" w:hAnsi="Times New Roman" w:cs="Times New Roman"/>
        </w:rPr>
      </w:pPr>
    </w:p>
    <w:p w14:paraId="67D6A253" w14:textId="5767DF7F" w:rsidR="00630059" w:rsidRDefault="00A373C1" w:rsidP="0025577B">
      <w:pPr>
        <w:pStyle w:val="NoSpacing"/>
        <w:spacing w:line="480" w:lineRule="auto"/>
        <w:rPr>
          <w:rFonts w:ascii="Times New Roman" w:hAnsi="Times New Roman" w:cs="Times New Roman"/>
        </w:rPr>
      </w:pPr>
      <w:r>
        <w:rPr>
          <w:rFonts w:ascii="Times New Roman" w:hAnsi="Times New Roman" w:cs="Times New Roman"/>
        </w:rPr>
        <w:t xml:space="preserve">Gelfand, A. E., H. </w:t>
      </w:r>
      <w:r w:rsidR="00630059" w:rsidRPr="00CB45A0">
        <w:rPr>
          <w:rFonts w:ascii="Times New Roman" w:hAnsi="Times New Roman" w:cs="Times New Roman"/>
        </w:rPr>
        <w:t xml:space="preserve">J. Kim, </w:t>
      </w:r>
      <w:r w:rsidR="00937CCD">
        <w:rPr>
          <w:rFonts w:ascii="Times New Roman" w:hAnsi="Times New Roman" w:cs="Times New Roman"/>
        </w:rPr>
        <w:t>C. F. Sirmans, and S. Banerjee. 2003</w:t>
      </w:r>
      <w:r w:rsidR="00630059" w:rsidRPr="00CB45A0">
        <w:rPr>
          <w:rFonts w:ascii="Times New Roman" w:hAnsi="Times New Roman" w:cs="Times New Roman"/>
        </w:rPr>
        <w:t>. Spatial modeling with spatially varying coefficient processes. Journal of the American Statistical Association 98:387–396.</w:t>
      </w:r>
    </w:p>
    <w:p w14:paraId="1C9D4884" w14:textId="77777777" w:rsidR="000F0742" w:rsidRPr="00CB45A0" w:rsidRDefault="000F0742" w:rsidP="0025577B">
      <w:pPr>
        <w:pStyle w:val="NoSpacing"/>
        <w:spacing w:line="480" w:lineRule="auto"/>
        <w:rPr>
          <w:rFonts w:ascii="Times New Roman" w:hAnsi="Times New Roman" w:cs="Times New Roman"/>
        </w:rPr>
      </w:pPr>
    </w:p>
    <w:p w14:paraId="675DE28B" w14:textId="02A8AE50" w:rsidR="000F0742" w:rsidRDefault="00937CCD" w:rsidP="0025577B">
      <w:pPr>
        <w:pStyle w:val="NoSpacing"/>
        <w:spacing w:line="480" w:lineRule="auto"/>
        <w:rPr>
          <w:rFonts w:ascii="Times New Roman" w:hAnsi="Times New Roman" w:cs="Times New Roman"/>
        </w:rPr>
      </w:pPr>
      <w:r>
        <w:rPr>
          <w:rFonts w:ascii="Times New Roman" w:hAnsi="Times New Roman" w:cs="Times New Roman"/>
        </w:rPr>
        <w:t>Gneiting, T.</w:t>
      </w:r>
      <w:r w:rsidR="00A373C1">
        <w:rPr>
          <w:rFonts w:ascii="Times New Roman" w:hAnsi="Times New Roman" w:cs="Times New Roman"/>
        </w:rPr>
        <w:t>,</w:t>
      </w:r>
      <w:r w:rsidR="00630059" w:rsidRPr="00CB45A0">
        <w:rPr>
          <w:rFonts w:ascii="Times New Roman" w:hAnsi="Times New Roman" w:cs="Times New Roman"/>
        </w:rPr>
        <w:t xml:space="preserve"> and A. E. Raftery</w:t>
      </w:r>
      <w:r>
        <w:rPr>
          <w:rFonts w:ascii="Times New Roman" w:hAnsi="Times New Roman" w:cs="Times New Roman"/>
        </w:rPr>
        <w:t>. 2007</w:t>
      </w:r>
      <w:r w:rsidR="00630059" w:rsidRPr="00CB45A0">
        <w:rPr>
          <w:rFonts w:ascii="Times New Roman" w:hAnsi="Times New Roman" w:cs="Times New Roman"/>
        </w:rPr>
        <w:t>. Strictly proper scoring rules, prediction, and estimation. Journal of the American Statistical Association 102:359–378.</w:t>
      </w:r>
    </w:p>
    <w:p w14:paraId="20CAFAC4" w14:textId="77777777" w:rsidR="000F0742" w:rsidRDefault="000F0742" w:rsidP="0025577B">
      <w:pPr>
        <w:pStyle w:val="NoSpacing"/>
        <w:spacing w:line="480" w:lineRule="auto"/>
        <w:rPr>
          <w:rFonts w:ascii="Times New Roman" w:hAnsi="Times New Roman" w:cs="Times New Roman"/>
        </w:rPr>
      </w:pPr>
    </w:p>
    <w:p w14:paraId="142E8135" w14:textId="49C454D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Harris, I., P. D. Jones, T. J. Osborn, and D. H. Lister</w:t>
      </w:r>
      <w:r w:rsidR="00937CCD">
        <w:rPr>
          <w:rFonts w:ascii="Times New Roman" w:hAnsi="Times New Roman" w:cs="Times New Roman"/>
        </w:rPr>
        <w:t>. 2014</w:t>
      </w:r>
      <w:r w:rsidRPr="00CB45A0">
        <w:rPr>
          <w:rFonts w:ascii="Times New Roman" w:hAnsi="Times New Roman" w:cs="Times New Roman"/>
        </w:rPr>
        <w:t>. Updated high-resolution grids of monthly cli</w:t>
      </w:r>
      <w:r w:rsidR="006750F2">
        <w:rPr>
          <w:rFonts w:ascii="Times New Roman" w:hAnsi="Times New Roman" w:cs="Times New Roman"/>
        </w:rPr>
        <w:t xml:space="preserve">matic observations: </w:t>
      </w:r>
      <w:r w:rsidR="00E23E00">
        <w:rPr>
          <w:rFonts w:ascii="Times New Roman" w:hAnsi="Times New Roman" w:cs="Times New Roman"/>
        </w:rPr>
        <w:t>the CRU TS3.</w:t>
      </w:r>
      <w:r w:rsidRPr="00CB45A0">
        <w:rPr>
          <w:rFonts w:ascii="Times New Roman" w:hAnsi="Times New Roman" w:cs="Times New Roman"/>
        </w:rPr>
        <w:t xml:space="preserve">10 </w:t>
      </w:r>
      <w:r w:rsidR="006750F2">
        <w:rPr>
          <w:rFonts w:ascii="Times New Roman" w:hAnsi="Times New Roman" w:cs="Times New Roman"/>
        </w:rPr>
        <w:t>d</w:t>
      </w:r>
      <w:r w:rsidRPr="00CB45A0">
        <w:rPr>
          <w:rFonts w:ascii="Times New Roman" w:hAnsi="Times New Roman" w:cs="Times New Roman"/>
        </w:rPr>
        <w:t xml:space="preserve">ataset. International </w:t>
      </w:r>
      <w:r w:rsidR="006750F2">
        <w:rPr>
          <w:rFonts w:ascii="Times New Roman" w:hAnsi="Times New Roman" w:cs="Times New Roman"/>
        </w:rPr>
        <w:t>J</w:t>
      </w:r>
      <w:r w:rsidRPr="00CB45A0">
        <w:rPr>
          <w:rFonts w:ascii="Times New Roman" w:hAnsi="Times New Roman" w:cs="Times New Roman"/>
        </w:rPr>
        <w:t xml:space="preserve">ournal of </w:t>
      </w:r>
      <w:r w:rsidR="006750F2">
        <w:rPr>
          <w:rFonts w:ascii="Times New Roman" w:hAnsi="Times New Roman" w:cs="Times New Roman"/>
        </w:rPr>
        <w:t>Cl</w:t>
      </w:r>
      <w:r w:rsidRPr="00CB45A0">
        <w:rPr>
          <w:rFonts w:ascii="Times New Roman" w:hAnsi="Times New Roman" w:cs="Times New Roman"/>
        </w:rPr>
        <w:t>imatology 34:623–642.</w:t>
      </w:r>
    </w:p>
    <w:p w14:paraId="10E0C5D8" w14:textId="77777777" w:rsidR="000F0742" w:rsidRPr="00CB45A0" w:rsidRDefault="000F0742" w:rsidP="0025577B">
      <w:pPr>
        <w:pStyle w:val="NoSpacing"/>
        <w:spacing w:line="480" w:lineRule="auto"/>
        <w:rPr>
          <w:rFonts w:ascii="Times New Roman" w:hAnsi="Times New Roman" w:cs="Times New Roman"/>
        </w:rPr>
      </w:pPr>
    </w:p>
    <w:p w14:paraId="571F9C2E" w14:textId="2A51CCA3"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Hel</w:t>
      </w:r>
      <w:r w:rsidR="00937CCD">
        <w:rPr>
          <w:rFonts w:ascii="Times New Roman" w:hAnsi="Times New Roman" w:cs="Times New Roman"/>
        </w:rPr>
        <w:t>d, L., B. Schrödle, and H.</w:t>
      </w:r>
      <w:r w:rsidRPr="00CB45A0">
        <w:rPr>
          <w:rFonts w:ascii="Times New Roman" w:hAnsi="Times New Roman" w:cs="Times New Roman"/>
        </w:rPr>
        <w:t xml:space="preserve"> Rue</w:t>
      </w:r>
      <w:r w:rsidR="00937CCD">
        <w:rPr>
          <w:rFonts w:ascii="Times New Roman" w:hAnsi="Times New Roman" w:cs="Times New Roman"/>
        </w:rPr>
        <w:t>. 2010</w:t>
      </w:r>
      <w:r w:rsidRPr="00CB45A0">
        <w:rPr>
          <w:rFonts w:ascii="Times New Roman" w:hAnsi="Times New Roman" w:cs="Times New Roman"/>
        </w:rPr>
        <w:t xml:space="preserve">. Posterior and cross-validatory predictive checks: a comparison of MCMC and INLA. </w:t>
      </w:r>
      <w:r w:rsidR="000F0742">
        <w:rPr>
          <w:rFonts w:ascii="Times New Roman" w:hAnsi="Times New Roman" w:cs="Times New Roman"/>
        </w:rPr>
        <w:t xml:space="preserve">Pages 91-110 </w:t>
      </w:r>
      <w:r w:rsidR="000F0742" w:rsidRPr="00937CCD">
        <w:rPr>
          <w:rFonts w:ascii="Times New Roman" w:hAnsi="Times New Roman" w:cs="Times New Roman"/>
          <w:i/>
        </w:rPr>
        <w:t>in</w:t>
      </w:r>
      <w:r w:rsidR="000F0742">
        <w:rPr>
          <w:rFonts w:ascii="Times New Roman" w:hAnsi="Times New Roman" w:cs="Times New Roman"/>
        </w:rPr>
        <w:t xml:space="preserve"> </w:t>
      </w:r>
      <w:r w:rsidR="00937CCD">
        <w:rPr>
          <w:rFonts w:ascii="Times New Roman" w:hAnsi="Times New Roman" w:cs="Times New Roman"/>
        </w:rPr>
        <w:t xml:space="preserve">T. Kneib and G. Tutz, editors. </w:t>
      </w:r>
      <w:r w:rsidRPr="00CB45A0">
        <w:rPr>
          <w:rFonts w:ascii="Times New Roman" w:hAnsi="Times New Roman" w:cs="Times New Roman"/>
        </w:rPr>
        <w:t xml:space="preserve">Statistical </w:t>
      </w:r>
      <w:r w:rsidR="00937CCD">
        <w:rPr>
          <w:rFonts w:ascii="Times New Roman" w:hAnsi="Times New Roman" w:cs="Times New Roman"/>
        </w:rPr>
        <w:t>m</w:t>
      </w:r>
      <w:r w:rsidRPr="00CB45A0">
        <w:rPr>
          <w:rFonts w:ascii="Times New Roman" w:hAnsi="Times New Roman" w:cs="Times New Roman"/>
        </w:rPr>
        <w:t xml:space="preserve">odelling and </w:t>
      </w:r>
      <w:r w:rsidR="00937CCD">
        <w:rPr>
          <w:rFonts w:ascii="Times New Roman" w:hAnsi="Times New Roman" w:cs="Times New Roman"/>
        </w:rPr>
        <w:t>r</w:t>
      </w:r>
      <w:r w:rsidRPr="00CB45A0">
        <w:rPr>
          <w:rFonts w:ascii="Times New Roman" w:hAnsi="Times New Roman" w:cs="Times New Roman"/>
        </w:rPr>
        <w:t xml:space="preserve">egression </w:t>
      </w:r>
      <w:r w:rsidR="00937CCD">
        <w:rPr>
          <w:rFonts w:ascii="Times New Roman" w:hAnsi="Times New Roman" w:cs="Times New Roman"/>
        </w:rPr>
        <w:t>s</w:t>
      </w:r>
      <w:r w:rsidRPr="00CB45A0">
        <w:rPr>
          <w:rFonts w:ascii="Times New Roman" w:hAnsi="Times New Roman" w:cs="Times New Roman"/>
        </w:rPr>
        <w:t xml:space="preserve">tructures. </w:t>
      </w:r>
      <w:r w:rsidR="00937CCD">
        <w:rPr>
          <w:rFonts w:ascii="Times New Roman" w:hAnsi="Times New Roman" w:cs="Times New Roman"/>
        </w:rPr>
        <w:t>Springer-Verlag</w:t>
      </w:r>
      <w:r w:rsidRPr="00CB45A0">
        <w:rPr>
          <w:rFonts w:ascii="Times New Roman" w:hAnsi="Times New Roman" w:cs="Times New Roman"/>
        </w:rPr>
        <w:t xml:space="preserve">, </w:t>
      </w:r>
      <w:r w:rsidR="00937CCD">
        <w:rPr>
          <w:rFonts w:ascii="Times New Roman" w:hAnsi="Times New Roman" w:cs="Times New Roman"/>
        </w:rPr>
        <w:t>Berlin</w:t>
      </w:r>
      <w:r w:rsidR="000F0742">
        <w:rPr>
          <w:rFonts w:ascii="Times New Roman" w:hAnsi="Times New Roman" w:cs="Times New Roman"/>
        </w:rPr>
        <w:t xml:space="preserve">, </w:t>
      </w:r>
      <w:r w:rsidR="00A373C1">
        <w:rPr>
          <w:rFonts w:ascii="Times New Roman" w:hAnsi="Times New Roman" w:cs="Times New Roman"/>
        </w:rPr>
        <w:t>Germany</w:t>
      </w:r>
      <w:r w:rsidR="000F0742">
        <w:rPr>
          <w:rFonts w:ascii="Times New Roman" w:hAnsi="Times New Roman" w:cs="Times New Roman"/>
        </w:rPr>
        <w:t>.</w:t>
      </w:r>
    </w:p>
    <w:p w14:paraId="737029F0" w14:textId="77777777" w:rsidR="000F0742" w:rsidRPr="00CB45A0" w:rsidRDefault="000F0742" w:rsidP="0025577B">
      <w:pPr>
        <w:pStyle w:val="NoSpacing"/>
        <w:spacing w:line="480" w:lineRule="auto"/>
        <w:rPr>
          <w:rFonts w:ascii="Times New Roman" w:hAnsi="Times New Roman" w:cs="Times New Roman"/>
        </w:rPr>
      </w:pPr>
    </w:p>
    <w:p w14:paraId="72B766F3" w14:textId="13B62E25"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Hochachka, W. M., D. Fink, R. A. Hutchinson, D. Sheldon, Wong, Weng-Keen, and S. Kelling</w:t>
      </w:r>
      <w:r w:rsidR="00B56F57">
        <w:rPr>
          <w:rFonts w:ascii="Times New Roman" w:hAnsi="Times New Roman" w:cs="Times New Roman"/>
        </w:rPr>
        <w:t>.</w:t>
      </w:r>
      <w:r w:rsidRPr="00CB45A0">
        <w:rPr>
          <w:rFonts w:ascii="Times New Roman" w:hAnsi="Times New Roman" w:cs="Times New Roman"/>
        </w:rPr>
        <w:t xml:space="preserve"> </w:t>
      </w:r>
      <w:r w:rsidR="00B56F57">
        <w:rPr>
          <w:rFonts w:ascii="Times New Roman" w:hAnsi="Times New Roman" w:cs="Times New Roman"/>
        </w:rPr>
        <w:t>2012</w:t>
      </w:r>
      <w:r w:rsidRPr="00CB45A0">
        <w:rPr>
          <w:rFonts w:ascii="Times New Roman" w:hAnsi="Times New Roman" w:cs="Times New Roman"/>
        </w:rPr>
        <w:t>. Data-intensive science applied to broad-scale citi</w:t>
      </w:r>
      <w:r w:rsidR="000F0742">
        <w:rPr>
          <w:rFonts w:ascii="Times New Roman" w:hAnsi="Times New Roman" w:cs="Times New Roman"/>
        </w:rPr>
        <w:t>zen science. Trends in Ecology and</w:t>
      </w:r>
      <w:r w:rsidRPr="00CB45A0">
        <w:rPr>
          <w:rFonts w:ascii="Times New Roman" w:hAnsi="Times New Roman" w:cs="Times New Roman"/>
        </w:rPr>
        <w:t xml:space="preserve"> Evolution 27:130–137.</w:t>
      </w:r>
    </w:p>
    <w:p w14:paraId="18CC9405" w14:textId="77777777" w:rsidR="000F0742" w:rsidRPr="00CB45A0" w:rsidRDefault="000F0742" w:rsidP="0025577B">
      <w:pPr>
        <w:pStyle w:val="NoSpacing"/>
        <w:spacing w:line="480" w:lineRule="auto"/>
        <w:rPr>
          <w:rFonts w:ascii="Times New Roman" w:hAnsi="Times New Roman" w:cs="Times New Roman"/>
        </w:rPr>
      </w:pPr>
    </w:p>
    <w:p w14:paraId="05621698" w14:textId="4BA44689" w:rsidR="00E52724" w:rsidRDefault="00E52724" w:rsidP="0025577B">
      <w:pPr>
        <w:pStyle w:val="NoSpacing"/>
        <w:spacing w:line="480" w:lineRule="auto"/>
        <w:rPr>
          <w:rFonts w:ascii="Times New Roman" w:hAnsi="Times New Roman" w:cs="Times New Roman"/>
        </w:rPr>
      </w:pPr>
      <w:r w:rsidRPr="00CB45A0">
        <w:rPr>
          <w:rFonts w:ascii="Times New Roman" w:hAnsi="Times New Roman" w:cs="Times New Roman"/>
        </w:rPr>
        <w:t>Huang, Q.,</w:t>
      </w:r>
      <w:r w:rsidR="00B56F57">
        <w:rPr>
          <w:rFonts w:ascii="Times New Roman" w:hAnsi="Times New Roman" w:cs="Times New Roman"/>
        </w:rPr>
        <w:t xml:space="preserve"> J.R. Sauer, and R.O. Dubayah. 2017</w:t>
      </w:r>
      <w:r w:rsidRPr="00CB45A0">
        <w:rPr>
          <w:rFonts w:ascii="Times New Roman" w:hAnsi="Times New Roman" w:cs="Times New Roman"/>
        </w:rPr>
        <w:t>. Multidirectional abundance shifts among North American birds and the relative influence of multifaceted climate factors. Global Change Biology 23:3610-3622.</w:t>
      </w:r>
    </w:p>
    <w:p w14:paraId="3C0B7166" w14:textId="77777777" w:rsidR="000F0742" w:rsidRPr="00CB45A0" w:rsidRDefault="000F0742" w:rsidP="0025577B">
      <w:pPr>
        <w:pStyle w:val="NoSpacing"/>
        <w:spacing w:line="480" w:lineRule="auto"/>
        <w:rPr>
          <w:rFonts w:ascii="Times New Roman" w:hAnsi="Times New Roman" w:cs="Times New Roman"/>
        </w:rPr>
      </w:pPr>
    </w:p>
    <w:p w14:paraId="1EE3AB56" w14:textId="0FEB0C6A" w:rsidR="00F77E98" w:rsidRDefault="00F77E98"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Krainski, E. T., V. Gómez-Rubio, H. Bakka, A. Lenzi, D. Castro-Camilo, D. </w:t>
      </w:r>
      <w:r w:rsidR="001514F7">
        <w:rPr>
          <w:rFonts w:ascii="Times New Roman" w:hAnsi="Times New Roman" w:cs="Times New Roman"/>
        </w:rPr>
        <w:t xml:space="preserve">P. </w:t>
      </w:r>
      <w:r w:rsidRPr="00CB45A0">
        <w:rPr>
          <w:rFonts w:ascii="Times New Roman" w:hAnsi="Times New Roman" w:cs="Times New Roman"/>
        </w:rPr>
        <w:t>Si</w:t>
      </w:r>
      <w:r w:rsidR="00B56F57">
        <w:rPr>
          <w:rFonts w:ascii="Times New Roman" w:hAnsi="Times New Roman" w:cs="Times New Roman"/>
        </w:rPr>
        <w:t xml:space="preserve">mpson, F. </w:t>
      </w:r>
      <w:r w:rsidR="001514F7">
        <w:rPr>
          <w:rFonts w:ascii="Times New Roman" w:hAnsi="Times New Roman" w:cs="Times New Roman"/>
        </w:rPr>
        <w:t xml:space="preserve">K. </w:t>
      </w:r>
      <w:r w:rsidR="00B56F57">
        <w:rPr>
          <w:rFonts w:ascii="Times New Roman" w:hAnsi="Times New Roman" w:cs="Times New Roman"/>
        </w:rPr>
        <w:t>Lindgren, and H.</w:t>
      </w:r>
      <w:r w:rsidRPr="00CB45A0">
        <w:rPr>
          <w:rFonts w:ascii="Times New Roman" w:hAnsi="Times New Roman" w:cs="Times New Roman"/>
        </w:rPr>
        <w:t xml:space="preserve"> Rue</w:t>
      </w:r>
      <w:r w:rsidR="00B56F57">
        <w:rPr>
          <w:rFonts w:ascii="Times New Roman" w:hAnsi="Times New Roman" w:cs="Times New Roman"/>
        </w:rPr>
        <w:t>. 2018</w:t>
      </w:r>
      <w:r w:rsidRPr="00CB45A0">
        <w:rPr>
          <w:rFonts w:ascii="Times New Roman" w:hAnsi="Times New Roman" w:cs="Times New Roman"/>
        </w:rPr>
        <w:t xml:space="preserve">. Advanced </w:t>
      </w:r>
      <w:r w:rsidR="00B56F57">
        <w:rPr>
          <w:rFonts w:ascii="Times New Roman" w:hAnsi="Times New Roman" w:cs="Times New Roman"/>
        </w:rPr>
        <w:t>s</w:t>
      </w:r>
      <w:r w:rsidRPr="00CB45A0">
        <w:rPr>
          <w:rFonts w:ascii="Times New Roman" w:hAnsi="Times New Roman" w:cs="Times New Roman"/>
        </w:rPr>
        <w:t xml:space="preserve">patial </w:t>
      </w:r>
      <w:r w:rsidR="00B56F57">
        <w:rPr>
          <w:rFonts w:ascii="Times New Roman" w:hAnsi="Times New Roman" w:cs="Times New Roman"/>
        </w:rPr>
        <w:t>m</w:t>
      </w:r>
      <w:r w:rsidRPr="00CB45A0">
        <w:rPr>
          <w:rFonts w:ascii="Times New Roman" w:hAnsi="Times New Roman" w:cs="Times New Roman"/>
        </w:rPr>
        <w:t xml:space="preserve">odeling with </w:t>
      </w:r>
      <w:r w:rsidR="00B56F57">
        <w:rPr>
          <w:rFonts w:ascii="Times New Roman" w:hAnsi="Times New Roman" w:cs="Times New Roman"/>
        </w:rPr>
        <w:t>s</w:t>
      </w:r>
      <w:r w:rsidRPr="00CB45A0">
        <w:rPr>
          <w:rFonts w:ascii="Times New Roman" w:hAnsi="Times New Roman" w:cs="Times New Roman"/>
        </w:rPr>
        <w:t xml:space="preserve">tochastic </w:t>
      </w:r>
      <w:r w:rsidR="00B56F57">
        <w:rPr>
          <w:rFonts w:ascii="Times New Roman" w:hAnsi="Times New Roman" w:cs="Times New Roman"/>
        </w:rPr>
        <w:t>p</w:t>
      </w:r>
      <w:r w:rsidRPr="00CB45A0">
        <w:rPr>
          <w:rFonts w:ascii="Times New Roman" w:hAnsi="Times New Roman" w:cs="Times New Roman"/>
        </w:rPr>
        <w:t xml:space="preserve">artial </w:t>
      </w:r>
      <w:r w:rsidR="00B56F57">
        <w:rPr>
          <w:rFonts w:ascii="Times New Roman" w:hAnsi="Times New Roman" w:cs="Times New Roman"/>
        </w:rPr>
        <w:t>d</w:t>
      </w:r>
      <w:r w:rsidRPr="00CB45A0">
        <w:rPr>
          <w:rFonts w:ascii="Times New Roman" w:hAnsi="Times New Roman" w:cs="Times New Roman"/>
        </w:rPr>
        <w:t xml:space="preserve">ifferential </w:t>
      </w:r>
      <w:r w:rsidR="00B56F57">
        <w:rPr>
          <w:rFonts w:ascii="Times New Roman" w:hAnsi="Times New Roman" w:cs="Times New Roman"/>
        </w:rPr>
        <w:t>e</w:t>
      </w:r>
      <w:r w:rsidRPr="00CB45A0">
        <w:rPr>
          <w:rFonts w:ascii="Times New Roman" w:hAnsi="Times New Roman" w:cs="Times New Roman"/>
        </w:rPr>
        <w:t>quations using R and INLA. CRC Press</w:t>
      </w:r>
      <w:r w:rsidR="000F0742">
        <w:rPr>
          <w:rFonts w:ascii="Times New Roman" w:hAnsi="Times New Roman" w:cs="Times New Roman"/>
        </w:rPr>
        <w:t>, Boca Raton, Florida, USA</w:t>
      </w:r>
      <w:r w:rsidRPr="00CB45A0">
        <w:rPr>
          <w:rFonts w:ascii="Times New Roman" w:hAnsi="Times New Roman" w:cs="Times New Roman"/>
        </w:rPr>
        <w:t>.</w:t>
      </w:r>
    </w:p>
    <w:p w14:paraId="7457CB9F" w14:textId="2C0A109C" w:rsidR="000F0742" w:rsidRDefault="000F0742" w:rsidP="0025577B">
      <w:pPr>
        <w:pStyle w:val="NoSpacing"/>
        <w:spacing w:line="480" w:lineRule="auto"/>
        <w:rPr>
          <w:rFonts w:ascii="Times New Roman" w:hAnsi="Times New Roman" w:cs="Times New Roman"/>
        </w:rPr>
      </w:pPr>
    </w:p>
    <w:p w14:paraId="33490DAC" w14:textId="6579D421" w:rsidR="0071530F" w:rsidRDefault="0071530F" w:rsidP="0025577B">
      <w:pPr>
        <w:pStyle w:val="NoSpacing"/>
        <w:spacing w:line="480" w:lineRule="auto"/>
        <w:rPr>
          <w:rFonts w:ascii="Times New Roman" w:hAnsi="Times New Roman" w:cs="Times New Roman"/>
        </w:rPr>
      </w:pPr>
      <w:r w:rsidRPr="00CB45A0">
        <w:rPr>
          <w:rFonts w:ascii="Times New Roman" w:hAnsi="Times New Roman" w:cs="Times New Roman"/>
        </w:rPr>
        <w:t>La So</w:t>
      </w:r>
      <w:r w:rsidR="00B56F57">
        <w:rPr>
          <w:rFonts w:ascii="Times New Roman" w:hAnsi="Times New Roman" w:cs="Times New Roman"/>
        </w:rPr>
        <w:t>rte, F. A., and F. R. Thompson. 2007</w:t>
      </w:r>
      <w:r w:rsidRPr="00CB45A0">
        <w:rPr>
          <w:rFonts w:ascii="Times New Roman" w:hAnsi="Times New Roman" w:cs="Times New Roman"/>
        </w:rPr>
        <w:t xml:space="preserve">. Poleward </w:t>
      </w:r>
      <w:r>
        <w:rPr>
          <w:rFonts w:ascii="Times New Roman" w:hAnsi="Times New Roman" w:cs="Times New Roman"/>
        </w:rPr>
        <w:t>s</w:t>
      </w:r>
      <w:r w:rsidRPr="00CB45A0">
        <w:rPr>
          <w:rFonts w:ascii="Times New Roman" w:hAnsi="Times New Roman" w:cs="Times New Roman"/>
        </w:rPr>
        <w:t xml:space="preserve">hifts in </w:t>
      </w:r>
      <w:r>
        <w:rPr>
          <w:rFonts w:ascii="Times New Roman" w:hAnsi="Times New Roman" w:cs="Times New Roman"/>
        </w:rPr>
        <w:t>w</w:t>
      </w:r>
      <w:r w:rsidRPr="00CB45A0">
        <w:rPr>
          <w:rFonts w:ascii="Times New Roman" w:hAnsi="Times New Roman" w:cs="Times New Roman"/>
        </w:rPr>
        <w:t xml:space="preserve">inter </w:t>
      </w:r>
      <w:r>
        <w:rPr>
          <w:rFonts w:ascii="Times New Roman" w:hAnsi="Times New Roman" w:cs="Times New Roman"/>
        </w:rPr>
        <w:t>r</w:t>
      </w:r>
      <w:r w:rsidRPr="00CB45A0">
        <w:rPr>
          <w:rFonts w:ascii="Times New Roman" w:hAnsi="Times New Roman" w:cs="Times New Roman"/>
        </w:rPr>
        <w:t xml:space="preserve">anges of North American </w:t>
      </w:r>
      <w:r>
        <w:rPr>
          <w:rFonts w:ascii="Times New Roman" w:hAnsi="Times New Roman" w:cs="Times New Roman"/>
        </w:rPr>
        <w:t>b</w:t>
      </w:r>
      <w:r w:rsidRPr="00CB45A0">
        <w:rPr>
          <w:rFonts w:ascii="Times New Roman" w:hAnsi="Times New Roman" w:cs="Times New Roman"/>
        </w:rPr>
        <w:t>irds. Ecology 88:1803–1812.</w:t>
      </w:r>
    </w:p>
    <w:p w14:paraId="192C099D" w14:textId="77777777" w:rsidR="0071530F" w:rsidRDefault="0071530F" w:rsidP="0025577B">
      <w:pPr>
        <w:pStyle w:val="NoSpacing"/>
        <w:spacing w:line="480" w:lineRule="auto"/>
        <w:rPr>
          <w:rFonts w:ascii="Times New Roman" w:hAnsi="Times New Roman" w:cs="Times New Roman"/>
        </w:rPr>
      </w:pPr>
    </w:p>
    <w:p w14:paraId="00F57B1B" w14:textId="5EA682B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Linden,</w:t>
      </w:r>
      <w:r w:rsidR="00B56F57">
        <w:rPr>
          <w:rFonts w:ascii="Times New Roman" w:hAnsi="Times New Roman" w:cs="Times New Roman"/>
        </w:rPr>
        <w:t xml:space="preserve"> A., and S. Mantyniemi. 2011</w:t>
      </w:r>
      <w:r w:rsidRPr="00CB45A0">
        <w:rPr>
          <w:rFonts w:ascii="Times New Roman" w:hAnsi="Times New Roman" w:cs="Times New Roman"/>
        </w:rPr>
        <w:t>. Using the negative binomial distribution to model overdispersion in ecological count data. Ecology 92:1414–1421.</w:t>
      </w:r>
    </w:p>
    <w:p w14:paraId="332F378F" w14:textId="77777777" w:rsidR="000F0742" w:rsidRPr="00CB45A0" w:rsidRDefault="000F0742" w:rsidP="0025577B">
      <w:pPr>
        <w:pStyle w:val="NoSpacing"/>
        <w:spacing w:line="480" w:lineRule="auto"/>
        <w:rPr>
          <w:rFonts w:ascii="Times New Roman" w:hAnsi="Times New Roman" w:cs="Times New Roman"/>
        </w:rPr>
      </w:pPr>
    </w:p>
    <w:p w14:paraId="648073FA" w14:textId="1A99656C"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lastRenderedPageBreak/>
        <w:t>Lindgren, F., and H. Rue. 2015</w:t>
      </w:r>
      <w:r w:rsidR="00630059" w:rsidRPr="00CB45A0">
        <w:rPr>
          <w:rFonts w:ascii="Times New Roman" w:hAnsi="Times New Roman" w:cs="Times New Roman"/>
        </w:rPr>
        <w:t>. Bayesian spatial modelling with R-INLA. Journal of Statistical Software 63:19.</w:t>
      </w:r>
    </w:p>
    <w:p w14:paraId="202FAFB8" w14:textId="77777777" w:rsidR="000F0742" w:rsidRPr="00CB45A0" w:rsidRDefault="000F0742" w:rsidP="0025577B">
      <w:pPr>
        <w:pStyle w:val="NoSpacing"/>
        <w:spacing w:line="480" w:lineRule="auto"/>
        <w:rPr>
          <w:rFonts w:ascii="Times New Roman" w:hAnsi="Times New Roman" w:cs="Times New Roman"/>
        </w:rPr>
      </w:pPr>
    </w:p>
    <w:p w14:paraId="2EEE2E5D" w14:textId="472B3897"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1999</w:t>
      </w:r>
      <w:r w:rsidRPr="00CB45A0">
        <w:rPr>
          <w:rFonts w:ascii="Times New Roman" w:hAnsi="Times New Roman" w:cs="Times New Roman"/>
        </w:rPr>
        <w:t>. Controlling for varying effort in count surveys: an analysis of Christmas Bird Count data. Journal of Agricultural, Biological, and Environmental Statistics 4:116–125.</w:t>
      </w:r>
    </w:p>
    <w:p w14:paraId="58A9CFE1" w14:textId="77777777" w:rsidR="000F0742" w:rsidRPr="00CB45A0" w:rsidRDefault="000F0742" w:rsidP="0025577B">
      <w:pPr>
        <w:pStyle w:val="NoSpacing"/>
        <w:spacing w:line="480" w:lineRule="auto"/>
        <w:rPr>
          <w:rFonts w:ascii="Times New Roman" w:hAnsi="Times New Roman" w:cs="Times New Roman"/>
        </w:rPr>
      </w:pPr>
    </w:p>
    <w:p w14:paraId="02758459" w14:textId="10502D8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2002</w:t>
      </w:r>
      <w:r w:rsidRPr="00CB45A0">
        <w:rPr>
          <w:rFonts w:ascii="Times New Roman" w:hAnsi="Times New Roman" w:cs="Times New Roman"/>
        </w:rPr>
        <w:t xml:space="preserve">. A hierarchical analysis of population change with application to </w:t>
      </w:r>
      <w:r w:rsidR="00B56F57">
        <w:rPr>
          <w:rFonts w:ascii="Times New Roman" w:hAnsi="Times New Roman" w:cs="Times New Roman"/>
        </w:rPr>
        <w:t>c</w:t>
      </w:r>
      <w:r w:rsidRPr="00CB45A0">
        <w:rPr>
          <w:rFonts w:ascii="Times New Roman" w:hAnsi="Times New Roman" w:cs="Times New Roman"/>
        </w:rPr>
        <w:t xml:space="preserve">erulean </w:t>
      </w:r>
      <w:r w:rsidR="00B56F57">
        <w:rPr>
          <w:rFonts w:ascii="Times New Roman" w:hAnsi="Times New Roman" w:cs="Times New Roman"/>
        </w:rPr>
        <w:t>w</w:t>
      </w:r>
      <w:r w:rsidRPr="00CB45A0">
        <w:rPr>
          <w:rFonts w:ascii="Times New Roman" w:hAnsi="Times New Roman" w:cs="Times New Roman"/>
        </w:rPr>
        <w:t>arblers. Ecology 83:2832–2840.</w:t>
      </w:r>
    </w:p>
    <w:p w14:paraId="48C9EB0F" w14:textId="77777777" w:rsidR="000F0742" w:rsidRPr="00CB45A0" w:rsidRDefault="000F0742" w:rsidP="0025577B">
      <w:pPr>
        <w:pStyle w:val="NoSpacing"/>
        <w:spacing w:line="480" w:lineRule="auto"/>
        <w:rPr>
          <w:rFonts w:ascii="Times New Roman" w:hAnsi="Times New Roman" w:cs="Times New Roman"/>
        </w:rPr>
      </w:pPr>
    </w:p>
    <w:p w14:paraId="716306A6" w14:textId="4E17C31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2016</w:t>
      </w:r>
      <w:r w:rsidRPr="00CB45A0">
        <w:rPr>
          <w:rFonts w:ascii="Times New Roman" w:hAnsi="Times New Roman" w:cs="Times New Roman"/>
        </w:rPr>
        <w:t>. Bayesian cross-validation for model evaluation and selection, with application to the North American Breeding Bird Survey. Ecology 97:1746–1758.</w:t>
      </w:r>
    </w:p>
    <w:p w14:paraId="08B1AA10" w14:textId="77777777" w:rsidR="000F0742" w:rsidRPr="00CB45A0" w:rsidRDefault="000F0742" w:rsidP="0025577B">
      <w:pPr>
        <w:pStyle w:val="NoSpacing"/>
        <w:spacing w:line="480" w:lineRule="auto"/>
        <w:rPr>
          <w:rFonts w:ascii="Times New Roman" w:hAnsi="Times New Roman" w:cs="Times New Roman"/>
        </w:rPr>
      </w:pPr>
    </w:p>
    <w:p w14:paraId="7F02F09C" w14:textId="1B9D5D6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2006</w:t>
      </w:r>
      <w:r w:rsidRPr="00CB45A0">
        <w:rPr>
          <w:rFonts w:ascii="Times New Roman" w:hAnsi="Times New Roman" w:cs="Times New Roman"/>
        </w:rPr>
        <w:t>. A hierarchical model for regional analysis of population change using Christmas Bird Count data,</w:t>
      </w:r>
      <w:r w:rsidR="000F0742">
        <w:rPr>
          <w:rFonts w:ascii="Times New Roman" w:hAnsi="Times New Roman" w:cs="Times New Roman"/>
        </w:rPr>
        <w:t xml:space="preserve"> </w:t>
      </w:r>
      <w:r w:rsidRPr="00CB45A0">
        <w:rPr>
          <w:rFonts w:ascii="Times New Roman" w:hAnsi="Times New Roman" w:cs="Times New Roman"/>
        </w:rPr>
        <w:t xml:space="preserve">with application to the American </w:t>
      </w:r>
      <w:r w:rsidR="00B56F57">
        <w:rPr>
          <w:rFonts w:ascii="Times New Roman" w:hAnsi="Times New Roman" w:cs="Times New Roman"/>
        </w:rPr>
        <w:t>b</w:t>
      </w:r>
      <w:r w:rsidRPr="00CB45A0">
        <w:rPr>
          <w:rFonts w:ascii="Times New Roman" w:hAnsi="Times New Roman" w:cs="Times New Roman"/>
        </w:rPr>
        <w:t xml:space="preserve">lack </w:t>
      </w:r>
      <w:r w:rsidR="00B56F57">
        <w:rPr>
          <w:rFonts w:ascii="Times New Roman" w:hAnsi="Times New Roman" w:cs="Times New Roman"/>
        </w:rPr>
        <w:t>d</w:t>
      </w:r>
      <w:r w:rsidRPr="00CB45A0">
        <w:rPr>
          <w:rFonts w:ascii="Times New Roman" w:hAnsi="Times New Roman" w:cs="Times New Roman"/>
        </w:rPr>
        <w:t>uck. Condor 108:13–24.</w:t>
      </w:r>
    </w:p>
    <w:p w14:paraId="7D0ED872" w14:textId="77777777" w:rsidR="000F0742" w:rsidRPr="00CB45A0" w:rsidRDefault="000F0742" w:rsidP="0025577B">
      <w:pPr>
        <w:pStyle w:val="NoSpacing"/>
        <w:spacing w:line="480" w:lineRule="auto"/>
        <w:rPr>
          <w:rFonts w:ascii="Times New Roman" w:hAnsi="Times New Roman" w:cs="Times New Roman"/>
        </w:rPr>
      </w:pPr>
    </w:p>
    <w:p w14:paraId="2ED58D94" w14:textId="51399F8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2017</w:t>
      </w:r>
      <w:r w:rsidRPr="00CB45A0">
        <w:rPr>
          <w:rFonts w:ascii="Times New Roman" w:hAnsi="Times New Roman" w:cs="Times New Roman"/>
        </w:rPr>
        <w:t xml:space="preserve">. Model selection for the North American Breeding Bird Survey: </w:t>
      </w:r>
      <w:r w:rsidR="00B56F57">
        <w:rPr>
          <w:rFonts w:ascii="Times New Roman" w:hAnsi="Times New Roman" w:cs="Times New Roman"/>
        </w:rPr>
        <w:t>a</w:t>
      </w:r>
      <w:r w:rsidRPr="00CB45A0">
        <w:rPr>
          <w:rFonts w:ascii="Times New Roman" w:hAnsi="Times New Roman" w:cs="Times New Roman"/>
        </w:rPr>
        <w:t xml:space="preserve"> comparison of methods. Condor 119:546–556.</w:t>
      </w:r>
    </w:p>
    <w:p w14:paraId="543E0482" w14:textId="77777777" w:rsidR="000F0742" w:rsidRPr="00CB45A0" w:rsidRDefault="000F0742" w:rsidP="0025577B">
      <w:pPr>
        <w:pStyle w:val="NoSpacing"/>
        <w:spacing w:line="480" w:lineRule="auto"/>
        <w:rPr>
          <w:rFonts w:ascii="Times New Roman" w:hAnsi="Times New Roman" w:cs="Times New Roman"/>
        </w:rPr>
      </w:pPr>
    </w:p>
    <w:p w14:paraId="244456C3" w14:textId="6BFFB238" w:rsidR="00F77E98" w:rsidRDefault="00F77E98"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Martins, T. G., D. </w:t>
      </w:r>
      <w:r w:rsidR="001514F7">
        <w:rPr>
          <w:rFonts w:ascii="Times New Roman" w:hAnsi="Times New Roman" w:cs="Times New Roman"/>
        </w:rPr>
        <w:t xml:space="preserve">P. </w:t>
      </w:r>
      <w:r w:rsidRPr="00CB45A0">
        <w:rPr>
          <w:rFonts w:ascii="Times New Roman" w:hAnsi="Times New Roman" w:cs="Times New Roman"/>
        </w:rPr>
        <w:t xml:space="preserve">Simpson, F. </w:t>
      </w:r>
      <w:r w:rsidR="001514F7">
        <w:rPr>
          <w:rFonts w:ascii="Times New Roman" w:hAnsi="Times New Roman" w:cs="Times New Roman"/>
        </w:rPr>
        <w:t xml:space="preserve">K. </w:t>
      </w:r>
      <w:r w:rsidRPr="00CB45A0">
        <w:rPr>
          <w:rFonts w:ascii="Times New Roman" w:hAnsi="Times New Roman" w:cs="Times New Roman"/>
        </w:rPr>
        <w:t>Lindgren, and H. Rue</w:t>
      </w:r>
      <w:r w:rsidR="00B56F57">
        <w:rPr>
          <w:rFonts w:ascii="Times New Roman" w:hAnsi="Times New Roman" w:cs="Times New Roman"/>
        </w:rPr>
        <w:t>. 2013</w:t>
      </w:r>
      <w:r w:rsidRPr="00CB45A0">
        <w:rPr>
          <w:rFonts w:ascii="Times New Roman" w:hAnsi="Times New Roman" w:cs="Times New Roman"/>
        </w:rPr>
        <w:t xml:space="preserve">. Bayesian computing with INLA: new features. Computational Statistics </w:t>
      </w:r>
      <w:r w:rsidR="000F0742">
        <w:rPr>
          <w:rFonts w:ascii="Times New Roman" w:hAnsi="Times New Roman" w:cs="Times New Roman"/>
        </w:rPr>
        <w:t>and</w:t>
      </w:r>
      <w:r w:rsidRPr="00CB45A0">
        <w:rPr>
          <w:rFonts w:ascii="Times New Roman" w:hAnsi="Times New Roman" w:cs="Times New Roman"/>
        </w:rPr>
        <w:t xml:space="preserve"> Data Analysis 67:68–83.</w:t>
      </w:r>
    </w:p>
    <w:p w14:paraId="1721B375" w14:textId="77777777" w:rsidR="0071530F" w:rsidRPr="00CB45A0" w:rsidRDefault="0071530F" w:rsidP="0025577B">
      <w:pPr>
        <w:pStyle w:val="NoSpacing"/>
        <w:spacing w:line="480" w:lineRule="auto"/>
        <w:rPr>
          <w:rFonts w:ascii="Times New Roman" w:hAnsi="Times New Roman" w:cs="Times New Roman"/>
        </w:rPr>
      </w:pPr>
    </w:p>
    <w:p w14:paraId="51A538D0" w14:textId="4FC88839"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lastRenderedPageBreak/>
        <w:t>Marzluff, J. M. 1997</w:t>
      </w:r>
      <w:r w:rsidR="00630059" w:rsidRPr="00CB45A0">
        <w:rPr>
          <w:rFonts w:ascii="Times New Roman" w:hAnsi="Times New Roman" w:cs="Times New Roman"/>
        </w:rPr>
        <w:t>. Effects of urbanizatio</w:t>
      </w:r>
      <w:r w:rsidR="007F3A08">
        <w:rPr>
          <w:rFonts w:ascii="Times New Roman" w:hAnsi="Times New Roman" w:cs="Times New Roman"/>
        </w:rPr>
        <w:t xml:space="preserve">n and recreation on songbirds. Pages </w:t>
      </w:r>
      <w:r w:rsidR="007F3A08" w:rsidRPr="00CB45A0">
        <w:rPr>
          <w:rFonts w:ascii="Times New Roman" w:hAnsi="Times New Roman" w:cs="Times New Roman"/>
        </w:rPr>
        <w:t>89-102</w:t>
      </w:r>
      <w:r w:rsidR="007F3A08">
        <w:rPr>
          <w:rFonts w:ascii="Times New Roman" w:hAnsi="Times New Roman" w:cs="Times New Roman"/>
        </w:rPr>
        <w:t xml:space="preserve"> </w:t>
      </w:r>
      <w:r w:rsidR="007F3A08" w:rsidRPr="00B56F57">
        <w:rPr>
          <w:rFonts w:ascii="Times New Roman" w:hAnsi="Times New Roman" w:cs="Times New Roman"/>
          <w:i/>
        </w:rPr>
        <w:t>in</w:t>
      </w:r>
      <w:r w:rsidR="007F3A08">
        <w:rPr>
          <w:rFonts w:ascii="Times New Roman" w:hAnsi="Times New Roman" w:cs="Times New Roman"/>
        </w:rPr>
        <w:t xml:space="preserve"> </w:t>
      </w:r>
      <w:r>
        <w:rPr>
          <w:rFonts w:ascii="Times New Roman" w:hAnsi="Times New Roman" w:cs="Times New Roman"/>
        </w:rPr>
        <w:t>W. M. Block</w:t>
      </w:r>
      <w:r w:rsidR="007F3A08">
        <w:rPr>
          <w:rFonts w:ascii="Times New Roman" w:hAnsi="Times New Roman" w:cs="Times New Roman"/>
        </w:rPr>
        <w:t xml:space="preserve"> and</w:t>
      </w:r>
      <w:r w:rsidR="00630059" w:rsidRPr="00CB45A0">
        <w:rPr>
          <w:rFonts w:ascii="Times New Roman" w:hAnsi="Times New Roman" w:cs="Times New Roman"/>
        </w:rPr>
        <w:t xml:space="preserve"> </w:t>
      </w:r>
      <w:r>
        <w:rPr>
          <w:rFonts w:ascii="Times New Roman" w:hAnsi="Times New Roman" w:cs="Times New Roman"/>
        </w:rPr>
        <w:t>D.</w:t>
      </w:r>
      <w:r w:rsidRPr="00CB45A0">
        <w:rPr>
          <w:rFonts w:ascii="Times New Roman" w:hAnsi="Times New Roman" w:cs="Times New Roman"/>
        </w:rPr>
        <w:t xml:space="preserve"> M.</w:t>
      </w:r>
      <w:r>
        <w:rPr>
          <w:rFonts w:ascii="Times New Roman" w:hAnsi="Times New Roman" w:cs="Times New Roman"/>
        </w:rPr>
        <w:t xml:space="preserve"> </w:t>
      </w:r>
      <w:r w:rsidR="00630059" w:rsidRPr="00CB45A0">
        <w:rPr>
          <w:rFonts w:ascii="Times New Roman" w:hAnsi="Times New Roman" w:cs="Times New Roman"/>
        </w:rPr>
        <w:t xml:space="preserve">Finch, </w:t>
      </w:r>
      <w:r>
        <w:rPr>
          <w:rFonts w:ascii="Times New Roman" w:hAnsi="Times New Roman" w:cs="Times New Roman"/>
        </w:rPr>
        <w:t>editors.</w:t>
      </w:r>
      <w:r w:rsidR="00630059" w:rsidRPr="00CB45A0">
        <w:rPr>
          <w:rFonts w:ascii="Times New Roman" w:hAnsi="Times New Roman" w:cs="Times New Roman"/>
        </w:rPr>
        <w:t xml:space="preserve"> Songbird </w:t>
      </w:r>
      <w:r>
        <w:rPr>
          <w:rFonts w:ascii="Times New Roman" w:hAnsi="Times New Roman" w:cs="Times New Roman"/>
        </w:rPr>
        <w:t>e</w:t>
      </w:r>
      <w:r w:rsidR="00630059" w:rsidRPr="00CB45A0">
        <w:rPr>
          <w:rFonts w:ascii="Times New Roman" w:hAnsi="Times New Roman" w:cs="Times New Roman"/>
        </w:rPr>
        <w:t xml:space="preserve">cology in </w:t>
      </w:r>
      <w:r>
        <w:rPr>
          <w:rFonts w:ascii="Times New Roman" w:hAnsi="Times New Roman" w:cs="Times New Roman"/>
        </w:rPr>
        <w:t>s</w:t>
      </w:r>
      <w:r w:rsidR="00630059" w:rsidRPr="00CB45A0">
        <w:rPr>
          <w:rFonts w:ascii="Times New Roman" w:hAnsi="Times New Roman" w:cs="Times New Roman"/>
        </w:rPr>
        <w:t xml:space="preserve">outhwestern </w:t>
      </w:r>
      <w:r>
        <w:rPr>
          <w:rFonts w:ascii="Times New Roman" w:hAnsi="Times New Roman" w:cs="Times New Roman"/>
        </w:rPr>
        <w:t>p</w:t>
      </w:r>
      <w:r w:rsidR="00630059" w:rsidRPr="00CB45A0">
        <w:rPr>
          <w:rFonts w:ascii="Times New Roman" w:hAnsi="Times New Roman" w:cs="Times New Roman"/>
        </w:rPr>
        <w:t xml:space="preserve">onderosa </w:t>
      </w:r>
      <w:r>
        <w:rPr>
          <w:rFonts w:ascii="Times New Roman" w:hAnsi="Times New Roman" w:cs="Times New Roman"/>
        </w:rPr>
        <w:t>p</w:t>
      </w:r>
      <w:r w:rsidR="00630059" w:rsidRPr="00CB45A0">
        <w:rPr>
          <w:rFonts w:ascii="Times New Roman" w:hAnsi="Times New Roman" w:cs="Times New Roman"/>
        </w:rPr>
        <w:t xml:space="preserve">ine </w:t>
      </w:r>
      <w:r>
        <w:rPr>
          <w:rFonts w:ascii="Times New Roman" w:hAnsi="Times New Roman" w:cs="Times New Roman"/>
        </w:rPr>
        <w:t>f</w:t>
      </w:r>
      <w:r w:rsidR="00630059" w:rsidRPr="00CB45A0">
        <w:rPr>
          <w:rFonts w:ascii="Times New Roman" w:hAnsi="Times New Roman" w:cs="Times New Roman"/>
        </w:rPr>
        <w:t xml:space="preserve">orests: a </w:t>
      </w:r>
      <w:r>
        <w:rPr>
          <w:rFonts w:ascii="Times New Roman" w:hAnsi="Times New Roman" w:cs="Times New Roman"/>
        </w:rPr>
        <w:t>l</w:t>
      </w:r>
      <w:r w:rsidR="00630059" w:rsidRPr="00CB45A0">
        <w:rPr>
          <w:rFonts w:ascii="Times New Roman" w:hAnsi="Times New Roman" w:cs="Times New Roman"/>
        </w:rPr>
        <w:t xml:space="preserve">iterature </w:t>
      </w:r>
      <w:r>
        <w:rPr>
          <w:rFonts w:ascii="Times New Roman" w:hAnsi="Times New Roman" w:cs="Times New Roman"/>
        </w:rPr>
        <w:t>r</w:t>
      </w:r>
      <w:r w:rsidR="00630059" w:rsidRPr="00CB45A0">
        <w:rPr>
          <w:rFonts w:ascii="Times New Roman" w:hAnsi="Times New Roman" w:cs="Times New Roman"/>
        </w:rPr>
        <w:t xml:space="preserve">eview. </w:t>
      </w:r>
      <w:r w:rsidR="001514F7">
        <w:rPr>
          <w:rFonts w:ascii="Times New Roman" w:hAnsi="Times New Roman" w:cs="Times New Roman"/>
        </w:rPr>
        <w:t>RMRS GTR</w:t>
      </w:r>
      <w:r w:rsidR="00630059" w:rsidRPr="00CB45A0">
        <w:rPr>
          <w:rFonts w:ascii="Times New Roman" w:hAnsi="Times New Roman" w:cs="Times New Roman"/>
        </w:rPr>
        <w:t xml:space="preserve">-292. </w:t>
      </w:r>
      <w:r>
        <w:rPr>
          <w:rFonts w:ascii="Times New Roman" w:hAnsi="Times New Roman" w:cs="Times New Roman"/>
        </w:rPr>
        <w:t xml:space="preserve">USDA Forest Service, </w:t>
      </w:r>
      <w:r w:rsidR="001514F7">
        <w:rPr>
          <w:rFonts w:ascii="Times New Roman" w:hAnsi="Times New Roman" w:cs="Times New Roman"/>
        </w:rPr>
        <w:t xml:space="preserve">Rocky Mountain Research Station, </w:t>
      </w:r>
      <w:r w:rsidR="00630059" w:rsidRPr="00CB45A0">
        <w:rPr>
          <w:rFonts w:ascii="Times New Roman" w:hAnsi="Times New Roman" w:cs="Times New Roman"/>
        </w:rPr>
        <w:t xml:space="preserve">Fort Collins, </w:t>
      </w:r>
      <w:r>
        <w:rPr>
          <w:rFonts w:ascii="Times New Roman" w:hAnsi="Times New Roman" w:cs="Times New Roman"/>
        </w:rPr>
        <w:t>Colorado, USA</w:t>
      </w:r>
      <w:r w:rsidR="00630059" w:rsidRPr="00CB45A0">
        <w:rPr>
          <w:rFonts w:ascii="Times New Roman" w:hAnsi="Times New Roman" w:cs="Times New Roman"/>
        </w:rPr>
        <w:t>.</w:t>
      </w:r>
    </w:p>
    <w:p w14:paraId="79250736" w14:textId="77777777" w:rsidR="000F0742" w:rsidRPr="00CB45A0" w:rsidRDefault="000F0742" w:rsidP="0025577B">
      <w:pPr>
        <w:pStyle w:val="NoSpacing"/>
        <w:spacing w:line="480" w:lineRule="auto"/>
        <w:rPr>
          <w:rFonts w:ascii="Times New Roman" w:hAnsi="Times New Roman" w:cs="Times New Roman"/>
        </w:rPr>
      </w:pPr>
    </w:p>
    <w:p w14:paraId="4A81596E" w14:textId="7C0ABA7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Meehan, T. D., W. Jetz, and J. H. Brown</w:t>
      </w:r>
      <w:r w:rsidR="00B56F57">
        <w:rPr>
          <w:rFonts w:ascii="Times New Roman" w:hAnsi="Times New Roman" w:cs="Times New Roman"/>
        </w:rPr>
        <w:t>.</w:t>
      </w:r>
      <w:r w:rsidRPr="00CB45A0">
        <w:rPr>
          <w:rFonts w:ascii="Times New Roman" w:hAnsi="Times New Roman" w:cs="Times New Roman"/>
        </w:rPr>
        <w:t xml:space="preserve"> 2004. Energetic determinants of abundance in winter landbird communities. Ecol</w:t>
      </w:r>
      <w:r w:rsidR="000F0742">
        <w:rPr>
          <w:rFonts w:ascii="Times New Roman" w:hAnsi="Times New Roman" w:cs="Times New Roman"/>
        </w:rPr>
        <w:t>ogy Letters</w:t>
      </w:r>
      <w:r w:rsidRPr="00CB45A0">
        <w:rPr>
          <w:rFonts w:ascii="Times New Roman" w:hAnsi="Times New Roman" w:cs="Times New Roman"/>
        </w:rPr>
        <w:t xml:space="preserve"> 7:532–537.</w:t>
      </w:r>
    </w:p>
    <w:p w14:paraId="42A14C57" w14:textId="019A751C" w:rsidR="008C4172" w:rsidRDefault="008C4172" w:rsidP="0025577B">
      <w:pPr>
        <w:pStyle w:val="NoSpacing"/>
        <w:spacing w:line="480" w:lineRule="auto"/>
        <w:rPr>
          <w:rFonts w:ascii="Times New Roman" w:hAnsi="Times New Roman" w:cs="Times New Roman"/>
        </w:rPr>
      </w:pPr>
    </w:p>
    <w:p w14:paraId="1D8B66E0" w14:textId="4CCA5912" w:rsidR="008C4172" w:rsidRDefault="008C4172" w:rsidP="0025577B">
      <w:pPr>
        <w:pStyle w:val="NoSpacing"/>
        <w:spacing w:line="480" w:lineRule="auto"/>
        <w:rPr>
          <w:rFonts w:ascii="Times New Roman" w:hAnsi="Times New Roman" w:cs="Times New Roman"/>
        </w:rPr>
      </w:pPr>
      <w:r w:rsidRPr="008C4172">
        <w:rPr>
          <w:rFonts w:ascii="Times New Roman" w:hAnsi="Times New Roman" w:cs="Times New Roman"/>
        </w:rPr>
        <w:t>Meehan, T.</w:t>
      </w:r>
      <w:r>
        <w:rPr>
          <w:rFonts w:ascii="Times New Roman" w:hAnsi="Times New Roman" w:cs="Times New Roman"/>
        </w:rPr>
        <w:t xml:space="preserve"> </w:t>
      </w:r>
      <w:r w:rsidRPr="008C4172">
        <w:rPr>
          <w:rFonts w:ascii="Times New Roman" w:hAnsi="Times New Roman" w:cs="Times New Roman"/>
        </w:rPr>
        <w:t xml:space="preserve">D., </w:t>
      </w:r>
      <w:r>
        <w:rPr>
          <w:rFonts w:ascii="Times New Roman" w:hAnsi="Times New Roman" w:cs="Times New Roman"/>
        </w:rPr>
        <w:t>G. S. LeBaron</w:t>
      </w:r>
      <w:r w:rsidRPr="008C4172">
        <w:rPr>
          <w:rFonts w:ascii="Times New Roman" w:hAnsi="Times New Roman" w:cs="Times New Roman"/>
        </w:rPr>
        <w:t xml:space="preserve">, </w:t>
      </w:r>
      <w:r>
        <w:rPr>
          <w:rFonts w:ascii="Times New Roman" w:hAnsi="Times New Roman" w:cs="Times New Roman"/>
        </w:rPr>
        <w:t>K. Dale</w:t>
      </w:r>
      <w:r w:rsidRPr="008C4172">
        <w:rPr>
          <w:rFonts w:ascii="Times New Roman" w:hAnsi="Times New Roman" w:cs="Times New Roman"/>
        </w:rPr>
        <w:t xml:space="preserve">, </w:t>
      </w:r>
      <w:r>
        <w:rPr>
          <w:rFonts w:ascii="Times New Roman" w:hAnsi="Times New Roman" w:cs="Times New Roman"/>
        </w:rPr>
        <w:t>N. L. Michel</w:t>
      </w:r>
      <w:r w:rsidRPr="008C4172">
        <w:rPr>
          <w:rFonts w:ascii="Times New Roman" w:hAnsi="Times New Roman" w:cs="Times New Roman"/>
        </w:rPr>
        <w:t xml:space="preserve">, </w:t>
      </w:r>
      <w:r>
        <w:rPr>
          <w:rFonts w:ascii="Times New Roman" w:hAnsi="Times New Roman" w:cs="Times New Roman"/>
        </w:rPr>
        <w:t>G. M. Verutes</w:t>
      </w:r>
      <w:r w:rsidRPr="008C4172">
        <w:rPr>
          <w:rFonts w:ascii="Times New Roman" w:hAnsi="Times New Roman" w:cs="Times New Roman"/>
        </w:rPr>
        <w:t xml:space="preserve">, and </w:t>
      </w:r>
      <w:r>
        <w:rPr>
          <w:rFonts w:ascii="Times New Roman" w:hAnsi="Times New Roman" w:cs="Times New Roman"/>
        </w:rPr>
        <w:t xml:space="preserve">G. M. </w:t>
      </w:r>
      <w:r w:rsidRPr="008C4172">
        <w:rPr>
          <w:rFonts w:ascii="Times New Roman" w:hAnsi="Times New Roman" w:cs="Times New Roman"/>
        </w:rPr>
        <w:t>Langham</w:t>
      </w:r>
      <w:r>
        <w:rPr>
          <w:rFonts w:ascii="Times New Roman" w:hAnsi="Times New Roman" w:cs="Times New Roman"/>
        </w:rPr>
        <w:t>.</w:t>
      </w:r>
      <w:r w:rsidRPr="008C4172">
        <w:rPr>
          <w:rFonts w:ascii="Times New Roman" w:hAnsi="Times New Roman" w:cs="Times New Roman"/>
        </w:rPr>
        <w:t xml:space="preserve"> 2018. Abundance trends of birds wintering in the USA and Canada, from Audubon Christmas Bird Counts, 1966-2017, version 2.1. National Audubon Society, New York, New York, USA.</w:t>
      </w:r>
      <w:r>
        <w:rPr>
          <w:rFonts w:ascii="Times New Roman" w:hAnsi="Times New Roman" w:cs="Times New Roman"/>
        </w:rPr>
        <w:t xml:space="preserve"> Accessed 1 May 2018</w:t>
      </w:r>
      <w:r w:rsidR="0008058C">
        <w:rPr>
          <w:rFonts w:ascii="Times New Roman" w:hAnsi="Times New Roman" w:cs="Times New Roman"/>
        </w:rPr>
        <w:t>,</w:t>
      </w:r>
      <w:r>
        <w:rPr>
          <w:rFonts w:ascii="Times New Roman" w:hAnsi="Times New Roman" w:cs="Times New Roman"/>
        </w:rPr>
        <w:t xml:space="preserve"> from </w:t>
      </w:r>
      <w:r w:rsidRPr="008C4172">
        <w:rPr>
          <w:rFonts w:ascii="Times New Roman" w:hAnsi="Times New Roman" w:cs="Times New Roman"/>
        </w:rPr>
        <w:t>https://www.audubon.org/conservation/where-have-all-birds-gone</w:t>
      </w:r>
    </w:p>
    <w:p w14:paraId="334737BE" w14:textId="77777777" w:rsidR="000F0742" w:rsidRPr="00CB45A0" w:rsidRDefault="000F0742" w:rsidP="0025577B">
      <w:pPr>
        <w:pStyle w:val="NoSpacing"/>
        <w:spacing w:line="480" w:lineRule="auto"/>
        <w:rPr>
          <w:rFonts w:ascii="Times New Roman" w:hAnsi="Times New Roman" w:cs="Times New Roman"/>
        </w:rPr>
      </w:pPr>
    </w:p>
    <w:p w14:paraId="5F50B0F1" w14:textId="7C11174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Niven, D. K., J. R. Sauer, G. S. Butcher, and W. A. Link</w:t>
      </w:r>
      <w:r w:rsidR="00B56F57">
        <w:rPr>
          <w:rFonts w:ascii="Times New Roman" w:hAnsi="Times New Roman" w:cs="Times New Roman"/>
        </w:rPr>
        <w:t xml:space="preserve">. </w:t>
      </w:r>
      <w:r w:rsidRPr="00CB45A0">
        <w:rPr>
          <w:rFonts w:ascii="Times New Roman" w:hAnsi="Times New Roman" w:cs="Times New Roman"/>
        </w:rPr>
        <w:t>2004. Christmas Bird Count provides insights into population change in land birds that breed in the boreal forest. American Birds 58:10–20.</w:t>
      </w:r>
    </w:p>
    <w:p w14:paraId="53E6370D" w14:textId="77777777" w:rsidR="000F0742" w:rsidRPr="00CB45A0" w:rsidRDefault="000F0742" w:rsidP="0025577B">
      <w:pPr>
        <w:pStyle w:val="NoSpacing"/>
        <w:spacing w:line="480" w:lineRule="auto"/>
        <w:rPr>
          <w:rFonts w:ascii="Times New Roman" w:hAnsi="Times New Roman" w:cs="Times New Roman"/>
        </w:rPr>
      </w:pPr>
    </w:p>
    <w:p w14:paraId="11BD2C3B" w14:textId="2FC51164" w:rsidR="00D460F4" w:rsidRDefault="00D460F4" w:rsidP="0025577B">
      <w:pPr>
        <w:pStyle w:val="NoSpacing"/>
        <w:spacing w:line="480" w:lineRule="auto"/>
        <w:rPr>
          <w:rFonts w:ascii="Times New Roman" w:hAnsi="Times New Roman" w:cs="Times New Roman"/>
        </w:rPr>
      </w:pPr>
      <w:r w:rsidRPr="00CB45A0">
        <w:rPr>
          <w:rFonts w:ascii="Times New Roman" w:hAnsi="Times New Roman" w:cs="Times New Roman"/>
        </w:rPr>
        <w:t>North American Bird Co</w:t>
      </w:r>
      <w:r w:rsidR="00B56F57">
        <w:rPr>
          <w:rFonts w:ascii="Times New Roman" w:hAnsi="Times New Roman" w:cs="Times New Roman"/>
        </w:rPr>
        <w:t>nservation Initiative (NABCI). 2016</w:t>
      </w:r>
      <w:r w:rsidRPr="00CB45A0">
        <w:rPr>
          <w:rFonts w:ascii="Times New Roman" w:hAnsi="Times New Roman" w:cs="Times New Roman"/>
        </w:rPr>
        <w:t xml:space="preserve">. </w:t>
      </w:r>
      <w:r w:rsidR="00B56F57">
        <w:rPr>
          <w:rFonts w:ascii="Times New Roman" w:hAnsi="Times New Roman" w:cs="Times New Roman"/>
          <w:iCs/>
        </w:rPr>
        <w:t xml:space="preserve">The state of </w:t>
      </w:r>
      <w:r w:rsidR="001514F7">
        <w:rPr>
          <w:rFonts w:ascii="Times New Roman" w:hAnsi="Times New Roman" w:cs="Times New Roman"/>
          <w:iCs/>
        </w:rPr>
        <w:t xml:space="preserve">North America’s </w:t>
      </w:r>
      <w:r w:rsidR="00B56F57">
        <w:rPr>
          <w:rFonts w:ascii="Times New Roman" w:hAnsi="Times New Roman" w:cs="Times New Roman"/>
          <w:iCs/>
        </w:rPr>
        <w:t>b</w:t>
      </w:r>
      <w:r w:rsidRPr="007F3A08">
        <w:rPr>
          <w:rFonts w:ascii="Times New Roman" w:hAnsi="Times New Roman" w:cs="Times New Roman"/>
          <w:iCs/>
        </w:rPr>
        <w:t>irds</w:t>
      </w:r>
      <w:r w:rsidR="007F3A08">
        <w:rPr>
          <w:rFonts w:ascii="Times New Roman" w:hAnsi="Times New Roman" w:cs="Times New Roman"/>
          <w:iCs/>
        </w:rPr>
        <w:t>,</w:t>
      </w:r>
      <w:r w:rsidRPr="007F3A08">
        <w:rPr>
          <w:rFonts w:ascii="Times New Roman" w:hAnsi="Times New Roman" w:cs="Times New Roman"/>
          <w:iCs/>
        </w:rPr>
        <w:t xml:space="preserve"> 2016</w:t>
      </w:r>
      <w:r w:rsidRPr="007F3A08">
        <w:rPr>
          <w:rFonts w:ascii="Times New Roman" w:hAnsi="Times New Roman" w:cs="Times New Roman"/>
        </w:rPr>
        <w:t>.</w:t>
      </w:r>
      <w:r w:rsidRPr="00CB45A0">
        <w:rPr>
          <w:rFonts w:ascii="Times New Roman" w:hAnsi="Times New Roman" w:cs="Times New Roman"/>
        </w:rPr>
        <w:t xml:space="preserve"> </w:t>
      </w:r>
      <w:r w:rsidR="001514F7" w:rsidRPr="001514F7">
        <w:rPr>
          <w:rFonts w:ascii="Times New Roman" w:hAnsi="Times New Roman" w:cs="Times New Roman"/>
        </w:rPr>
        <w:t>Environment and Climate Change Canada</w:t>
      </w:r>
      <w:r w:rsidR="001514F7">
        <w:rPr>
          <w:rFonts w:ascii="Times New Roman" w:hAnsi="Times New Roman" w:cs="Times New Roman"/>
        </w:rPr>
        <w:t xml:space="preserve">, </w:t>
      </w:r>
      <w:r w:rsidR="001514F7" w:rsidRPr="001514F7">
        <w:rPr>
          <w:rFonts w:ascii="Times New Roman" w:hAnsi="Times New Roman" w:cs="Times New Roman"/>
        </w:rPr>
        <w:t>Ottawa, Ontario</w:t>
      </w:r>
      <w:r w:rsidR="001514F7">
        <w:rPr>
          <w:rFonts w:ascii="Times New Roman" w:hAnsi="Times New Roman" w:cs="Times New Roman"/>
        </w:rPr>
        <w:t>, Canada.</w:t>
      </w:r>
    </w:p>
    <w:p w14:paraId="29F972AD" w14:textId="77777777" w:rsidR="0071530F" w:rsidRPr="00CB45A0" w:rsidRDefault="0071530F" w:rsidP="0025577B">
      <w:pPr>
        <w:pStyle w:val="NoSpacing"/>
        <w:spacing w:line="480" w:lineRule="auto"/>
        <w:rPr>
          <w:rFonts w:ascii="Times New Roman" w:hAnsi="Times New Roman" w:cs="Times New Roman"/>
        </w:rPr>
      </w:pPr>
    </w:p>
    <w:p w14:paraId="35A1018A" w14:textId="568DAA9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Pettit, L. I. 1990</w:t>
      </w:r>
      <w:r w:rsidR="00630059" w:rsidRPr="00CB45A0">
        <w:rPr>
          <w:rFonts w:ascii="Times New Roman" w:hAnsi="Times New Roman" w:cs="Times New Roman"/>
        </w:rPr>
        <w:t>. The conditional predictive ordinate for the normal distribution. Journal of the Royal Statistical So</w:t>
      </w:r>
      <w:r w:rsidR="0071530F">
        <w:rPr>
          <w:rFonts w:ascii="Times New Roman" w:hAnsi="Times New Roman" w:cs="Times New Roman"/>
        </w:rPr>
        <w:t>ciety, Series B 52</w:t>
      </w:r>
      <w:r w:rsidR="00630059" w:rsidRPr="00CB45A0">
        <w:rPr>
          <w:rFonts w:ascii="Times New Roman" w:hAnsi="Times New Roman" w:cs="Times New Roman"/>
        </w:rPr>
        <w:t>:175–184.</w:t>
      </w:r>
    </w:p>
    <w:p w14:paraId="465AC429" w14:textId="77777777" w:rsidR="0071530F" w:rsidRPr="00CB45A0" w:rsidRDefault="0071530F" w:rsidP="0025577B">
      <w:pPr>
        <w:pStyle w:val="NoSpacing"/>
        <w:spacing w:line="480" w:lineRule="auto"/>
        <w:rPr>
          <w:rFonts w:ascii="Times New Roman" w:hAnsi="Times New Roman" w:cs="Times New Roman"/>
        </w:rPr>
      </w:pPr>
    </w:p>
    <w:p w14:paraId="7CC4EBDD" w14:textId="03F2660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Princé, K., and B. Zuckerberg</w:t>
      </w:r>
      <w:r w:rsidR="00B56F57">
        <w:rPr>
          <w:rFonts w:ascii="Times New Roman" w:hAnsi="Times New Roman" w:cs="Times New Roman"/>
        </w:rPr>
        <w:t>. 2015</w:t>
      </w:r>
      <w:r w:rsidRPr="00CB45A0">
        <w:rPr>
          <w:rFonts w:ascii="Times New Roman" w:hAnsi="Times New Roman" w:cs="Times New Roman"/>
        </w:rPr>
        <w:t>. Climate change in our backyards: the reshuffling of North America’s winter bird communities. Global Change Biology 21:572–585.</w:t>
      </w:r>
    </w:p>
    <w:p w14:paraId="60B6182C" w14:textId="77777777" w:rsidR="0071530F" w:rsidRPr="00CB45A0" w:rsidRDefault="0071530F" w:rsidP="0025577B">
      <w:pPr>
        <w:pStyle w:val="NoSpacing"/>
        <w:spacing w:line="480" w:lineRule="auto"/>
        <w:rPr>
          <w:rFonts w:ascii="Times New Roman" w:hAnsi="Times New Roman" w:cs="Times New Roman"/>
        </w:rPr>
      </w:pPr>
    </w:p>
    <w:p w14:paraId="29996A3C" w14:textId="7C7C6D40"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Riebler, A., S. H. </w:t>
      </w:r>
      <w:r w:rsidR="00B56F57">
        <w:rPr>
          <w:rFonts w:ascii="Times New Roman" w:hAnsi="Times New Roman" w:cs="Times New Roman"/>
        </w:rPr>
        <w:t xml:space="preserve">Sørbye, D. </w:t>
      </w:r>
      <w:r w:rsidR="001514F7">
        <w:rPr>
          <w:rFonts w:ascii="Times New Roman" w:hAnsi="Times New Roman" w:cs="Times New Roman"/>
        </w:rPr>
        <w:t xml:space="preserve">P. </w:t>
      </w:r>
      <w:r w:rsidR="00B56F57">
        <w:rPr>
          <w:rFonts w:ascii="Times New Roman" w:hAnsi="Times New Roman" w:cs="Times New Roman"/>
        </w:rPr>
        <w:t>Simpson, and H.</w:t>
      </w:r>
      <w:r w:rsidRPr="00CB45A0">
        <w:rPr>
          <w:rFonts w:ascii="Times New Roman" w:hAnsi="Times New Roman" w:cs="Times New Roman"/>
        </w:rPr>
        <w:t xml:space="preserve"> Rue</w:t>
      </w:r>
      <w:r w:rsidR="00B56F57">
        <w:rPr>
          <w:rFonts w:ascii="Times New Roman" w:hAnsi="Times New Roman" w:cs="Times New Roman"/>
        </w:rPr>
        <w:t>. 2016</w:t>
      </w:r>
      <w:r w:rsidRPr="00CB45A0">
        <w:rPr>
          <w:rFonts w:ascii="Times New Roman" w:hAnsi="Times New Roman" w:cs="Times New Roman"/>
        </w:rPr>
        <w:t xml:space="preserve">. An intuitive Bayesian spatial model for disease mapping that accounts for scaling. Statistical </w:t>
      </w:r>
      <w:r w:rsidR="0071530F">
        <w:rPr>
          <w:rFonts w:ascii="Times New Roman" w:hAnsi="Times New Roman" w:cs="Times New Roman"/>
        </w:rPr>
        <w:t>M</w:t>
      </w:r>
      <w:r w:rsidRPr="00CB45A0">
        <w:rPr>
          <w:rFonts w:ascii="Times New Roman" w:hAnsi="Times New Roman" w:cs="Times New Roman"/>
        </w:rPr>
        <w:t xml:space="preserve">ethods in </w:t>
      </w:r>
      <w:r w:rsidR="0071530F">
        <w:rPr>
          <w:rFonts w:ascii="Times New Roman" w:hAnsi="Times New Roman" w:cs="Times New Roman"/>
        </w:rPr>
        <w:t>M</w:t>
      </w:r>
      <w:r w:rsidRPr="00CB45A0">
        <w:rPr>
          <w:rFonts w:ascii="Times New Roman" w:hAnsi="Times New Roman" w:cs="Times New Roman"/>
        </w:rPr>
        <w:t xml:space="preserve">edical </w:t>
      </w:r>
      <w:r w:rsidR="0071530F">
        <w:rPr>
          <w:rFonts w:ascii="Times New Roman" w:hAnsi="Times New Roman" w:cs="Times New Roman"/>
        </w:rPr>
        <w:t>R</w:t>
      </w:r>
      <w:r w:rsidRPr="00CB45A0">
        <w:rPr>
          <w:rFonts w:ascii="Times New Roman" w:hAnsi="Times New Roman" w:cs="Times New Roman"/>
        </w:rPr>
        <w:t>esearch 25:1145–1165.</w:t>
      </w:r>
    </w:p>
    <w:p w14:paraId="04132165" w14:textId="77777777" w:rsidR="0071530F" w:rsidRPr="00CB45A0" w:rsidRDefault="0071530F" w:rsidP="0025577B">
      <w:pPr>
        <w:pStyle w:val="NoSpacing"/>
        <w:spacing w:line="480" w:lineRule="auto"/>
        <w:rPr>
          <w:rFonts w:ascii="Times New Roman" w:hAnsi="Times New Roman" w:cs="Times New Roman"/>
        </w:rPr>
      </w:pPr>
    </w:p>
    <w:p w14:paraId="7D8D3777" w14:textId="5AB08B7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Robb, G. N., R. A. McDonald, D. E. Chamberlain, and S. Bearhop</w:t>
      </w:r>
      <w:r w:rsidR="00B56F57">
        <w:rPr>
          <w:rFonts w:ascii="Times New Roman" w:hAnsi="Times New Roman" w:cs="Times New Roman"/>
        </w:rPr>
        <w:t>. 2008</w:t>
      </w:r>
      <w:r w:rsidRPr="00CB45A0">
        <w:rPr>
          <w:rFonts w:ascii="Times New Roman" w:hAnsi="Times New Roman" w:cs="Times New Roman"/>
        </w:rPr>
        <w:t>. Food for thought: supplementary feeding as a driver of ecological change in avian populations. Frontiers in Ecology and the Environment 6:476–484.</w:t>
      </w:r>
    </w:p>
    <w:p w14:paraId="1A374E02" w14:textId="77777777" w:rsidR="0071530F" w:rsidRPr="00CB45A0" w:rsidRDefault="0071530F" w:rsidP="0025577B">
      <w:pPr>
        <w:pStyle w:val="NoSpacing"/>
        <w:spacing w:line="480" w:lineRule="auto"/>
        <w:rPr>
          <w:rFonts w:ascii="Times New Roman" w:hAnsi="Times New Roman" w:cs="Times New Roman"/>
        </w:rPr>
      </w:pPr>
    </w:p>
    <w:p w14:paraId="2D95CEDC" w14:textId="4BBF39B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Robbins, C. S., J. R. Sauer, R. S. Greenberg, and S. Droege</w:t>
      </w:r>
      <w:r w:rsidR="00B56F57">
        <w:rPr>
          <w:rFonts w:ascii="Times New Roman" w:hAnsi="Times New Roman" w:cs="Times New Roman"/>
        </w:rPr>
        <w:t>. 1989</w:t>
      </w:r>
      <w:r w:rsidRPr="00CB45A0">
        <w:rPr>
          <w:rFonts w:ascii="Times New Roman" w:hAnsi="Times New Roman" w:cs="Times New Roman"/>
        </w:rPr>
        <w:t xml:space="preserve">. Population declines in North American birds that migrate to the </w:t>
      </w:r>
      <w:r w:rsidR="001514F7">
        <w:rPr>
          <w:rFonts w:ascii="Times New Roman" w:hAnsi="Times New Roman" w:cs="Times New Roman"/>
        </w:rPr>
        <w:t>N</w:t>
      </w:r>
      <w:r w:rsidRPr="00CB45A0">
        <w:rPr>
          <w:rFonts w:ascii="Times New Roman" w:hAnsi="Times New Roman" w:cs="Times New Roman"/>
        </w:rPr>
        <w:t xml:space="preserve">eotropics. Proceedings of the National Academy of Sciences </w:t>
      </w:r>
      <w:r w:rsidR="001514F7">
        <w:rPr>
          <w:rFonts w:ascii="Times New Roman" w:hAnsi="Times New Roman" w:cs="Times New Roman"/>
        </w:rPr>
        <w:t xml:space="preserve">of the USA </w:t>
      </w:r>
      <w:r w:rsidRPr="00CB45A0">
        <w:rPr>
          <w:rFonts w:ascii="Times New Roman" w:hAnsi="Times New Roman" w:cs="Times New Roman"/>
        </w:rPr>
        <w:t>86:7658–7662.</w:t>
      </w:r>
    </w:p>
    <w:p w14:paraId="085B213D" w14:textId="77777777" w:rsidR="0071530F" w:rsidRPr="00CB45A0" w:rsidRDefault="0071530F" w:rsidP="0025577B">
      <w:pPr>
        <w:pStyle w:val="NoSpacing"/>
        <w:spacing w:line="480" w:lineRule="auto"/>
        <w:rPr>
          <w:rFonts w:ascii="Times New Roman" w:hAnsi="Times New Roman" w:cs="Times New Roman"/>
        </w:rPr>
      </w:pPr>
    </w:p>
    <w:p w14:paraId="672DA6DC" w14:textId="630A92A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Root, T. 1988</w:t>
      </w:r>
      <w:r w:rsidR="00630059" w:rsidRPr="00CB45A0">
        <w:rPr>
          <w:rFonts w:ascii="Times New Roman" w:hAnsi="Times New Roman" w:cs="Times New Roman"/>
        </w:rPr>
        <w:t>. Energy constraints on avian distributions and abundances. Ecology 69:330–339.</w:t>
      </w:r>
    </w:p>
    <w:p w14:paraId="52C88F5D" w14:textId="77777777" w:rsidR="0071530F" w:rsidRPr="00CB45A0" w:rsidRDefault="0071530F" w:rsidP="0025577B">
      <w:pPr>
        <w:pStyle w:val="NoSpacing"/>
        <w:spacing w:line="480" w:lineRule="auto"/>
        <w:rPr>
          <w:rFonts w:ascii="Times New Roman" w:hAnsi="Times New Roman" w:cs="Times New Roman"/>
        </w:rPr>
      </w:pPr>
    </w:p>
    <w:p w14:paraId="5D673710" w14:textId="3C9AE37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Rosenberg, K. V., P. J. Blancher, J. C. Stanton, and A. O. Panjabi</w:t>
      </w:r>
      <w:r w:rsidR="00B56F57">
        <w:rPr>
          <w:rFonts w:ascii="Times New Roman" w:hAnsi="Times New Roman" w:cs="Times New Roman"/>
        </w:rPr>
        <w:t>. 2017</w:t>
      </w:r>
      <w:r w:rsidRPr="00CB45A0">
        <w:rPr>
          <w:rFonts w:ascii="Times New Roman" w:hAnsi="Times New Roman" w:cs="Times New Roman"/>
        </w:rPr>
        <w:t>. Use of North American Breeding Bird Survey data in avian conservation assessments. Condor 119:594–606.</w:t>
      </w:r>
    </w:p>
    <w:p w14:paraId="3CF0DA9D" w14:textId="77777777" w:rsidR="0071530F" w:rsidRPr="00CB45A0" w:rsidRDefault="0071530F" w:rsidP="0025577B">
      <w:pPr>
        <w:pStyle w:val="NoSpacing"/>
        <w:spacing w:line="480" w:lineRule="auto"/>
        <w:rPr>
          <w:rFonts w:ascii="Times New Roman" w:hAnsi="Times New Roman" w:cs="Times New Roman"/>
        </w:rPr>
      </w:pPr>
    </w:p>
    <w:p w14:paraId="5BB8454A" w14:textId="6CEA324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Rosenberg, K. V., J. A. Kennedy, R. Dettmers, R. P. Ford, D. Reynolds, J. D. Alexander, C. J. Beardmore, P. J. Blancher, R. E. Bogart, and G. S. Butcher</w:t>
      </w:r>
      <w:r w:rsidR="00B56F57">
        <w:rPr>
          <w:rFonts w:ascii="Times New Roman" w:hAnsi="Times New Roman" w:cs="Times New Roman"/>
        </w:rPr>
        <w:t>.</w:t>
      </w:r>
      <w:r w:rsidRPr="00CB45A0">
        <w:rPr>
          <w:rFonts w:ascii="Times New Roman" w:hAnsi="Times New Roman" w:cs="Times New Roman"/>
        </w:rPr>
        <w:t xml:space="preserve"> 2016. Partners in </w:t>
      </w:r>
      <w:r w:rsidR="00B6030C" w:rsidRPr="00CB45A0">
        <w:rPr>
          <w:rFonts w:ascii="Times New Roman" w:hAnsi="Times New Roman" w:cs="Times New Roman"/>
        </w:rPr>
        <w:t>F</w:t>
      </w:r>
      <w:r w:rsidRPr="00CB45A0">
        <w:rPr>
          <w:rFonts w:ascii="Times New Roman" w:hAnsi="Times New Roman" w:cs="Times New Roman"/>
        </w:rPr>
        <w:t xml:space="preserve">light landbird </w:t>
      </w:r>
      <w:r w:rsidRPr="00CB45A0">
        <w:rPr>
          <w:rFonts w:ascii="Times New Roman" w:hAnsi="Times New Roman" w:cs="Times New Roman"/>
        </w:rPr>
        <w:lastRenderedPageBreak/>
        <w:t>conservation plan: 2016 revision for Canada and continental United States. Partners in Flight Science Committee.</w:t>
      </w:r>
    </w:p>
    <w:p w14:paraId="69C17831" w14:textId="77777777" w:rsidR="0071530F" w:rsidRPr="00CB45A0" w:rsidRDefault="0071530F" w:rsidP="0025577B">
      <w:pPr>
        <w:pStyle w:val="NoSpacing"/>
        <w:spacing w:line="480" w:lineRule="auto"/>
        <w:rPr>
          <w:rFonts w:ascii="Times New Roman" w:hAnsi="Times New Roman" w:cs="Times New Roman"/>
        </w:rPr>
      </w:pPr>
    </w:p>
    <w:p w14:paraId="4F2DC61A" w14:textId="7FE4E970" w:rsidR="00B6030C" w:rsidRDefault="00B6030C" w:rsidP="0025577B">
      <w:pPr>
        <w:pStyle w:val="NoSpacing"/>
        <w:spacing w:line="480" w:lineRule="auto"/>
        <w:rPr>
          <w:rFonts w:ascii="Times New Roman" w:hAnsi="Times New Roman" w:cs="Times New Roman"/>
        </w:rPr>
      </w:pPr>
      <w:r w:rsidRPr="00CB45A0">
        <w:rPr>
          <w:rFonts w:ascii="Times New Roman" w:hAnsi="Times New Roman" w:cs="Times New Roman"/>
        </w:rPr>
        <w:t>Roy, C., N.</w:t>
      </w:r>
      <w:r w:rsidR="00B56F57">
        <w:rPr>
          <w:rFonts w:ascii="Times New Roman" w:hAnsi="Times New Roman" w:cs="Times New Roman"/>
        </w:rPr>
        <w:t xml:space="preserve"> </w:t>
      </w:r>
      <w:r w:rsidRPr="00CB45A0">
        <w:rPr>
          <w:rFonts w:ascii="Times New Roman" w:hAnsi="Times New Roman" w:cs="Times New Roman"/>
        </w:rPr>
        <w:t xml:space="preserve">L. Michel, C. Burkhalter, K. Gurney, C. Handel, D. Messmer, K. Prince, C. Rushing, J. Saracco, R. Schuster, A. Smith, P.A. Smith, P. Solymos, L. Venier, S. Van Wilgenburg, and B. Zuckerberg. </w:t>
      </w:r>
      <w:r w:rsidRPr="00CB45A0">
        <w:rPr>
          <w:rFonts w:ascii="Times New Roman" w:hAnsi="Times New Roman" w:cs="Times New Roman"/>
          <w:i/>
        </w:rPr>
        <w:t>In review</w:t>
      </w:r>
      <w:r w:rsidRPr="00CB45A0">
        <w:rPr>
          <w:rFonts w:ascii="Times New Roman" w:hAnsi="Times New Roman" w:cs="Times New Roman"/>
        </w:rPr>
        <w:t>. Monitoring boreal avian populations: how can we estimate trends and trajectories from noisy data?</w:t>
      </w:r>
    </w:p>
    <w:p w14:paraId="598D58C3" w14:textId="77777777" w:rsidR="0071530F" w:rsidRPr="00CB45A0" w:rsidRDefault="0071530F" w:rsidP="0025577B">
      <w:pPr>
        <w:pStyle w:val="NoSpacing"/>
        <w:spacing w:line="480" w:lineRule="auto"/>
        <w:rPr>
          <w:rFonts w:ascii="Times New Roman" w:hAnsi="Times New Roman" w:cs="Times New Roman"/>
        </w:rPr>
      </w:pPr>
    </w:p>
    <w:p w14:paraId="474717FA" w14:textId="6AD104E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Rue, H., S. Martino, and N. Chopin</w:t>
      </w:r>
      <w:r w:rsidR="00B56F57">
        <w:rPr>
          <w:rFonts w:ascii="Times New Roman" w:hAnsi="Times New Roman" w:cs="Times New Roman"/>
        </w:rPr>
        <w:t>. 2009</w:t>
      </w:r>
      <w:r w:rsidRPr="00CB45A0">
        <w:rPr>
          <w:rFonts w:ascii="Times New Roman" w:hAnsi="Times New Roman" w:cs="Times New Roman"/>
        </w:rPr>
        <w:t>. Approximate Bayesian inference for latent Gaussian models by using integrated nested Laplace approximations. Journal of</w:t>
      </w:r>
      <w:r w:rsidR="0071530F">
        <w:rPr>
          <w:rFonts w:ascii="Times New Roman" w:hAnsi="Times New Roman" w:cs="Times New Roman"/>
        </w:rPr>
        <w:t xml:space="preserve"> the Royal Statistical Society, </w:t>
      </w:r>
      <w:r w:rsidRPr="00CB45A0">
        <w:rPr>
          <w:rFonts w:ascii="Times New Roman" w:hAnsi="Times New Roman" w:cs="Times New Roman"/>
        </w:rPr>
        <w:t>Series B 71:319–392.</w:t>
      </w:r>
    </w:p>
    <w:p w14:paraId="3AE5EAA6" w14:textId="77777777" w:rsidR="0071530F" w:rsidRPr="00CB45A0" w:rsidRDefault="0071530F" w:rsidP="0025577B">
      <w:pPr>
        <w:pStyle w:val="NoSpacing"/>
        <w:spacing w:line="480" w:lineRule="auto"/>
        <w:rPr>
          <w:rFonts w:ascii="Times New Roman" w:hAnsi="Times New Roman" w:cs="Times New Roman"/>
        </w:rPr>
      </w:pPr>
    </w:p>
    <w:p w14:paraId="0D6FA179" w14:textId="1DD6001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Rue, H., A. Riebler, S. H. Sørbye, J. B. Illian, D. P. Simpson, and F. K. Lindgren</w:t>
      </w:r>
      <w:r w:rsidR="00101108">
        <w:rPr>
          <w:rFonts w:ascii="Times New Roman" w:hAnsi="Times New Roman" w:cs="Times New Roman"/>
        </w:rPr>
        <w:t>. 2017</w:t>
      </w:r>
      <w:r w:rsidRPr="00CB45A0">
        <w:rPr>
          <w:rFonts w:ascii="Times New Roman" w:hAnsi="Times New Roman" w:cs="Times New Roman"/>
        </w:rPr>
        <w:t xml:space="preserve">. Bayesian computing with INLA: a review. Annual Review of Statistics and </w:t>
      </w:r>
      <w:r w:rsidR="0071530F">
        <w:rPr>
          <w:rFonts w:ascii="Times New Roman" w:hAnsi="Times New Roman" w:cs="Times New Roman"/>
        </w:rPr>
        <w:t>i</w:t>
      </w:r>
      <w:r w:rsidRPr="00CB45A0">
        <w:rPr>
          <w:rFonts w:ascii="Times New Roman" w:hAnsi="Times New Roman" w:cs="Times New Roman"/>
        </w:rPr>
        <w:t>ts Application 4:395–421.</w:t>
      </w:r>
    </w:p>
    <w:p w14:paraId="129EABA3" w14:textId="77777777" w:rsidR="0071530F" w:rsidRPr="00CB45A0" w:rsidRDefault="0071530F" w:rsidP="0025577B">
      <w:pPr>
        <w:pStyle w:val="NoSpacing"/>
        <w:spacing w:line="480" w:lineRule="auto"/>
        <w:rPr>
          <w:rFonts w:ascii="Times New Roman" w:hAnsi="Times New Roman" w:cs="Times New Roman"/>
        </w:rPr>
      </w:pPr>
    </w:p>
    <w:p w14:paraId="0E9255A8" w14:textId="1445783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J. E. Fallon, and R. Johnson</w:t>
      </w:r>
      <w:r w:rsidR="00101108">
        <w:rPr>
          <w:rFonts w:ascii="Times New Roman" w:hAnsi="Times New Roman" w:cs="Times New Roman"/>
        </w:rPr>
        <w:t>. 2003.</w:t>
      </w:r>
      <w:r w:rsidRPr="00CB45A0">
        <w:rPr>
          <w:rFonts w:ascii="Times New Roman" w:hAnsi="Times New Roman" w:cs="Times New Roman"/>
        </w:rPr>
        <w:t xml:space="preserve"> Use of North American Breeding Bird Survey data to estimate population change for bird conservation regions. Journal of Wildlife Management 67:372–389.</w:t>
      </w:r>
    </w:p>
    <w:p w14:paraId="58E60E77" w14:textId="77777777" w:rsidR="0071530F" w:rsidRPr="00CB45A0" w:rsidRDefault="0071530F" w:rsidP="0025577B">
      <w:pPr>
        <w:pStyle w:val="NoSpacing"/>
        <w:spacing w:line="480" w:lineRule="auto"/>
        <w:rPr>
          <w:rFonts w:ascii="Times New Roman" w:hAnsi="Times New Roman" w:cs="Times New Roman"/>
        </w:rPr>
      </w:pPr>
    </w:p>
    <w:p w14:paraId="1EECD870" w14:textId="6E8213A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and W. A. Link</w:t>
      </w:r>
      <w:r w:rsidR="00101108">
        <w:rPr>
          <w:rFonts w:ascii="Times New Roman" w:hAnsi="Times New Roman" w:cs="Times New Roman"/>
        </w:rPr>
        <w:t>. 2002</w:t>
      </w:r>
      <w:r w:rsidRPr="00CB45A0">
        <w:rPr>
          <w:rFonts w:ascii="Times New Roman" w:hAnsi="Times New Roman" w:cs="Times New Roman"/>
        </w:rPr>
        <w:t>. Using Christmas Bird Count data in analysis of population change. American Birds</w:t>
      </w:r>
      <w:r w:rsidR="0071530F">
        <w:rPr>
          <w:rFonts w:ascii="Times New Roman" w:hAnsi="Times New Roman" w:cs="Times New Roman"/>
        </w:rPr>
        <w:t xml:space="preserve"> 102</w:t>
      </w:r>
      <w:r w:rsidRPr="00CB45A0">
        <w:rPr>
          <w:rFonts w:ascii="Times New Roman" w:hAnsi="Times New Roman" w:cs="Times New Roman"/>
        </w:rPr>
        <w:t>:10–14.</w:t>
      </w:r>
    </w:p>
    <w:p w14:paraId="24D2097E" w14:textId="77777777" w:rsidR="0071530F" w:rsidRPr="00CB45A0" w:rsidRDefault="0071530F" w:rsidP="0025577B">
      <w:pPr>
        <w:pStyle w:val="NoSpacing"/>
        <w:spacing w:line="480" w:lineRule="auto"/>
        <w:rPr>
          <w:rFonts w:ascii="Times New Roman" w:hAnsi="Times New Roman" w:cs="Times New Roman"/>
        </w:rPr>
      </w:pPr>
    </w:p>
    <w:p w14:paraId="7F380252" w14:textId="6EF54B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Sauer, J. R., and W. A. Link</w:t>
      </w:r>
      <w:r w:rsidR="00101108">
        <w:rPr>
          <w:rFonts w:ascii="Times New Roman" w:hAnsi="Times New Roman" w:cs="Times New Roman"/>
        </w:rPr>
        <w:t>. 2011</w:t>
      </w:r>
      <w:r w:rsidRPr="00CB45A0">
        <w:rPr>
          <w:rFonts w:ascii="Times New Roman" w:hAnsi="Times New Roman" w:cs="Times New Roman"/>
        </w:rPr>
        <w:t>. Analysis of the North American Breeding Bird Survey using hierarchical models. Auk 128:87–98.</w:t>
      </w:r>
    </w:p>
    <w:p w14:paraId="21D201D0" w14:textId="77777777" w:rsidR="006750F2" w:rsidRPr="00CB45A0" w:rsidRDefault="006750F2" w:rsidP="0025577B">
      <w:pPr>
        <w:pStyle w:val="NoSpacing"/>
        <w:spacing w:line="480" w:lineRule="auto"/>
        <w:rPr>
          <w:rFonts w:ascii="Times New Roman" w:hAnsi="Times New Roman" w:cs="Times New Roman"/>
        </w:rPr>
      </w:pPr>
    </w:p>
    <w:p w14:paraId="22BE087D" w14:textId="1BC0583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K. L. Pardieck, D. J. Ziolkowski Jr, A. C. Smith, M.-A. R. Hudson, V. Rodriguez, H. Berlanga, D. K. Niven, and W. A. Link</w:t>
      </w:r>
      <w:r w:rsidR="00101108">
        <w:rPr>
          <w:rFonts w:ascii="Times New Roman" w:hAnsi="Times New Roman" w:cs="Times New Roman"/>
        </w:rPr>
        <w:t>. 2017</w:t>
      </w:r>
      <w:r w:rsidRPr="00CB45A0">
        <w:rPr>
          <w:rFonts w:ascii="Times New Roman" w:hAnsi="Times New Roman" w:cs="Times New Roman"/>
        </w:rPr>
        <w:t>. The first 50 years of the North American Breeding Bird Survey. Condor 119:576–593.</w:t>
      </w:r>
    </w:p>
    <w:p w14:paraId="3D056F6E" w14:textId="1325A8A7" w:rsidR="001D0FEC" w:rsidRDefault="001D0FEC" w:rsidP="0025577B">
      <w:pPr>
        <w:pStyle w:val="NoSpacing"/>
        <w:spacing w:line="480" w:lineRule="auto"/>
        <w:rPr>
          <w:rFonts w:ascii="Times New Roman" w:hAnsi="Times New Roman" w:cs="Times New Roman"/>
        </w:rPr>
      </w:pPr>
    </w:p>
    <w:p w14:paraId="26C3D421" w14:textId="06871D6F" w:rsidR="001D0FEC" w:rsidRPr="00F801D4" w:rsidRDefault="001D0FEC" w:rsidP="0025577B">
      <w:pPr>
        <w:pStyle w:val="NoSpacing"/>
        <w:spacing w:line="480" w:lineRule="auto"/>
        <w:rPr>
          <w:rFonts w:ascii="Times New Roman" w:hAnsi="Times New Roman" w:cs="Times New Roman"/>
          <w:color w:val="4F81BD" w:themeColor="accent1"/>
        </w:rPr>
      </w:pPr>
      <w:r w:rsidRPr="00F801D4">
        <w:rPr>
          <w:rFonts w:ascii="Times New Roman" w:hAnsi="Times New Roman" w:cs="Times New Roman"/>
          <w:color w:val="4F81BD" w:themeColor="accent1"/>
        </w:rPr>
        <w:t xml:space="preserve">Simpson, D., </w:t>
      </w:r>
      <w:r w:rsidR="009E0AAA" w:rsidRPr="00F801D4">
        <w:rPr>
          <w:rFonts w:ascii="Times New Roman" w:hAnsi="Times New Roman" w:cs="Times New Roman"/>
          <w:color w:val="4F81BD" w:themeColor="accent1"/>
        </w:rPr>
        <w:t>H. Rue</w:t>
      </w:r>
      <w:r w:rsidRPr="00F801D4">
        <w:rPr>
          <w:rFonts w:ascii="Times New Roman" w:hAnsi="Times New Roman" w:cs="Times New Roman"/>
          <w:color w:val="4F81BD" w:themeColor="accent1"/>
        </w:rPr>
        <w:t xml:space="preserve">, </w:t>
      </w:r>
      <w:r w:rsidR="009E0AAA" w:rsidRPr="00F801D4">
        <w:rPr>
          <w:rFonts w:ascii="Times New Roman" w:hAnsi="Times New Roman" w:cs="Times New Roman"/>
          <w:color w:val="4F81BD" w:themeColor="accent1"/>
        </w:rPr>
        <w:t>A. Riebler</w:t>
      </w:r>
      <w:r w:rsidRPr="00F801D4">
        <w:rPr>
          <w:rFonts w:ascii="Times New Roman" w:hAnsi="Times New Roman" w:cs="Times New Roman"/>
          <w:color w:val="4F81BD" w:themeColor="accent1"/>
        </w:rPr>
        <w:t xml:space="preserve">, </w:t>
      </w:r>
      <w:r w:rsidR="009E0AAA" w:rsidRPr="00F801D4">
        <w:rPr>
          <w:rFonts w:ascii="Times New Roman" w:hAnsi="Times New Roman" w:cs="Times New Roman"/>
          <w:color w:val="4F81BD" w:themeColor="accent1"/>
        </w:rPr>
        <w:t>T. G. Martins,</w:t>
      </w:r>
      <w:r w:rsidRPr="00F801D4">
        <w:rPr>
          <w:rFonts w:ascii="Times New Roman" w:hAnsi="Times New Roman" w:cs="Times New Roman"/>
          <w:color w:val="4F81BD" w:themeColor="accent1"/>
        </w:rPr>
        <w:t xml:space="preserve"> and </w:t>
      </w:r>
      <w:r w:rsidR="009E0AAA" w:rsidRPr="00F801D4">
        <w:rPr>
          <w:rFonts w:ascii="Times New Roman" w:hAnsi="Times New Roman" w:cs="Times New Roman"/>
          <w:color w:val="4F81BD" w:themeColor="accent1"/>
        </w:rPr>
        <w:t>S. H. Sørbye.</w:t>
      </w:r>
      <w:r w:rsidRPr="00F801D4">
        <w:rPr>
          <w:rFonts w:ascii="Times New Roman" w:hAnsi="Times New Roman" w:cs="Times New Roman"/>
          <w:color w:val="4F81BD" w:themeColor="accent1"/>
        </w:rPr>
        <w:t xml:space="preserve"> 2017. Penalising model component complexity: </w:t>
      </w:r>
      <w:r w:rsidR="009E0AAA" w:rsidRPr="00F801D4">
        <w:rPr>
          <w:rFonts w:ascii="Times New Roman" w:hAnsi="Times New Roman" w:cs="Times New Roman"/>
          <w:color w:val="4F81BD" w:themeColor="accent1"/>
        </w:rPr>
        <w:t>a</w:t>
      </w:r>
      <w:r w:rsidRPr="00F801D4">
        <w:rPr>
          <w:rFonts w:ascii="Times New Roman" w:hAnsi="Times New Roman" w:cs="Times New Roman"/>
          <w:color w:val="4F81BD" w:themeColor="accent1"/>
        </w:rPr>
        <w:t xml:space="preserve"> principled, practical approach to construct</w:t>
      </w:r>
      <w:r w:rsidR="009E0AAA" w:rsidRPr="00F801D4">
        <w:rPr>
          <w:rFonts w:ascii="Times New Roman" w:hAnsi="Times New Roman" w:cs="Times New Roman"/>
          <w:color w:val="4F81BD" w:themeColor="accent1"/>
        </w:rPr>
        <w:t>ing priors. Statistical Science 32:</w:t>
      </w:r>
      <w:r w:rsidRPr="00F801D4">
        <w:rPr>
          <w:rFonts w:ascii="Times New Roman" w:hAnsi="Times New Roman" w:cs="Times New Roman"/>
          <w:color w:val="4F81BD" w:themeColor="accent1"/>
        </w:rPr>
        <w:t>1</w:t>
      </w:r>
      <w:r w:rsidR="009E0AAA" w:rsidRPr="00F801D4">
        <w:rPr>
          <w:rFonts w:ascii="Times New Roman" w:hAnsi="Times New Roman" w:cs="Times New Roman"/>
          <w:color w:val="4F81BD" w:themeColor="accent1"/>
        </w:rPr>
        <w:t>–</w:t>
      </w:r>
      <w:r w:rsidRPr="00F801D4">
        <w:rPr>
          <w:rFonts w:ascii="Times New Roman" w:hAnsi="Times New Roman" w:cs="Times New Roman"/>
          <w:color w:val="4F81BD" w:themeColor="accent1"/>
        </w:rPr>
        <w:t>28.</w:t>
      </w:r>
    </w:p>
    <w:p w14:paraId="69A819BC" w14:textId="77777777" w:rsidR="0071530F" w:rsidRPr="00CB45A0" w:rsidRDefault="0071530F" w:rsidP="0025577B">
      <w:pPr>
        <w:pStyle w:val="NoSpacing"/>
        <w:spacing w:line="480" w:lineRule="auto"/>
        <w:rPr>
          <w:rFonts w:ascii="Times New Roman" w:hAnsi="Times New Roman" w:cs="Times New Roman"/>
        </w:rPr>
      </w:pPr>
    </w:p>
    <w:p w14:paraId="6F587142" w14:textId="39738E97" w:rsidR="00630059" w:rsidRDefault="00756E21" w:rsidP="0025577B">
      <w:pPr>
        <w:pStyle w:val="NoSpacing"/>
        <w:spacing w:line="480" w:lineRule="auto"/>
        <w:rPr>
          <w:rFonts w:ascii="Times New Roman" w:hAnsi="Times New Roman" w:cs="Times New Roman"/>
        </w:rPr>
      </w:pPr>
      <w:r>
        <w:rPr>
          <w:rFonts w:ascii="Times New Roman" w:hAnsi="Times New Roman" w:cs="Times New Roman"/>
        </w:rPr>
        <w:t xml:space="preserve">Smith, A. C., M. </w:t>
      </w:r>
      <w:r w:rsidR="00630059" w:rsidRPr="00CB45A0">
        <w:rPr>
          <w:rFonts w:ascii="Times New Roman" w:hAnsi="Times New Roman" w:cs="Times New Roman"/>
        </w:rPr>
        <w:t>A. R. Hudson, C. M. Downes, and C. M. Francis</w:t>
      </w:r>
      <w:r w:rsidR="00101108">
        <w:rPr>
          <w:rFonts w:ascii="Times New Roman" w:hAnsi="Times New Roman" w:cs="Times New Roman"/>
        </w:rPr>
        <w:t>. 2015</w:t>
      </w:r>
      <w:r w:rsidR="00630059" w:rsidRPr="00CB45A0">
        <w:rPr>
          <w:rFonts w:ascii="Times New Roman" w:hAnsi="Times New Roman" w:cs="Times New Roman"/>
        </w:rPr>
        <w:t>. Change points in the population trends of aerial-insectivorous birds in North America: synchronized in time across species and regions. PL</w:t>
      </w:r>
      <w:r w:rsidR="0071530F">
        <w:rPr>
          <w:rFonts w:ascii="Times New Roman" w:hAnsi="Times New Roman" w:cs="Times New Roman"/>
        </w:rPr>
        <w:t>o</w:t>
      </w:r>
      <w:r w:rsidR="00630059" w:rsidRPr="00CB45A0">
        <w:rPr>
          <w:rFonts w:ascii="Times New Roman" w:hAnsi="Times New Roman" w:cs="Times New Roman"/>
        </w:rPr>
        <w:t>S ONE 10:e0130768.</w:t>
      </w:r>
    </w:p>
    <w:p w14:paraId="4F75B51F" w14:textId="77777777" w:rsidR="0071530F" w:rsidRPr="00CB45A0" w:rsidRDefault="0071530F" w:rsidP="0025577B">
      <w:pPr>
        <w:pStyle w:val="NoSpacing"/>
        <w:spacing w:line="480" w:lineRule="auto"/>
        <w:rPr>
          <w:rFonts w:ascii="Times New Roman" w:hAnsi="Times New Roman" w:cs="Times New Roman"/>
        </w:rPr>
      </w:pPr>
    </w:p>
    <w:p w14:paraId="526D189E" w14:textId="68E3B993" w:rsidR="00F77E98" w:rsidRDefault="00F77E98" w:rsidP="0025577B">
      <w:pPr>
        <w:pStyle w:val="NoSpacing"/>
        <w:spacing w:line="480" w:lineRule="auto"/>
        <w:rPr>
          <w:rFonts w:ascii="Times New Roman" w:hAnsi="Times New Roman" w:cs="Times New Roman"/>
        </w:rPr>
      </w:pPr>
      <w:r w:rsidRPr="00CB45A0">
        <w:rPr>
          <w:rFonts w:ascii="Times New Roman" w:hAnsi="Times New Roman" w:cs="Times New Roman"/>
        </w:rPr>
        <w:t>Sørbye, S. H., and H. Rue</w:t>
      </w:r>
      <w:r w:rsidR="00101108">
        <w:rPr>
          <w:rFonts w:ascii="Times New Roman" w:hAnsi="Times New Roman" w:cs="Times New Roman"/>
        </w:rPr>
        <w:t>. 2014</w:t>
      </w:r>
      <w:r w:rsidRPr="00CB45A0">
        <w:rPr>
          <w:rFonts w:ascii="Times New Roman" w:hAnsi="Times New Roman" w:cs="Times New Roman"/>
        </w:rPr>
        <w:t>. Scaling intrinsic Gaussian Markov random field priors in spatial modelling. Spatial Statistics 8:39–51.</w:t>
      </w:r>
    </w:p>
    <w:p w14:paraId="51A16BAA" w14:textId="528CDDF7" w:rsidR="0071530F" w:rsidRPr="00CB45A0" w:rsidRDefault="0071530F" w:rsidP="0025577B">
      <w:pPr>
        <w:pStyle w:val="NoSpacing"/>
        <w:spacing w:line="480" w:lineRule="auto"/>
        <w:rPr>
          <w:rFonts w:ascii="Times New Roman" w:hAnsi="Times New Roman" w:cs="Times New Roman"/>
        </w:rPr>
      </w:pPr>
    </w:p>
    <w:p w14:paraId="5D84F5C4" w14:textId="6FDFB2A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Soykan, C. U., J. </w:t>
      </w:r>
      <w:r w:rsidR="00756E21">
        <w:rPr>
          <w:rFonts w:ascii="Times New Roman" w:hAnsi="Times New Roman" w:cs="Times New Roman"/>
        </w:rPr>
        <w:t xml:space="preserve">R. </w:t>
      </w:r>
      <w:r w:rsidRPr="00CB45A0">
        <w:rPr>
          <w:rFonts w:ascii="Times New Roman" w:hAnsi="Times New Roman" w:cs="Times New Roman"/>
        </w:rPr>
        <w:t>Sauer, J. G. Schuetz, G. S. LeBaron, K. Dale, and G. M. Langham</w:t>
      </w:r>
      <w:r w:rsidR="00101108">
        <w:rPr>
          <w:rFonts w:ascii="Times New Roman" w:hAnsi="Times New Roman" w:cs="Times New Roman"/>
        </w:rPr>
        <w:t>. 2016</w:t>
      </w:r>
      <w:r w:rsidRPr="00CB45A0">
        <w:rPr>
          <w:rFonts w:ascii="Times New Roman" w:hAnsi="Times New Roman" w:cs="Times New Roman"/>
        </w:rPr>
        <w:t>. Population trends for North American winter birds based on hierarchical model</w:t>
      </w:r>
      <w:r w:rsidR="00101108">
        <w:rPr>
          <w:rFonts w:ascii="Times New Roman" w:hAnsi="Times New Roman" w:cs="Times New Roman"/>
        </w:rPr>
        <w:t>s. Ecosphere 7:e01351.</w:t>
      </w:r>
    </w:p>
    <w:p w14:paraId="2E3630BF" w14:textId="77777777" w:rsidR="0071530F" w:rsidRPr="00CB45A0" w:rsidRDefault="0071530F" w:rsidP="0025577B">
      <w:pPr>
        <w:pStyle w:val="NoSpacing"/>
        <w:spacing w:line="480" w:lineRule="auto"/>
        <w:rPr>
          <w:rFonts w:ascii="Times New Roman" w:hAnsi="Times New Roman" w:cs="Times New Roman"/>
        </w:rPr>
      </w:pPr>
    </w:p>
    <w:p w14:paraId="50D54D26" w14:textId="5592866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Thogmartin, W. E., J. R. Sauer, and M. G. Knutson</w:t>
      </w:r>
      <w:r w:rsidR="00101108">
        <w:rPr>
          <w:rFonts w:ascii="Times New Roman" w:hAnsi="Times New Roman" w:cs="Times New Roman"/>
        </w:rPr>
        <w:t>. 2004</w:t>
      </w:r>
      <w:r w:rsidRPr="00CB45A0">
        <w:rPr>
          <w:rFonts w:ascii="Times New Roman" w:hAnsi="Times New Roman" w:cs="Times New Roman"/>
        </w:rPr>
        <w:t xml:space="preserve">. A hierarchical spatial model of avian abundance with application to </w:t>
      </w:r>
      <w:r w:rsidR="00101108">
        <w:rPr>
          <w:rFonts w:ascii="Times New Roman" w:hAnsi="Times New Roman" w:cs="Times New Roman"/>
        </w:rPr>
        <w:t>c</w:t>
      </w:r>
      <w:r w:rsidRPr="00CB45A0">
        <w:rPr>
          <w:rFonts w:ascii="Times New Roman" w:hAnsi="Times New Roman" w:cs="Times New Roman"/>
        </w:rPr>
        <w:t xml:space="preserve">erulean </w:t>
      </w:r>
      <w:r w:rsidR="00101108">
        <w:rPr>
          <w:rFonts w:ascii="Times New Roman" w:hAnsi="Times New Roman" w:cs="Times New Roman"/>
        </w:rPr>
        <w:t>w</w:t>
      </w:r>
      <w:r w:rsidRPr="00CB45A0">
        <w:rPr>
          <w:rFonts w:ascii="Times New Roman" w:hAnsi="Times New Roman" w:cs="Times New Roman"/>
        </w:rPr>
        <w:t>arblers. Ecological Applications 14:1766–1779.</w:t>
      </w:r>
    </w:p>
    <w:p w14:paraId="3BD2A5DA" w14:textId="77777777" w:rsidR="0071530F" w:rsidRPr="00CB45A0" w:rsidRDefault="0071530F" w:rsidP="0025577B">
      <w:pPr>
        <w:pStyle w:val="NoSpacing"/>
        <w:spacing w:line="480" w:lineRule="auto"/>
        <w:rPr>
          <w:rFonts w:ascii="Times New Roman" w:hAnsi="Times New Roman" w:cs="Times New Roman"/>
        </w:rPr>
      </w:pPr>
    </w:p>
    <w:p w14:paraId="5A0499AA" w14:textId="7FDB2302" w:rsidR="00727950" w:rsidRDefault="00727950" w:rsidP="0025577B">
      <w:pPr>
        <w:pStyle w:val="NoSpacing"/>
        <w:spacing w:line="480" w:lineRule="auto"/>
        <w:rPr>
          <w:rFonts w:ascii="Times New Roman" w:hAnsi="Times New Roman" w:cs="Times New Roman"/>
        </w:rPr>
      </w:pPr>
      <w:r w:rsidRPr="00CB45A0">
        <w:rPr>
          <w:rFonts w:ascii="Times New Roman" w:hAnsi="Times New Roman" w:cs="Times New Roman"/>
        </w:rPr>
        <w:t>Thogmartin, W.E.,</w:t>
      </w:r>
      <w:r w:rsidR="00101108">
        <w:rPr>
          <w:rFonts w:ascii="Times New Roman" w:hAnsi="Times New Roman" w:cs="Times New Roman"/>
        </w:rPr>
        <w:t xml:space="preserve"> M.G. Knutson, and J.R. Sauer. 2006</w:t>
      </w:r>
      <w:r w:rsidRPr="00CB45A0">
        <w:rPr>
          <w:rFonts w:ascii="Times New Roman" w:hAnsi="Times New Roman" w:cs="Times New Roman"/>
        </w:rPr>
        <w:t>. Predicting regional abundance of rare grassland birds with a hierarchical s</w:t>
      </w:r>
      <w:r w:rsidR="0071530F">
        <w:rPr>
          <w:rFonts w:ascii="Times New Roman" w:hAnsi="Times New Roman" w:cs="Times New Roman"/>
        </w:rPr>
        <w:t>patial count model. Condor 108:</w:t>
      </w:r>
      <w:r w:rsidRPr="00CB45A0">
        <w:rPr>
          <w:rFonts w:ascii="Times New Roman" w:hAnsi="Times New Roman" w:cs="Times New Roman"/>
        </w:rPr>
        <w:t>25-46.</w:t>
      </w:r>
    </w:p>
    <w:p w14:paraId="5D2DAB10" w14:textId="77777777" w:rsidR="0071530F" w:rsidRPr="00CB45A0" w:rsidRDefault="0071530F" w:rsidP="0025577B">
      <w:pPr>
        <w:pStyle w:val="NoSpacing"/>
        <w:spacing w:line="480" w:lineRule="auto"/>
        <w:rPr>
          <w:rFonts w:ascii="Times New Roman" w:hAnsi="Times New Roman" w:cs="Times New Roman"/>
        </w:rPr>
      </w:pPr>
    </w:p>
    <w:p w14:paraId="21FD88B1" w14:textId="24F533C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Thomas, C. D., and J. J. Lennon</w:t>
      </w:r>
      <w:r w:rsidR="00101108">
        <w:rPr>
          <w:rFonts w:ascii="Times New Roman" w:hAnsi="Times New Roman" w:cs="Times New Roman"/>
        </w:rPr>
        <w:t>.</w:t>
      </w:r>
      <w:r w:rsidRPr="00CB45A0">
        <w:rPr>
          <w:rFonts w:ascii="Times New Roman" w:hAnsi="Times New Roman" w:cs="Times New Roman"/>
        </w:rPr>
        <w:t xml:space="preserve"> 1999. Birds extend their ranges northwards. Nature 399:213.</w:t>
      </w:r>
    </w:p>
    <w:p w14:paraId="06B4B6F7" w14:textId="77777777" w:rsidR="006750F2" w:rsidRPr="00CB45A0" w:rsidRDefault="006750F2" w:rsidP="0025577B">
      <w:pPr>
        <w:pStyle w:val="NoSpacing"/>
        <w:spacing w:line="480" w:lineRule="auto"/>
        <w:rPr>
          <w:rFonts w:ascii="Times New Roman" w:hAnsi="Times New Roman" w:cs="Times New Roman"/>
        </w:rPr>
      </w:pPr>
    </w:p>
    <w:p w14:paraId="1671B8A2" w14:textId="0831203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Waller, L. A., and C. A. Gotway</w:t>
      </w:r>
      <w:r w:rsidR="00101108">
        <w:rPr>
          <w:rFonts w:ascii="Times New Roman" w:hAnsi="Times New Roman" w:cs="Times New Roman"/>
        </w:rPr>
        <w:t>.</w:t>
      </w:r>
      <w:r w:rsidRPr="00CB45A0">
        <w:rPr>
          <w:rFonts w:ascii="Times New Roman" w:hAnsi="Times New Roman" w:cs="Times New Roman"/>
        </w:rPr>
        <w:t xml:space="preserve"> 2004. Applied </w:t>
      </w:r>
      <w:r w:rsidR="00101108">
        <w:rPr>
          <w:rFonts w:ascii="Times New Roman" w:hAnsi="Times New Roman" w:cs="Times New Roman"/>
        </w:rPr>
        <w:t>s</w:t>
      </w:r>
      <w:r w:rsidRPr="00CB45A0">
        <w:rPr>
          <w:rFonts w:ascii="Times New Roman" w:hAnsi="Times New Roman" w:cs="Times New Roman"/>
        </w:rPr>
        <w:t xml:space="preserve">patial </w:t>
      </w:r>
      <w:r w:rsidR="00101108">
        <w:rPr>
          <w:rFonts w:ascii="Times New Roman" w:hAnsi="Times New Roman" w:cs="Times New Roman"/>
        </w:rPr>
        <w:t>s</w:t>
      </w:r>
      <w:r w:rsidRPr="00CB45A0">
        <w:rPr>
          <w:rFonts w:ascii="Times New Roman" w:hAnsi="Times New Roman" w:cs="Times New Roman"/>
        </w:rPr>
        <w:t xml:space="preserve">tatistics for </w:t>
      </w:r>
      <w:r w:rsidR="00101108">
        <w:rPr>
          <w:rFonts w:ascii="Times New Roman" w:hAnsi="Times New Roman" w:cs="Times New Roman"/>
        </w:rPr>
        <w:t>p</w:t>
      </w:r>
      <w:r w:rsidRPr="00CB45A0">
        <w:rPr>
          <w:rFonts w:ascii="Times New Roman" w:hAnsi="Times New Roman" w:cs="Times New Roman"/>
        </w:rPr>
        <w:t xml:space="preserve">ublic </w:t>
      </w:r>
      <w:r w:rsidR="00101108">
        <w:rPr>
          <w:rFonts w:ascii="Times New Roman" w:hAnsi="Times New Roman" w:cs="Times New Roman"/>
        </w:rPr>
        <w:t>h</w:t>
      </w:r>
      <w:r w:rsidRPr="00CB45A0">
        <w:rPr>
          <w:rFonts w:ascii="Times New Roman" w:hAnsi="Times New Roman" w:cs="Times New Roman"/>
        </w:rPr>
        <w:t xml:space="preserve">ealth </w:t>
      </w:r>
      <w:r w:rsidR="00101108">
        <w:rPr>
          <w:rFonts w:ascii="Times New Roman" w:hAnsi="Times New Roman" w:cs="Times New Roman"/>
        </w:rPr>
        <w:t>d</w:t>
      </w:r>
      <w:r w:rsidRPr="00CB45A0">
        <w:rPr>
          <w:rFonts w:ascii="Times New Roman" w:hAnsi="Times New Roman" w:cs="Times New Roman"/>
        </w:rPr>
        <w:t xml:space="preserve">ata. John Wiley </w:t>
      </w:r>
      <w:r w:rsidR="0071530F">
        <w:rPr>
          <w:rFonts w:ascii="Times New Roman" w:hAnsi="Times New Roman" w:cs="Times New Roman"/>
        </w:rPr>
        <w:t>and</w:t>
      </w:r>
      <w:r w:rsidRPr="00CB45A0">
        <w:rPr>
          <w:rFonts w:ascii="Times New Roman" w:hAnsi="Times New Roman" w:cs="Times New Roman"/>
        </w:rPr>
        <w:t xml:space="preserve"> Sons, New York, N</w:t>
      </w:r>
      <w:r w:rsidR="0071530F">
        <w:rPr>
          <w:rFonts w:ascii="Times New Roman" w:hAnsi="Times New Roman" w:cs="Times New Roman"/>
        </w:rPr>
        <w:t xml:space="preserve">ew </w:t>
      </w:r>
      <w:r w:rsidRPr="00CB45A0">
        <w:rPr>
          <w:rFonts w:ascii="Times New Roman" w:hAnsi="Times New Roman" w:cs="Times New Roman"/>
        </w:rPr>
        <w:t>Y</w:t>
      </w:r>
      <w:r w:rsidR="0071530F">
        <w:rPr>
          <w:rFonts w:ascii="Times New Roman" w:hAnsi="Times New Roman" w:cs="Times New Roman"/>
        </w:rPr>
        <w:t>ork, USA.</w:t>
      </w:r>
    </w:p>
    <w:p w14:paraId="0B5BB414" w14:textId="77777777" w:rsidR="0071530F" w:rsidRPr="00CB45A0" w:rsidRDefault="0071530F" w:rsidP="0025577B">
      <w:pPr>
        <w:pStyle w:val="NoSpacing"/>
        <w:spacing w:line="480" w:lineRule="auto"/>
        <w:rPr>
          <w:rFonts w:ascii="Times New Roman" w:hAnsi="Times New Roman" w:cs="Times New Roman"/>
        </w:rPr>
      </w:pPr>
    </w:p>
    <w:p w14:paraId="5B46C992" w14:textId="3DB6F515" w:rsidR="00727950" w:rsidRDefault="00727950" w:rsidP="0025577B">
      <w:pPr>
        <w:pStyle w:val="NoSpacing"/>
        <w:spacing w:line="480" w:lineRule="auto"/>
        <w:rPr>
          <w:rFonts w:ascii="Times New Roman" w:hAnsi="Times New Roman" w:cs="Times New Roman"/>
        </w:rPr>
      </w:pPr>
      <w:r w:rsidRPr="00CB45A0">
        <w:rPr>
          <w:rFonts w:ascii="Times New Roman" w:hAnsi="Times New Roman" w:cs="Times New Roman"/>
        </w:rPr>
        <w:t>Zhang,</w:t>
      </w:r>
      <w:r w:rsidR="00101108">
        <w:rPr>
          <w:rFonts w:ascii="Times New Roman" w:hAnsi="Times New Roman" w:cs="Times New Roman"/>
        </w:rPr>
        <w:t xml:space="preserve"> J., W.D. Kissling, and F. He. 2013</w:t>
      </w:r>
      <w:r w:rsidRPr="00CB45A0">
        <w:rPr>
          <w:rFonts w:ascii="Times New Roman" w:hAnsi="Times New Roman" w:cs="Times New Roman"/>
        </w:rPr>
        <w:t>. Local forest structure, climate and human disturbance determine regional distribution of boreal bird species richness in Alberta, Canada. Journal of Biogeography 40:1131-1142.</w:t>
      </w:r>
    </w:p>
    <w:p w14:paraId="17D33B8E" w14:textId="77777777" w:rsidR="0071530F" w:rsidRPr="00CB45A0" w:rsidRDefault="0071530F" w:rsidP="0025577B">
      <w:pPr>
        <w:pStyle w:val="NoSpacing"/>
        <w:spacing w:line="480" w:lineRule="auto"/>
        <w:rPr>
          <w:rFonts w:ascii="Times New Roman" w:hAnsi="Times New Roman" w:cs="Times New Roman"/>
        </w:rPr>
      </w:pPr>
    </w:p>
    <w:p w14:paraId="23C4D986" w14:textId="4FB68B9D" w:rsidR="00630059" w:rsidRPr="00CB45A0"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Zuckerberg, B., D. N. Bonter, W. M. Hochachka, W. D. Koenig, A. T. DeGaetano, and J. L. Dickinson</w:t>
      </w:r>
      <w:r w:rsidR="00101108">
        <w:rPr>
          <w:rFonts w:ascii="Times New Roman" w:hAnsi="Times New Roman" w:cs="Times New Roman"/>
        </w:rPr>
        <w:t>. 2011</w:t>
      </w:r>
      <w:r w:rsidRPr="00CB45A0">
        <w:rPr>
          <w:rFonts w:ascii="Times New Roman" w:hAnsi="Times New Roman" w:cs="Times New Roman"/>
        </w:rPr>
        <w:t xml:space="preserve">. Climatic constraints on wintering bird distributions are modified by urbanization and weather: </w:t>
      </w:r>
      <w:r w:rsidR="0071530F">
        <w:rPr>
          <w:rFonts w:ascii="Times New Roman" w:hAnsi="Times New Roman" w:cs="Times New Roman"/>
        </w:rPr>
        <w:t>w</w:t>
      </w:r>
      <w:r w:rsidRPr="00CB45A0">
        <w:rPr>
          <w:rFonts w:ascii="Times New Roman" w:hAnsi="Times New Roman" w:cs="Times New Roman"/>
        </w:rPr>
        <w:t>intering birds, weather, food, and climate. Journal of Animal Ecology 80:403–413.</w:t>
      </w:r>
    </w:p>
    <w:p w14:paraId="5C0636DB" w14:textId="2341B475" w:rsidR="00252CB5" w:rsidRPr="00CB45A0" w:rsidRDefault="00252CB5" w:rsidP="0025577B">
      <w:pPr>
        <w:pStyle w:val="NoSpacing"/>
        <w:spacing w:line="480" w:lineRule="auto"/>
        <w:rPr>
          <w:rFonts w:ascii="Times New Roman" w:hAnsi="Times New Roman" w:cs="Times New Roman"/>
        </w:rPr>
      </w:pPr>
    </w:p>
    <w:p w14:paraId="7573692A" w14:textId="6BAAE37A" w:rsidR="00252CB5"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Supporting</w:t>
      </w:r>
      <w:r w:rsidR="00ED7731" w:rsidRPr="0070512F">
        <w:rPr>
          <w:rFonts w:ascii="Times New Roman" w:hAnsi="Times New Roman" w:cs="Times New Roman"/>
          <w:b/>
          <w:smallCaps/>
        </w:rPr>
        <w:t xml:space="preserve"> Information</w:t>
      </w:r>
    </w:p>
    <w:p w14:paraId="679668E4" w14:textId="683BF277" w:rsidR="00ED7731" w:rsidRPr="006237BA" w:rsidRDefault="00ED7731" w:rsidP="0070512F">
      <w:pPr>
        <w:pStyle w:val="NoSpacing"/>
        <w:spacing w:line="480" w:lineRule="auto"/>
        <w:ind w:firstLine="720"/>
        <w:rPr>
          <w:rFonts w:ascii="Times New Roman" w:hAnsi="Times New Roman" w:cs="Times New Roman"/>
          <w:color w:val="4F81BD" w:themeColor="accent1"/>
        </w:rPr>
      </w:pPr>
      <w:r w:rsidRPr="006237BA">
        <w:rPr>
          <w:rFonts w:ascii="Times New Roman" w:hAnsi="Times New Roman" w:cs="Times New Roman"/>
          <w:color w:val="4F81BD" w:themeColor="accent1"/>
        </w:rPr>
        <w:t xml:space="preserve">All code and data needed to reproduce the SVC analysis is </w:t>
      </w:r>
      <w:r w:rsidR="006237BA" w:rsidRPr="006237BA">
        <w:rPr>
          <w:rFonts w:ascii="Times New Roman" w:hAnsi="Times New Roman" w:cs="Times New Roman"/>
          <w:color w:val="4F81BD" w:themeColor="accent1"/>
        </w:rPr>
        <w:t xml:space="preserve">freely </w:t>
      </w:r>
      <w:r w:rsidRPr="006237BA">
        <w:rPr>
          <w:rFonts w:ascii="Times New Roman" w:hAnsi="Times New Roman" w:cs="Times New Roman"/>
          <w:color w:val="4F81BD" w:themeColor="accent1"/>
        </w:rPr>
        <w:t xml:space="preserve">available at </w:t>
      </w:r>
      <w:hyperlink r:id="rId8" w:history="1">
        <w:r w:rsidR="00726A4F" w:rsidRPr="006237BA">
          <w:rPr>
            <w:rStyle w:val="Hyperlink"/>
            <w:rFonts w:ascii="Times New Roman" w:hAnsi="Times New Roman" w:cs="Times New Roman"/>
            <w:color w:val="4F81BD" w:themeColor="accent1"/>
          </w:rPr>
          <w:t>https://github.com/tmeeha/inlaSVCBC</w:t>
        </w:r>
      </w:hyperlink>
      <w:r w:rsidRPr="006237BA">
        <w:rPr>
          <w:rFonts w:ascii="Times New Roman" w:hAnsi="Times New Roman" w:cs="Times New Roman"/>
          <w:color w:val="4F81BD" w:themeColor="accent1"/>
        </w:rPr>
        <w:t>.</w:t>
      </w:r>
      <w:r w:rsidR="00726A4F" w:rsidRPr="006237BA">
        <w:rPr>
          <w:rFonts w:ascii="Times New Roman" w:hAnsi="Times New Roman" w:cs="Times New Roman"/>
          <w:color w:val="4F81BD" w:themeColor="accent1"/>
        </w:rPr>
        <w:t xml:space="preserve"> A text file of the code is </w:t>
      </w:r>
      <w:r w:rsidR="006237BA" w:rsidRPr="006237BA">
        <w:rPr>
          <w:rFonts w:ascii="Times New Roman" w:hAnsi="Times New Roman" w:cs="Times New Roman"/>
          <w:color w:val="4F81BD" w:themeColor="accent1"/>
        </w:rPr>
        <w:t xml:space="preserve">also </w:t>
      </w:r>
      <w:r w:rsidR="00726A4F" w:rsidRPr="006237BA">
        <w:rPr>
          <w:rFonts w:ascii="Times New Roman" w:hAnsi="Times New Roman" w:cs="Times New Roman"/>
          <w:color w:val="4F81BD" w:themeColor="accent1"/>
        </w:rPr>
        <w:t xml:space="preserve">available </w:t>
      </w:r>
      <w:r w:rsidR="006237BA" w:rsidRPr="006237BA">
        <w:rPr>
          <w:rFonts w:ascii="Times New Roman" w:hAnsi="Times New Roman" w:cs="Times New Roman"/>
          <w:color w:val="4F81BD" w:themeColor="accent1"/>
        </w:rPr>
        <w:t>here as Data S1.</w:t>
      </w:r>
    </w:p>
    <w:p w14:paraId="1042DDC1" w14:textId="77777777" w:rsidR="00200B8C" w:rsidRPr="00CB45A0" w:rsidRDefault="00200B8C"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br w:type="page"/>
      </w:r>
    </w:p>
    <w:p w14:paraId="71AA60C3" w14:textId="0FE40261" w:rsidR="00FC7AA9"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FC7AA9" w:rsidRPr="0071530F">
        <w:rPr>
          <w:rFonts w:ascii="Times New Roman" w:hAnsi="Times New Roman" w:cs="Times New Roman"/>
          <w:b/>
        </w:rPr>
        <w:t xml:space="preserve"> 1</w:t>
      </w:r>
    </w:p>
    <w:p w14:paraId="304F0184" w14:textId="77777777" w:rsidR="002E79E3" w:rsidRPr="00CB45A0" w:rsidRDefault="002E79E3" w:rsidP="0025577B">
      <w:pPr>
        <w:pStyle w:val="NoSpacing"/>
        <w:spacing w:line="480" w:lineRule="auto"/>
        <w:rPr>
          <w:rFonts w:ascii="Times New Roman" w:hAnsi="Times New Roman" w:cs="Times New Roman"/>
        </w:rPr>
      </w:pPr>
    </w:p>
    <w:p w14:paraId="61F9F559" w14:textId="6933F21A" w:rsidR="002E79E3" w:rsidRPr="00CB45A0" w:rsidRDefault="006D4EB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08DBCEFA" wp14:editId="60A7F852">
            <wp:extent cx="5943600" cy="627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270625"/>
                    </a:xfrm>
                    <a:prstGeom prst="rect">
                      <a:avLst/>
                    </a:prstGeom>
                  </pic:spPr>
                </pic:pic>
              </a:graphicData>
            </a:graphic>
          </wp:inline>
        </w:drawing>
      </w:r>
    </w:p>
    <w:p w14:paraId="4D4653B6" w14:textId="28C516B2" w:rsidR="002E79E3" w:rsidRDefault="002E79E3" w:rsidP="0025577B">
      <w:pPr>
        <w:pStyle w:val="NoSpacing"/>
        <w:spacing w:line="480" w:lineRule="auto"/>
        <w:rPr>
          <w:rFonts w:ascii="Times New Roman" w:hAnsi="Times New Roman" w:cs="Times New Roman"/>
        </w:rPr>
      </w:pPr>
    </w:p>
    <w:p w14:paraId="2C048075" w14:textId="77777777" w:rsidR="005F2B21" w:rsidRPr="00CB45A0" w:rsidRDefault="005F2B21" w:rsidP="0025577B">
      <w:pPr>
        <w:pStyle w:val="NoSpacing"/>
        <w:spacing w:line="480" w:lineRule="auto"/>
        <w:rPr>
          <w:rFonts w:ascii="Times New Roman" w:hAnsi="Times New Roman" w:cs="Times New Roman"/>
        </w:rPr>
      </w:pPr>
    </w:p>
    <w:p w14:paraId="575F6521" w14:textId="6074F2E6" w:rsidR="005F2B21" w:rsidRDefault="005F2B21" w:rsidP="005F2B21">
      <w:pPr>
        <w:pStyle w:val="NoSpacing"/>
        <w:spacing w:line="480" w:lineRule="auto"/>
        <w:ind w:firstLine="720"/>
        <w:rPr>
          <w:rFonts w:ascii="Times New Roman" w:hAnsi="Times New Roman" w:cs="Times New Roman"/>
        </w:rPr>
      </w:pPr>
      <w:r>
        <w:rPr>
          <w:rFonts w:ascii="Times New Roman" w:hAnsi="Times New Roman" w:cs="Times New Roman"/>
        </w:rPr>
        <w:lastRenderedPageBreak/>
        <w:t>Fig.</w:t>
      </w:r>
      <w:r w:rsidRPr="00101108">
        <w:rPr>
          <w:rFonts w:ascii="Times New Roman" w:hAnsi="Times New Roman" w:cs="Times New Roman"/>
        </w:rPr>
        <w:t xml:space="preserve"> 1.</w:t>
      </w:r>
      <w:r w:rsidRPr="00CB45A0">
        <w:rPr>
          <w:rFonts w:ascii="Times New Roman" w:hAnsi="Times New Roman" w:cs="Times New Roman"/>
        </w:rPr>
        <w:t xml:space="preserve"> Select inputs and outputs to the SVC model, including: (A) a map of the grid cell structure used in the American Robin analysis, along with the number of CBC </w:t>
      </w:r>
      <w:r w:rsidR="00DB420D">
        <w:rPr>
          <w:rFonts w:ascii="Times New Roman" w:hAnsi="Times New Roman" w:cs="Times New Roman"/>
        </w:rPr>
        <w:t xml:space="preserve">circles included in each cell; </w:t>
      </w:r>
      <w:r w:rsidRPr="00CB45A0">
        <w:rPr>
          <w:rFonts w:ascii="Times New Roman" w:hAnsi="Times New Roman" w:cs="Times New Roman"/>
        </w:rPr>
        <w:t>(B)</w:t>
      </w:r>
      <w:r w:rsidR="00DB420D">
        <w:rPr>
          <w:rFonts w:ascii="Times New Roman" w:hAnsi="Times New Roman" w:cs="Times New Roman"/>
        </w:rPr>
        <w:t xml:space="preserve"> Alpha</w:t>
      </w:r>
      <w:r w:rsidRPr="00CB45A0">
        <w:rPr>
          <w:rFonts w:ascii="Times New Roman" w:eastAsiaTheme="minorEastAsia" w:hAnsi="Times New Roman" w:cs="Times New Roman"/>
        </w:rPr>
        <w:t>,</w:t>
      </w:r>
      <w:r w:rsidRPr="00CB45A0">
        <w:rPr>
          <w:rFonts w:ascii="Times New Roman" w:hAnsi="Times New Roman" w:cs="Times New Roman"/>
        </w:rPr>
        <w:t xml:space="preserve"> representing the relative abundance index for 2017; (C) </w:t>
      </w:r>
      <w:r w:rsidR="00DB420D">
        <w:rPr>
          <w:rFonts w:ascii="Times New Roman" w:hAnsi="Times New Roman" w:cs="Times New Roman"/>
        </w:rPr>
        <w:t xml:space="preserve">Epsilon, </w:t>
      </w:r>
      <w:r w:rsidRPr="00CB45A0">
        <w:rPr>
          <w:rFonts w:ascii="Times New Roman" w:eastAsiaTheme="minorEastAsia" w:hAnsi="Times New Roman" w:cs="Times New Roman"/>
        </w:rPr>
        <w:t xml:space="preserve">representing the </w:t>
      </w:r>
      <w:r w:rsidRPr="00CB45A0">
        <w:rPr>
          <w:rFonts w:ascii="Times New Roman" w:hAnsi="Times New Roman" w:cs="Times New Roman"/>
        </w:rPr>
        <w:t xml:space="preserve">effort-effect exponent; </w:t>
      </w:r>
      <w:r w:rsidR="00DB420D" w:rsidRPr="00862841">
        <w:rPr>
          <w:rFonts w:ascii="Times New Roman" w:hAnsi="Times New Roman" w:cs="Times New Roman"/>
          <w:color w:val="4F81BD" w:themeColor="accent1"/>
        </w:rPr>
        <w:t xml:space="preserve">and </w:t>
      </w:r>
      <w:r w:rsidRPr="00862841">
        <w:rPr>
          <w:rFonts w:ascii="Times New Roman" w:hAnsi="Times New Roman" w:cs="Times New Roman"/>
          <w:color w:val="4F81BD" w:themeColor="accent1"/>
        </w:rPr>
        <w:t>(D, E</w:t>
      </w:r>
      <w:r w:rsidR="00DB420D" w:rsidRPr="00862841">
        <w:rPr>
          <w:rFonts w:ascii="Times New Roman" w:hAnsi="Times New Roman" w:cs="Times New Roman"/>
          <w:color w:val="4F81BD" w:themeColor="accent1"/>
        </w:rPr>
        <w:t>, F</w:t>
      </w:r>
      <w:r w:rsidRPr="00862841">
        <w:rPr>
          <w:rFonts w:ascii="Times New Roman" w:hAnsi="Times New Roman" w:cs="Times New Roman"/>
          <w:color w:val="4F81BD" w:themeColor="accent1"/>
        </w:rPr>
        <w:t xml:space="preserve">) </w:t>
      </w:r>
      <w:r w:rsidR="00DB420D" w:rsidRPr="00862841">
        <w:rPr>
          <w:rFonts w:ascii="Times New Roman" w:hAnsi="Times New Roman" w:cs="Times New Roman"/>
          <w:color w:val="4F81BD" w:themeColor="accent1"/>
        </w:rPr>
        <w:t xml:space="preserve">Tau, </w:t>
      </w:r>
      <w:r w:rsidRPr="00862841">
        <w:rPr>
          <w:rFonts w:ascii="Times New Roman" w:eastAsiaTheme="minorEastAsia" w:hAnsi="Times New Roman" w:cs="Times New Roman"/>
          <w:color w:val="4F81BD" w:themeColor="accent1"/>
        </w:rPr>
        <w:t xml:space="preserve">representing the </w:t>
      </w:r>
      <w:r w:rsidRPr="00862841">
        <w:rPr>
          <w:rFonts w:ascii="Times New Roman" w:hAnsi="Times New Roman" w:cs="Times New Roman"/>
          <w:color w:val="4F81BD" w:themeColor="accent1"/>
        </w:rPr>
        <w:t xml:space="preserve">percent change </w:t>
      </w:r>
      <w:r w:rsidR="007A542D" w:rsidRPr="00862841">
        <w:rPr>
          <w:rFonts w:ascii="Times New Roman" w:hAnsi="Times New Roman" w:cs="Times New Roman"/>
          <w:color w:val="4F81BD" w:themeColor="accent1"/>
        </w:rPr>
        <w:t xml:space="preserve">in relative abundance </w:t>
      </w:r>
      <w:r w:rsidRPr="00862841">
        <w:rPr>
          <w:rFonts w:ascii="Times New Roman" w:hAnsi="Times New Roman" w:cs="Times New Roman"/>
          <w:color w:val="4F81BD" w:themeColor="accent1"/>
        </w:rPr>
        <w:t xml:space="preserve">per year </w:t>
      </w:r>
      <w:r w:rsidR="00506245" w:rsidRPr="00862841">
        <w:rPr>
          <w:rFonts w:ascii="Times New Roman" w:hAnsi="Times New Roman" w:cs="Times New Roman"/>
          <w:color w:val="4F81BD" w:themeColor="accent1"/>
        </w:rPr>
        <w:t>from 1966 through 2017</w:t>
      </w:r>
      <w:r w:rsidRPr="00862841">
        <w:rPr>
          <w:rFonts w:ascii="Times New Roman" w:hAnsi="Times New Roman" w:cs="Times New Roman"/>
          <w:color w:val="4F81BD" w:themeColor="accent1"/>
        </w:rPr>
        <w:t>. Note that values shown in E are significantly different from 0, based on (</w:t>
      </w:r>
      <w:r w:rsidR="00D75D2F" w:rsidRPr="00862841">
        <w:rPr>
          <w:rFonts w:ascii="Times New Roman" w:hAnsi="Times New Roman" w:cs="Times New Roman"/>
          <w:color w:val="4F81BD" w:themeColor="accent1"/>
        </w:rPr>
        <w:t>F</w:t>
      </w:r>
      <w:r w:rsidRPr="00862841">
        <w:rPr>
          <w:rFonts w:ascii="Times New Roman" w:hAnsi="Times New Roman" w:cs="Times New Roman"/>
          <w:color w:val="4F81BD" w:themeColor="accent1"/>
        </w:rPr>
        <w:t>) 95% credible intervals for</w:t>
      </w:r>
      <w:r w:rsidR="00DB420D" w:rsidRPr="00862841">
        <w:rPr>
          <w:rFonts w:ascii="Times New Roman" w:hAnsi="Times New Roman" w:cs="Times New Roman"/>
          <w:color w:val="4F81BD" w:themeColor="accent1"/>
        </w:rPr>
        <w:t xml:space="preserve"> Tau</w:t>
      </w:r>
      <w:r w:rsidRPr="00862841">
        <w:rPr>
          <w:rFonts w:ascii="Times New Roman" w:hAnsi="Times New Roman" w:cs="Times New Roman"/>
          <w:color w:val="4F81BD" w:themeColor="accent1"/>
        </w:rPr>
        <w:t>.</w:t>
      </w:r>
    </w:p>
    <w:p w14:paraId="59080060" w14:textId="77777777" w:rsidR="00C17688" w:rsidRDefault="00C17688">
      <w:pPr>
        <w:rPr>
          <w:rFonts w:ascii="Times New Roman" w:hAnsi="Times New Roman" w:cs="Times New Roman"/>
        </w:rPr>
      </w:pPr>
      <w:r>
        <w:rPr>
          <w:rFonts w:ascii="Times New Roman" w:hAnsi="Times New Roman" w:cs="Times New Roman"/>
        </w:rPr>
        <w:br w:type="page"/>
      </w:r>
    </w:p>
    <w:p w14:paraId="36A6FEF0" w14:textId="23493DB6"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2</w:t>
      </w:r>
    </w:p>
    <w:p w14:paraId="3F8EFCCD" w14:textId="77777777" w:rsidR="00FC7AA9" w:rsidRPr="00CB45A0" w:rsidRDefault="00FC7AA9" w:rsidP="0025577B">
      <w:pPr>
        <w:pStyle w:val="NoSpacing"/>
        <w:spacing w:line="480" w:lineRule="auto"/>
        <w:rPr>
          <w:rFonts w:ascii="Times New Roman" w:hAnsi="Times New Roman" w:cs="Times New Roman"/>
        </w:rPr>
      </w:pPr>
    </w:p>
    <w:p w14:paraId="6B85267A" w14:textId="5B108B60" w:rsidR="00FC494D"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24BFC442" wp14:editId="69EC3684">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6011CDDD" w14:textId="77777777" w:rsidR="005F2B21" w:rsidRDefault="005F2B21" w:rsidP="0025577B">
      <w:pPr>
        <w:pStyle w:val="NoSpacing"/>
        <w:spacing w:line="480" w:lineRule="auto"/>
        <w:rPr>
          <w:rFonts w:ascii="Times New Roman" w:hAnsi="Times New Roman" w:cs="Times New Roman"/>
        </w:rPr>
      </w:pPr>
    </w:p>
    <w:p w14:paraId="6E2206A3" w14:textId="23CF975B" w:rsidR="00FC494D" w:rsidRPr="00CB45A0" w:rsidRDefault="005F2B21" w:rsidP="00C17688">
      <w:pPr>
        <w:pStyle w:val="NoSpacing"/>
        <w:spacing w:line="480" w:lineRule="auto"/>
        <w:ind w:firstLine="720"/>
        <w:rPr>
          <w:rFonts w:ascii="Times New Roman" w:hAnsi="Times New Roman" w:cs="Times New Roman"/>
        </w:rPr>
      </w:pPr>
      <w:r>
        <w:rPr>
          <w:rFonts w:ascii="Times New Roman" w:hAnsi="Times New Roman" w:cs="Times New Roman"/>
        </w:rPr>
        <w:t>Fig.</w:t>
      </w:r>
      <w:r w:rsidRPr="00101108">
        <w:rPr>
          <w:rFonts w:ascii="Times New Roman" w:hAnsi="Times New Roman" w:cs="Times New Roman"/>
        </w:rPr>
        <w:t xml:space="preserve"> 2.</w:t>
      </w:r>
      <w:r w:rsidRPr="00CB45A0">
        <w:rPr>
          <w:rFonts w:ascii="Times New Roman" w:hAnsi="Times New Roman" w:cs="Times New Roman"/>
        </w:rPr>
        <w:t xml:space="preserve"> Comparison</w:t>
      </w:r>
      <w:r w:rsidR="00F61C08">
        <w:rPr>
          <w:rFonts w:ascii="Times New Roman" w:hAnsi="Times New Roman" w:cs="Times New Roman"/>
        </w:rPr>
        <w:t>s</w:t>
      </w:r>
      <w:r w:rsidRPr="00CB45A0">
        <w:rPr>
          <w:rFonts w:ascii="Times New Roman" w:hAnsi="Times New Roman" w:cs="Times New Roman"/>
        </w:rPr>
        <w:t xml:space="preserve"> of </w:t>
      </w:r>
      <w:r w:rsidR="00F42299" w:rsidRPr="00862841">
        <w:rPr>
          <w:rFonts w:ascii="Times New Roman" w:hAnsi="Times New Roman" w:cs="Times New Roman"/>
          <w:color w:val="4F81BD" w:themeColor="accent1"/>
        </w:rPr>
        <w:t>aggregated relative abundance</w:t>
      </w:r>
      <w:r w:rsidRPr="00862841">
        <w:rPr>
          <w:rFonts w:ascii="Times New Roman" w:hAnsi="Times New Roman" w:cs="Times New Roman"/>
          <w:color w:val="4F81BD" w:themeColor="accent1"/>
        </w:rPr>
        <w:t xml:space="preserve"> trends for American Robin</w:t>
      </w:r>
      <w:r w:rsidR="00AC1740" w:rsidRPr="00862841">
        <w:rPr>
          <w:rFonts w:ascii="Times New Roman" w:hAnsi="Times New Roman" w:cs="Times New Roman"/>
          <w:color w:val="4F81BD" w:themeColor="accent1"/>
        </w:rPr>
        <w:t xml:space="preserve"> produced </w:t>
      </w:r>
      <w:r w:rsidR="00F42299" w:rsidRPr="00862841">
        <w:rPr>
          <w:rFonts w:ascii="Times New Roman" w:hAnsi="Times New Roman" w:cs="Times New Roman"/>
          <w:color w:val="4F81BD" w:themeColor="accent1"/>
        </w:rPr>
        <w:t>using</w:t>
      </w:r>
      <w:r w:rsidR="00AC1740" w:rsidRPr="00862841">
        <w:rPr>
          <w:rFonts w:ascii="Times New Roman" w:hAnsi="Times New Roman" w:cs="Times New Roman"/>
          <w:color w:val="4F81BD" w:themeColor="accent1"/>
        </w:rPr>
        <w:t xml:space="preserve"> SVC (A, C) and standard methods (B, C). SVC trends (Tau, percent change per year</w:t>
      </w:r>
      <w:r w:rsidR="00506245" w:rsidRPr="00862841">
        <w:rPr>
          <w:rFonts w:ascii="Times New Roman" w:hAnsi="Times New Roman" w:cs="Times New Roman"/>
          <w:color w:val="4F81BD" w:themeColor="accent1"/>
        </w:rPr>
        <w:t xml:space="preserve"> from 1966 through 2017</w:t>
      </w:r>
      <w:r w:rsidR="00AC1740" w:rsidRPr="00862841">
        <w:rPr>
          <w:rFonts w:ascii="Times New Roman" w:hAnsi="Times New Roman" w:cs="Times New Roman"/>
          <w:color w:val="4F81BD" w:themeColor="accent1"/>
        </w:rPr>
        <w:t xml:space="preserve">) were </w:t>
      </w:r>
      <w:r w:rsidR="00506245" w:rsidRPr="00862841">
        <w:rPr>
          <w:rFonts w:ascii="Times New Roman" w:hAnsi="Times New Roman" w:cs="Times New Roman"/>
          <w:color w:val="4F81BD" w:themeColor="accent1"/>
        </w:rPr>
        <w:t xml:space="preserve">fine scaled trends </w:t>
      </w:r>
      <w:r w:rsidR="00AC1740" w:rsidRPr="00862841">
        <w:rPr>
          <w:rFonts w:ascii="Times New Roman" w:hAnsi="Times New Roman" w:cs="Times New Roman"/>
          <w:color w:val="4F81BD" w:themeColor="accent1"/>
        </w:rPr>
        <w:t xml:space="preserve">averaged per Bird Conservation Region. </w:t>
      </w:r>
      <w:r w:rsidRPr="00CB45A0">
        <w:rPr>
          <w:rFonts w:ascii="Times New Roman" w:hAnsi="Times New Roman" w:cs="Times New Roman"/>
        </w:rPr>
        <w:t>The dark grey diagonal line in C represents equality.</w:t>
      </w:r>
    </w:p>
    <w:p w14:paraId="2A657FD8" w14:textId="476C5978" w:rsidR="00FC7AA9" w:rsidRPr="00CB45A0" w:rsidRDefault="00FC7AA9" w:rsidP="0025577B">
      <w:pPr>
        <w:pStyle w:val="NoSpacing"/>
        <w:spacing w:line="480" w:lineRule="auto"/>
        <w:rPr>
          <w:rFonts w:ascii="Times New Roman" w:hAnsi="Times New Roman" w:cs="Times New Roman"/>
        </w:rPr>
      </w:pPr>
    </w:p>
    <w:p w14:paraId="12E65936" w14:textId="77777777" w:rsidR="002E79E3" w:rsidRPr="00CB45A0" w:rsidRDefault="002E79E3" w:rsidP="0025577B">
      <w:pPr>
        <w:pStyle w:val="NoSpacing"/>
        <w:spacing w:line="480" w:lineRule="auto"/>
        <w:rPr>
          <w:rFonts w:ascii="Times New Roman" w:hAnsi="Times New Roman" w:cs="Times New Roman"/>
        </w:rPr>
      </w:pPr>
    </w:p>
    <w:p w14:paraId="29F93AFE" w14:textId="77777777" w:rsidR="002E79E3" w:rsidRPr="00CB45A0" w:rsidRDefault="002E79E3" w:rsidP="0025577B">
      <w:pPr>
        <w:pStyle w:val="NoSpacing"/>
        <w:spacing w:line="480" w:lineRule="auto"/>
        <w:rPr>
          <w:rFonts w:ascii="Times New Roman" w:hAnsi="Times New Roman" w:cs="Times New Roman"/>
        </w:rPr>
      </w:pPr>
    </w:p>
    <w:p w14:paraId="5958FBF6" w14:textId="77777777" w:rsidR="00FC494D" w:rsidRPr="00CB45A0" w:rsidRDefault="00FC494D"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7CEA14DC" w14:textId="56FEBB11"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3.</w:t>
      </w:r>
    </w:p>
    <w:p w14:paraId="1C481ECA" w14:textId="77777777" w:rsidR="00FC7AA9" w:rsidRPr="00CB45A0" w:rsidRDefault="00FC7AA9" w:rsidP="0025577B">
      <w:pPr>
        <w:pStyle w:val="NoSpacing"/>
        <w:spacing w:line="480" w:lineRule="auto"/>
        <w:rPr>
          <w:rFonts w:ascii="Times New Roman" w:hAnsi="Times New Roman" w:cs="Times New Roman"/>
        </w:rPr>
      </w:pPr>
    </w:p>
    <w:p w14:paraId="15D1E1C9" w14:textId="0E9221E2" w:rsidR="00FC7AA9"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172A83A4" wp14:editId="42BC7BAE">
            <wp:extent cx="5943600" cy="385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2FCF8A8D" w14:textId="14D7F201" w:rsidR="002E79E3" w:rsidRPr="00CB45A0" w:rsidRDefault="002E79E3" w:rsidP="0025577B">
      <w:pPr>
        <w:pStyle w:val="NoSpacing"/>
        <w:spacing w:line="480" w:lineRule="auto"/>
        <w:rPr>
          <w:rFonts w:ascii="Times New Roman" w:hAnsi="Times New Roman" w:cs="Times New Roman"/>
        </w:rPr>
      </w:pPr>
    </w:p>
    <w:p w14:paraId="48031558" w14:textId="7C8A65AF" w:rsidR="002E79E3" w:rsidRPr="00CB45A0" w:rsidRDefault="005F2B21" w:rsidP="00C17688">
      <w:pPr>
        <w:pStyle w:val="NoSpacing"/>
        <w:spacing w:line="480" w:lineRule="auto"/>
        <w:ind w:firstLine="720"/>
        <w:rPr>
          <w:rFonts w:ascii="Times New Roman" w:hAnsi="Times New Roman" w:cs="Times New Roman"/>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3.</w:t>
      </w:r>
      <w:r w:rsidRPr="00CB45A0">
        <w:rPr>
          <w:rFonts w:ascii="Times New Roman" w:hAnsi="Times New Roman" w:cs="Times New Roman"/>
        </w:rPr>
        <w:t xml:space="preserve"> Comparison</w:t>
      </w:r>
      <w:r w:rsidR="00F42299">
        <w:rPr>
          <w:rFonts w:ascii="Times New Roman" w:hAnsi="Times New Roman" w:cs="Times New Roman"/>
        </w:rPr>
        <w:t>s</w:t>
      </w:r>
      <w:r w:rsidRPr="00CB45A0">
        <w:rPr>
          <w:rFonts w:ascii="Times New Roman" w:hAnsi="Times New Roman" w:cs="Times New Roman"/>
        </w:rPr>
        <w:t xml:space="preserve"> of 95% credible interval widths </w:t>
      </w:r>
      <w:r w:rsidRPr="00862841">
        <w:rPr>
          <w:rFonts w:ascii="Times New Roman" w:hAnsi="Times New Roman" w:cs="Times New Roman"/>
          <w:color w:val="4F81BD" w:themeColor="accent1"/>
        </w:rPr>
        <w:t xml:space="preserve">for </w:t>
      </w:r>
      <w:r w:rsidR="00F42299" w:rsidRPr="00862841">
        <w:rPr>
          <w:rFonts w:ascii="Times New Roman" w:hAnsi="Times New Roman" w:cs="Times New Roman"/>
          <w:color w:val="4F81BD" w:themeColor="accent1"/>
        </w:rPr>
        <w:t>relative abundance trends for American Robin produced using SVC (A, C) and standard methods (B, C)</w:t>
      </w:r>
      <w:r w:rsidRPr="00862841">
        <w:rPr>
          <w:rFonts w:ascii="Times New Roman" w:hAnsi="Times New Roman" w:cs="Times New Roman"/>
          <w:color w:val="4F81BD" w:themeColor="accent1"/>
        </w:rPr>
        <w:t>.</w:t>
      </w:r>
      <w:r w:rsidR="00ED3583" w:rsidRPr="00862841">
        <w:rPr>
          <w:rFonts w:ascii="Times New Roman" w:hAnsi="Times New Roman" w:cs="Times New Roman"/>
          <w:color w:val="4F81BD" w:themeColor="accent1"/>
        </w:rPr>
        <w:t xml:space="preserve"> Note that credible interval widths have the same units as </w:t>
      </w:r>
      <w:r w:rsidR="00506245" w:rsidRPr="00862841">
        <w:rPr>
          <w:rFonts w:ascii="Times New Roman" w:hAnsi="Times New Roman" w:cs="Times New Roman"/>
          <w:color w:val="4F81BD" w:themeColor="accent1"/>
        </w:rPr>
        <w:t>SVC trends (</w:t>
      </w:r>
      <w:r w:rsidR="00ED3583" w:rsidRPr="00862841">
        <w:rPr>
          <w:rFonts w:ascii="Times New Roman" w:hAnsi="Times New Roman" w:cs="Times New Roman"/>
          <w:color w:val="4F81BD" w:themeColor="accent1"/>
        </w:rPr>
        <w:t>Tau</w:t>
      </w:r>
      <w:r w:rsidR="00506245" w:rsidRPr="00862841">
        <w:rPr>
          <w:rFonts w:ascii="Times New Roman" w:hAnsi="Times New Roman" w:cs="Times New Roman"/>
          <w:color w:val="4F81BD" w:themeColor="accent1"/>
        </w:rPr>
        <w:t xml:space="preserve">) and standard trends, which are </w:t>
      </w:r>
      <w:r w:rsidR="00ED3583" w:rsidRPr="00862841">
        <w:rPr>
          <w:rFonts w:ascii="Times New Roman" w:hAnsi="Times New Roman" w:cs="Times New Roman"/>
          <w:color w:val="4F81BD" w:themeColor="accent1"/>
        </w:rPr>
        <w:t xml:space="preserve">percent </w:t>
      </w:r>
      <w:r w:rsidR="007A542D" w:rsidRPr="00862841">
        <w:rPr>
          <w:rFonts w:ascii="Times New Roman" w:hAnsi="Times New Roman" w:cs="Times New Roman"/>
          <w:color w:val="4F81BD" w:themeColor="accent1"/>
        </w:rPr>
        <w:t>c</w:t>
      </w:r>
      <w:r w:rsidR="00ED3583" w:rsidRPr="00862841">
        <w:rPr>
          <w:rFonts w:ascii="Times New Roman" w:hAnsi="Times New Roman" w:cs="Times New Roman"/>
          <w:color w:val="4F81BD" w:themeColor="accent1"/>
        </w:rPr>
        <w:t xml:space="preserve">hange per year </w:t>
      </w:r>
      <w:r w:rsidR="00506245" w:rsidRPr="00862841">
        <w:rPr>
          <w:rFonts w:ascii="Times New Roman" w:hAnsi="Times New Roman" w:cs="Times New Roman"/>
          <w:color w:val="4F81BD" w:themeColor="accent1"/>
        </w:rPr>
        <w:t>from 1966 through 2017</w:t>
      </w:r>
      <w:r w:rsidR="00ED3583">
        <w:rPr>
          <w:rFonts w:ascii="Times New Roman" w:hAnsi="Times New Roman" w:cs="Times New Roman"/>
        </w:rPr>
        <w:t>.</w:t>
      </w:r>
    </w:p>
    <w:p w14:paraId="3956ADCE" w14:textId="77777777" w:rsidR="00767C56" w:rsidRPr="00CB45A0" w:rsidRDefault="00767C56" w:rsidP="0025577B">
      <w:pPr>
        <w:pStyle w:val="NoSpacing"/>
        <w:spacing w:line="480" w:lineRule="auto"/>
        <w:rPr>
          <w:rFonts w:ascii="Times New Roman" w:hAnsi="Times New Roman" w:cs="Times New Roman"/>
        </w:rPr>
      </w:pPr>
    </w:p>
    <w:p w14:paraId="4D5693B3" w14:textId="77777777" w:rsidR="00767C56" w:rsidRPr="00CB45A0" w:rsidRDefault="00767C56"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2AD9D1C1" w14:textId="5675F5C0" w:rsidR="00767C56"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767C56" w:rsidRPr="0071530F">
        <w:rPr>
          <w:rFonts w:ascii="Times New Roman" w:hAnsi="Times New Roman" w:cs="Times New Roman"/>
          <w:b/>
        </w:rPr>
        <w:t xml:space="preserve"> 4.</w:t>
      </w:r>
    </w:p>
    <w:p w14:paraId="0150B175" w14:textId="77777777" w:rsidR="00FC7AA9" w:rsidRPr="00CB45A0" w:rsidRDefault="00FC7AA9" w:rsidP="0025577B">
      <w:pPr>
        <w:pStyle w:val="NoSpacing"/>
        <w:spacing w:line="480" w:lineRule="auto"/>
        <w:rPr>
          <w:rFonts w:ascii="Times New Roman" w:hAnsi="Times New Roman" w:cs="Times New Roman"/>
        </w:rPr>
      </w:pPr>
    </w:p>
    <w:p w14:paraId="0FB48EE7" w14:textId="77777777" w:rsidR="00FC7AA9" w:rsidRPr="00CB45A0" w:rsidRDefault="00FC7AA9" w:rsidP="0025577B">
      <w:pPr>
        <w:pStyle w:val="NoSpacing"/>
        <w:spacing w:line="480" w:lineRule="auto"/>
        <w:rPr>
          <w:rFonts w:ascii="Times New Roman" w:hAnsi="Times New Roman" w:cs="Times New Roman"/>
        </w:rPr>
      </w:pPr>
    </w:p>
    <w:p w14:paraId="1CDAECA4" w14:textId="6F053AF2" w:rsidR="00767C56"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36B34256" wp14:editId="39E4EB4E">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15B521D1" w14:textId="305BF71C" w:rsidR="00767C56" w:rsidRDefault="00767C56" w:rsidP="0025577B">
      <w:pPr>
        <w:pStyle w:val="NoSpacing"/>
        <w:spacing w:line="480" w:lineRule="auto"/>
        <w:rPr>
          <w:rFonts w:ascii="Times New Roman" w:hAnsi="Times New Roman" w:cs="Times New Roman"/>
        </w:rPr>
      </w:pPr>
    </w:p>
    <w:p w14:paraId="5323C343" w14:textId="77777777" w:rsidR="005F2B21" w:rsidRPr="00CB45A0" w:rsidRDefault="005F2B21" w:rsidP="0025577B">
      <w:pPr>
        <w:pStyle w:val="NoSpacing"/>
        <w:spacing w:line="480" w:lineRule="auto"/>
        <w:rPr>
          <w:rFonts w:ascii="Times New Roman" w:hAnsi="Times New Roman" w:cs="Times New Roman"/>
        </w:rPr>
      </w:pPr>
    </w:p>
    <w:p w14:paraId="60DEFCAB" w14:textId="34E8F22F" w:rsidR="00767C56" w:rsidRPr="00862841" w:rsidRDefault="005F2B21" w:rsidP="00C17688">
      <w:pPr>
        <w:pStyle w:val="NoSpacing"/>
        <w:spacing w:line="480" w:lineRule="auto"/>
        <w:ind w:firstLine="720"/>
        <w:rPr>
          <w:rFonts w:ascii="Times New Roman" w:hAnsi="Times New Roman" w:cs="Times New Roman"/>
          <w:color w:val="4F81BD" w:themeColor="accent1"/>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4.</w:t>
      </w:r>
      <w:r w:rsidRPr="00CB45A0">
        <w:rPr>
          <w:rFonts w:ascii="Times New Roman" w:hAnsi="Times New Roman" w:cs="Times New Roman"/>
        </w:rPr>
        <w:t xml:space="preserve"> Model predictions and 95% credible intervals illustrating associations between American Robin SVC trends and (A) degrees north </w:t>
      </w:r>
      <w:r w:rsidR="007A542D">
        <w:rPr>
          <w:rFonts w:ascii="Times New Roman" w:hAnsi="Times New Roman" w:cs="Times New Roman"/>
        </w:rPr>
        <w:t>l</w:t>
      </w:r>
      <w:r w:rsidRPr="00CB45A0">
        <w:rPr>
          <w:rFonts w:ascii="Times New Roman" w:hAnsi="Times New Roman" w:cs="Times New Roman"/>
        </w:rPr>
        <w:t>atitude, (B) mean minimum winter temperature between 1965 and 2017, and (C) mean human population size between 1971 and 2015.</w:t>
      </w:r>
      <w:r w:rsidR="006F165D">
        <w:rPr>
          <w:rFonts w:ascii="Times New Roman" w:hAnsi="Times New Roman" w:cs="Times New Roman"/>
        </w:rPr>
        <w:t xml:space="preserve"> </w:t>
      </w:r>
      <w:r w:rsidR="006F165D" w:rsidRPr="00862841">
        <w:rPr>
          <w:rFonts w:ascii="Times New Roman" w:hAnsi="Times New Roman" w:cs="Times New Roman"/>
          <w:color w:val="4F81BD" w:themeColor="accent1"/>
        </w:rPr>
        <w:t>Note the non-linear transformation of mean human population size.</w:t>
      </w:r>
    </w:p>
    <w:sectPr w:rsidR="00767C56" w:rsidRPr="00862841" w:rsidSect="00C17688">
      <w:footerReference w:type="default" r:id="rId13"/>
      <w:pgSz w:w="12240" w:h="15840"/>
      <w:pgMar w:top="1440" w:right="1440" w:bottom="1440" w:left="1440" w:header="720" w:footer="720" w:gutter="0"/>
      <w:lnNumType w:countBy="2"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B0E7F" w14:textId="77777777" w:rsidR="008B179D" w:rsidRDefault="008B179D" w:rsidP="00AA3006">
      <w:pPr>
        <w:spacing w:after="0"/>
      </w:pPr>
      <w:r>
        <w:separator/>
      </w:r>
    </w:p>
  </w:endnote>
  <w:endnote w:type="continuationSeparator" w:id="0">
    <w:p w14:paraId="6F570FD9" w14:textId="77777777" w:rsidR="008B179D" w:rsidRDefault="008B179D" w:rsidP="00AA30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057136"/>
      <w:docPartObj>
        <w:docPartGallery w:val="Page Numbers (Bottom of Page)"/>
        <w:docPartUnique/>
      </w:docPartObj>
    </w:sdtPr>
    <w:sdtEndPr>
      <w:rPr>
        <w:noProof/>
      </w:rPr>
    </w:sdtEndPr>
    <w:sdtContent>
      <w:p w14:paraId="6CBFC3E4" w14:textId="0BC205DF" w:rsidR="00726A4F" w:rsidRDefault="00726A4F">
        <w:pPr>
          <w:pStyle w:val="Footer"/>
          <w:jc w:val="center"/>
        </w:pPr>
        <w:r>
          <w:fldChar w:fldCharType="begin"/>
        </w:r>
        <w:r>
          <w:instrText xml:space="preserve"> PAGE   \* MERGEFORMAT </w:instrText>
        </w:r>
        <w:r>
          <w:fldChar w:fldCharType="separate"/>
        </w:r>
        <w:r w:rsidR="001D1795">
          <w:rPr>
            <w:noProof/>
          </w:rPr>
          <w:t>23</w:t>
        </w:r>
        <w:r>
          <w:rPr>
            <w:noProof/>
          </w:rPr>
          <w:fldChar w:fldCharType="end"/>
        </w:r>
      </w:p>
    </w:sdtContent>
  </w:sdt>
  <w:p w14:paraId="13CAE5DC" w14:textId="77777777" w:rsidR="00726A4F" w:rsidRDefault="00726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BE3BFF" w14:textId="77777777" w:rsidR="008B179D" w:rsidRDefault="008B179D" w:rsidP="00AA3006">
      <w:pPr>
        <w:spacing w:after="0"/>
      </w:pPr>
      <w:r>
        <w:separator/>
      </w:r>
    </w:p>
  </w:footnote>
  <w:footnote w:type="continuationSeparator" w:id="0">
    <w:p w14:paraId="4B4BF552" w14:textId="77777777" w:rsidR="008B179D" w:rsidRDefault="008B179D" w:rsidP="00AA3006">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 Nicole">
    <w15:presenceInfo w15:providerId="AD" w15:userId="S-1-5-21-583907252-1500820517-725345543-22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0E"/>
    <w:rsid w:val="00001DF7"/>
    <w:rsid w:val="0000678A"/>
    <w:rsid w:val="000133D6"/>
    <w:rsid w:val="00017EF8"/>
    <w:rsid w:val="000208B6"/>
    <w:rsid w:val="00027077"/>
    <w:rsid w:val="00041564"/>
    <w:rsid w:val="00052F6A"/>
    <w:rsid w:val="0006411A"/>
    <w:rsid w:val="0007273F"/>
    <w:rsid w:val="00072A30"/>
    <w:rsid w:val="00074384"/>
    <w:rsid w:val="0008058C"/>
    <w:rsid w:val="0009075C"/>
    <w:rsid w:val="00094815"/>
    <w:rsid w:val="000A556E"/>
    <w:rsid w:val="000A6E11"/>
    <w:rsid w:val="000B3267"/>
    <w:rsid w:val="000B45C6"/>
    <w:rsid w:val="000C25E4"/>
    <w:rsid w:val="000C68F3"/>
    <w:rsid w:val="000D197D"/>
    <w:rsid w:val="000E1E47"/>
    <w:rsid w:val="000E2A54"/>
    <w:rsid w:val="000F0742"/>
    <w:rsid w:val="000F3BD4"/>
    <w:rsid w:val="00101108"/>
    <w:rsid w:val="00126E20"/>
    <w:rsid w:val="0012796F"/>
    <w:rsid w:val="001325E6"/>
    <w:rsid w:val="00132A65"/>
    <w:rsid w:val="00141691"/>
    <w:rsid w:val="001464A6"/>
    <w:rsid w:val="001513A3"/>
    <w:rsid w:val="001514F7"/>
    <w:rsid w:val="0015440E"/>
    <w:rsid w:val="00160409"/>
    <w:rsid w:val="00172713"/>
    <w:rsid w:val="00176A6A"/>
    <w:rsid w:val="00181B05"/>
    <w:rsid w:val="00187D6F"/>
    <w:rsid w:val="00191582"/>
    <w:rsid w:val="00196F5A"/>
    <w:rsid w:val="001A1FA4"/>
    <w:rsid w:val="001A33F4"/>
    <w:rsid w:val="001C0838"/>
    <w:rsid w:val="001D0FEC"/>
    <w:rsid w:val="001D1795"/>
    <w:rsid w:val="001D2A93"/>
    <w:rsid w:val="001F4007"/>
    <w:rsid w:val="00200B8C"/>
    <w:rsid w:val="00215638"/>
    <w:rsid w:val="002312C4"/>
    <w:rsid w:val="00231B0D"/>
    <w:rsid w:val="00232FA0"/>
    <w:rsid w:val="00234AF4"/>
    <w:rsid w:val="002376FE"/>
    <w:rsid w:val="0024113D"/>
    <w:rsid w:val="00242883"/>
    <w:rsid w:val="00244BA0"/>
    <w:rsid w:val="002464AF"/>
    <w:rsid w:val="00252CB5"/>
    <w:rsid w:val="0025577B"/>
    <w:rsid w:val="0025656D"/>
    <w:rsid w:val="00256E5E"/>
    <w:rsid w:val="00261410"/>
    <w:rsid w:val="0026189E"/>
    <w:rsid w:val="00264FA3"/>
    <w:rsid w:val="0027232A"/>
    <w:rsid w:val="00272BFA"/>
    <w:rsid w:val="00284B77"/>
    <w:rsid w:val="0029171D"/>
    <w:rsid w:val="00296FA5"/>
    <w:rsid w:val="002C4A4F"/>
    <w:rsid w:val="002D70E9"/>
    <w:rsid w:val="002E03CF"/>
    <w:rsid w:val="002E1FFF"/>
    <w:rsid w:val="002E79E3"/>
    <w:rsid w:val="002F3E59"/>
    <w:rsid w:val="00305174"/>
    <w:rsid w:val="00310B03"/>
    <w:rsid w:val="003233A4"/>
    <w:rsid w:val="00325941"/>
    <w:rsid w:val="00325AAC"/>
    <w:rsid w:val="00327EFA"/>
    <w:rsid w:val="00332A3A"/>
    <w:rsid w:val="00332B4E"/>
    <w:rsid w:val="00334110"/>
    <w:rsid w:val="003377CC"/>
    <w:rsid w:val="00342BAF"/>
    <w:rsid w:val="00360D4D"/>
    <w:rsid w:val="0036241A"/>
    <w:rsid w:val="00370336"/>
    <w:rsid w:val="00385A22"/>
    <w:rsid w:val="00390D15"/>
    <w:rsid w:val="00393E60"/>
    <w:rsid w:val="003B578C"/>
    <w:rsid w:val="003B788E"/>
    <w:rsid w:val="003C3C59"/>
    <w:rsid w:val="003D2A9E"/>
    <w:rsid w:val="003D7A65"/>
    <w:rsid w:val="003E0990"/>
    <w:rsid w:val="003E4C50"/>
    <w:rsid w:val="003E56E4"/>
    <w:rsid w:val="003F04D5"/>
    <w:rsid w:val="003F11DE"/>
    <w:rsid w:val="004008E7"/>
    <w:rsid w:val="0040408C"/>
    <w:rsid w:val="00413579"/>
    <w:rsid w:val="00414857"/>
    <w:rsid w:val="00422574"/>
    <w:rsid w:val="00426191"/>
    <w:rsid w:val="0042704C"/>
    <w:rsid w:val="0043656F"/>
    <w:rsid w:val="004400E7"/>
    <w:rsid w:val="00463AE2"/>
    <w:rsid w:val="004746E3"/>
    <w:rsid w:val="0047592F"/>
    <w:rsid w:val="00485372"/>
    <w:rsid w:val="0049096A"/>
    <w:rsid w:val="00492932"/>
    <w:rsid w:val="00497F18"/>
    <w:rsid w:val="004A35A6"/>
    <w:rsid w:val="004B1E2E"/>
    <w:rsid w:val="004C13DB"/>
    <w:rsid w:val="004C322B"/>
    <w:rsid w:val="004C7026"/>
    <w:rsid w:val="004D26C0"/>
    <w:rsid w:val="004D7E98"/>
    <w:rsid w:val="004E0773"/>
    <w:rsid w:val="004E4711"/>
    <w:rsid w:val="004F30DC"/>
    <w:rsid w:val="004F5161"/>
    <w:rsid w:val="004F7A13"/>
    <w:rsid w:val="005040D3"/>
    <w:rsid w:val="00506245"/>
    <w:rsid w:val="005155EE"/>
    <w:rsid w:val="00522BDB"/>
    <w:rsid w:val="00534555"/>
    <w:rsid w:val="00545DCC"/>
    <w:rsid w:val="00552CB5"/>
    <w:rsid w:val="005608B2"/>
    <w:rsid w:val="005640FC"/>
    <w:rsid w:val="005732A1"/>
    <w:rsid w:val="00573AB3"/>
    <w:rsid w:val="00575F21"/>
    <w:rsid w:val="00583712"/>
    <w:rsid w:val="00593004"/>
    <w:rsid w:val="005A0A86"/>
    <w:rsid w:val="005A3FCA"/>
    <w:rsid w:val="005A429B"/>
    <w:rsid w:val="005B3576"/>
    <w:rsid w:val="005C0B80"/>
    <w:rsid w:val="005C7EC9"/>
    <w:rsid w:val="005D07B2"/>
    <w:rsid w:val="005D561A"/>
    <w:rsid w:val="005E4970"/>
    <w:rsid w:val="005E5120"/>
    <w:rsid w:val="005F2B21"/>
    <w:rsid w:val="00611C2A"/>
    <w:rsid w:val="00616AA6"/>
    <w:rsid w:val="006237BA"/>
    <w:rsid w:val="006258AF"/>
    <w:rsid w:val="006267B2"/>
    <w:rsid w:val="00630059"/>
    <w:rsid w:val="00633461"/>
    <w:rsid w:val="00643894"/>
    <w:rsid w:val="00646365"/>
    <w:rsid w:val="00646555"/>
    <w:rsid w:val="0065441B"/>
    <w:rsid w:val="006750F2"/>
    <w:rsid w:val="00695A8C"/>
    <w:rsid w:val="006A401C"/>
    <w:rsid w:val="006A59AC"/>
    <w:rsid w:val="006C568F"/>
    <w:rsid w:val="006D4681"/>
    <w:rsid w:val="006D4EBF"/>
    <w:rsid w:val="006D5FE0"/>
    <w:rsid w:val="006F165D"/>
    <w:rsid w:val="006F41FF"/>
    <w:rsid w:val="00701226"/>
    <w:rsid w:val="00702FE5"/>
    <w:rsid w:val="00703A03"/>
    <w:rsid w:val="0070512F"/>
    <w:rsid w:val="00705DD9"/>
    <w:rsid w:val="00711F2D"/>
    <w:rsid w:val="00713005"/>
    <w:rsid w:val="0071530F"/>
    <w:rsid w:val="00721AEB"/>
    <w:rsid w:val="00726A4F"/>
    <w:rsid w:val="00727950"/>
    <w:rsid w:val="00740B1F"/>
    <w:rsid w:val="00741791"/>
    <w:rsid w:val="00750108"/>
    <w:rsid w:val="00756320"/>
    <w:rsid w:val="00756E21"/>
    <w:rsid w:val="00757A5F"/>
    <w:rsid w:val="0076422D"/>
    <w:rsid w:val="007655A1"/>
    <w:rsid w:val="00765CED"/>
    <w:rsid w:val="00767C56"/>
    <w:rsid w:val="00772480"/>
    <w:rsid w:val="00776625"/>
    <w:rsid w:val="00780ECB"/>
    <w:rsid w:val="007861A1"/>
    <w:rsid w:val="0079226C"/>
    <w:rsid w:val="00794DF9"/>
    <w:rsid w:val="00796C7A"/>
    <w:rsid w:val="007A1F9E"/>
    <w:rsid w:val="007A542D"/>
    <w:rsid w:val="007B38EC"/>
    <w:rsid w:val="007B429A"/>
    <w:rsid w:val="007B72CE"/>
    <w:rsid w:val="007C1AD7"/>
    <w:rsid w:val="007C3962"/>
    <w:rsid w:val="007C5BE0"/>
    <w:rsid w:val="007D2D0B"/>
    <w:rsid w:val="007D3186"/>
    <w:rsid w:val="007D413B"/>
    <w:rsid w:val="007E36DD"/>
    <w:rsid w:val="007E51F8"/>
    <w:rsid w:val="007F3A08"/>
    <w:rsid w:val="007F682F"/>
    <w:rsid w:val="00800090"/>
    <w:rsid w:val="008006AA"/>
    <w:rsid w:val="00800940"/>
    <w:rsid w:val="00814407"/>
    <w:rsid w:val="00814471"/>
    <w:rsid w:val="008147B6"/>
    <w:rsid w:val="00820A85"/>
    <w:rsid w:val="00821122"/>
    <w:rsid w:val="0082357E"/>
    <w:rsid w:val="00824247"/>
    <w:rsid w:val="00825029"/>
    <w:rsid w:val="008307A9"/>
    <w:rsid w:val="008331A8"/>
    <w:rsid w:val="00840D82"/>
    <w:rsid w:val="0084457F"/>
    <w:rsid w:val="00850A16"/>
    <w:rsid w:val="00860A83"/>
    <w:rsid w:val="00862841"/>
    <w:rsid w:val="00863FDB"/>
    <w:rsid w:val="0086528B"/>
    <w:rsid w:val="0087368E"/>
    <w:rsid w:val="008750AB"/>
    <w:rsid w:val="0088098C"/>
    <w:rsid w:val="008827CF"/>
    <w:rsid w:val="00883A30"/>
    <w:rsid w:val="0088687F"/>
    <w:rsid w:val="008870AF"/>
    <w:rsid w:val="008874F6"/>
    <w:rsid w:val="008B0A81"/>
    <w:rsid w:val="008B179D"/>
    <w:rsid w:val="008B1A21"/>
    <w:rsid w:val="008B1DD7"/>
    <w:rsid w:val="008B2611"/>
    <w:rsid w:val="008B4602"/>
    <w:rsid w:val="008B4C56"/>
    <w:rsid w:val="008B7AD8"/>
    <w:rsid w:val="008C4172"/>
    <w:rsid w:val="008D0591"/>
    <w:rsid w:val="008D3C6E"/>
    <w:rsid w:val="008E65B1"/>
    <w:rsid w:val="008F2D46"/>
    <w:rsid w:val="00901670"/>
    <w:rsid w:val="009072D6"/>
    <w:rsid w:val="009178C5"/>
    <w:rsid w:val="00937CCD"/>
    <w:rsid w:val="0095096E"/>
    <w:rsid w:val="0095135C"/>
    <w:rsid w:val="009653E3"/>
    <w:rsid w:val="00977BA1"/>
    <w:rsid w:val="0098171A"/>
    <w:rsid w:val="00986D92"/>
    <w:rsid w:val="00990630"/>
    <w:rsid w:val="0099356A"/>
    <w:rsid w:val="009935F8"/>
    <w:rsid w:val="00993E79"/>
    <w:rsid w:val="009941D4"/>
    <w:rsid w:val="009A1696"/>
    <w:rsid w:val="009A24E2"/>
    <w:rsid w:val="009A7115"/>
    <w:rsid w:val="009B0E7D"/>
    <w:rsid w:val="009B0F0F"/>
    <w:rsid w:val="009B598A"/>
    <w:rsid w:val="009C2786"/>
    <w:rsid w:val="009D0004"/>
    <w:rsid w:val="009D0A8D"/>
    <w:rsid w:val="009E0AAA"/>
    <w:rsid w:val="009E5265"/>
    <w:rsid w:val="009E56AA"/>
    <w:rsid w:val="009E580F"/>
    <w:rsid w:val="009F0785"/>
    <w:rsid w:val="00A00064"/>
    <w:rsid w:val="00A00968"/>
    <w:rsid w:val="00A03BFC"/>
    <w:rsid w:val="00A03F3C"/>
    <w:rsid w:val="00A04853"/>
    <w:rsid w:val="00A07CF7"/>
    <w:rsid w:val="00A116FD"/>
    <w:rsid w:val="00A13594"/>
    <w:rsid w:val="00A150E4"/>
    <w:rsid w:val="00A160EC"/>
    <w:rsid w:val="00A227A9"/>
    <w:rsid w:val="00A32A85"/>
    <w:rsid w:val="00A373C1"/>
    <w:rsid w:val="00A46AD2"/>
    <w:rsid w:val="00A52D44"/>
    <w:rsid w:val="00A55DBB"/>
    <w:rsid w:val="00A62F09"/>
    <w:rsid w:val="00A64EA1"/>
    <w:rsid w:val="00A6788A"/>
    <w:rsid w:val="00A702C0"/>
    <w:rsid w:val="00A75924"/>
    <w:rsid w:val="00A82829"/>
    <w:rsid w:val="00A91FCE"/>
    <w:rsid w:val="00A938BD"/>
    <w:rsid w:val="00AA3006"/>
    <w:rsid w:val="00AA342A"/>
    <w:rsid w:val="00AA5886"/>
    <w:rsid w:val="00AB6074"/>
    <w:rsid w:val="00AC1740"/>
    <w:rsid w:val="00AC50AF"/>
    <w:rsid w:val="00AD6D21"/>
    <w:rsid w:val="00AD6F41"/>
    <w:rsid w:val="00AE3690"/>
    <w:rsid w:val="00AE46B2"/>
    <w:rsid w:val="00AF2D68"/>
    <w:rsid w:val="00AF4688"/>
    <w:rsid w:val="00AF682A"/>
    <w:rsid w:val="00B02358"/>
    <w:rsid w:val="00B04D21"/>
    <w:rsid w:val="00B13751"/>
    <w:rsid w:val="00B15580"/>
    <w:rsid w:val="00B15988"/>
    <w:rsid w:val="00B279D2"/>
    <w:rsid w:val="00B27D74"/>
    <w:rsid w:val="00B434C5"/>
    <w:rsid w:val="00B43E21"/>
    <w:rsid w:val="00B47C95"/>
    <w:rsid w:val="00B532B4"/>
    <w:rsid w:val="00B56F57"/>
    <w:rsid w:val="00B6030C"/>
    <w:rsid w:val="00B62813"/>
    <w:rsid w:val="00B65FA9"/>
    <w:rsid w:val="00B678FB"/>
    <w:rsid w:val="00B81ED4"/>
    <w:rsid w:val="00B82028"/>
    <w:rsid w:val="00B91B48"/>
    <w:rsid w:val="00B97BC0"/>
    <w:rsid w:val="00BA0E7B"/>
    <w:rsid w:val="00BA1D8F"/>
    <w:rsid w:val="00BA5561"/>
    <w:rsid w:val="00BA7AD6"/>
    <w:rsid w:val="00BB03A7"/>
    <w:rsid w:val="00BB0D08"/>
    <w:rsid w:val="00BB2C78"/>
    <w:rsid w:val="00BC6601"/>
    <w:rsid w:val="00BD717B"/>
    <w:rsid w:val="00BE1458"/>
    <w:rsid w:val="00BE7780"/>
    <w:rsid w:val="00BE7843"/>
    <w:rsid w:val="00BF475C"/>
    <w:rsid w:val="00C015CE"/>
    <w:rsid w:val="00C017E0"/>
    <w:rsid w:val="00C07439"/>
    <w:rsid w:val="00C119F0"/>
    <w:rsid w:val="00C17688"/>
    <w:rsid w:val="00C204EA"/>
    <w:rsid w:val="00C2296C"/>
    <w:rsid w:val="00C31C7C"/>
    <w:rsid w:val="00C4163F"/>
    <w:rsid w:val="00C45065"/>
    <w:rsid w:val="00C45EF7"/>
    <w:rsid w:val="00C50B69"/>
    <w:rsid w:val="00C53286"/>
    <w:rsid w:val="00C57F76"/>
    <w:rsid w:val="00C62F14"/>
    <w:rsid w:val="00C659F6"/>
    <w:rsid w:val="00C721F9"/>
    <w:rsid w:val="00C80779"/>
    <w:rsid w:val="00C855E6"/>
    <w:rsid w:val="00C92907"/>
    <w:rsid w:val="00C92FDA"/>
    <w:rsid w:val="00C94418"/>
    <w:rsid w:val="00C94AE7"/>
    <w:rsid w:val="00CB451C"/>
    <w:rsid w:val="00CB45A0"/>
    <w:rsid w:val="00CB556C"/>
    <w:rsid w:val="00CD027C"/>
    <w:rsid w:val="00CD6AC5"/>
    <w:rsid w:val="00CD75F0"/>
    <w:rsid w:val="00CE134E"/>
    <w:rsid w:val="00CE23B9"/>
    <w:rsid w:val="00CF07DB"/>
    <w:rsid w:val="00CF7152"/>
    <w:rsid w:val="00D03C97"/>
    <w:rsid w:val="00D07879"/>
    <w:rsid w:val="00D12E34"/>
    <w:rsid w:val="00D172D9"/>
    <w:rsid w:val="00D23C51"/>
    <w:rsid w:val="00D30635"/>
    <w:rsid w:val="00D4218A"/>
    <w:rsid w:val="00D460F4"/>
    <w:rsid w:val="00D5150E"/>
    <w:rsid w:val="00D52421"/>
    <w:rsid w:val="00D551FC"/>
    <w:rsid w:val="00D5621D"/>
    <w:rsid w:val="00D70257"/>
    <w:rsid w:val="00D71569"/>
    <w:rsid w:val="00D75D2F"/>
    <w:rsid w:val="00D86C0E"/>
    <w:rsid w:val="00D91948"/>
    <w:rsid w:val="00D92643"/>
    <w:rsid w:val="00D963C0"/>
    <w:rsid w:val="00DA23F8"/>
    <w:rsid w:val="00DA5574"/>
    <w:rsid w:val="00DB420D"/>
    <w:rsid w:val="00DC771B"/>
    <w:rsid w:val="00DD012F"/>
    <w:rsid w:val="00DD1862"/>
    <w:rsid w:val="00DE2BC8"/>
    <w:rsid w:val="00DF025D"/>
    <w:rsid w:val="00DF2B6D"/>
    <w:rsid w:val="00E010E4"/>
    <w:rsid w:val="00E01C6F"/>
    <w:rsid w:val="00E024A1"/>
    <w:rsid w:val="00E23E00"/>
    <w:rsid w:val="00E34F04"/>
    <w:rsid w:val="00E35C0F"/>
    <w:rsid w:val="00E41BB6"/>
    <w:rsid w:val="00E47A2E"/>
    <w:rsid w:val="00E50CB8"/>
    <w:rsid w:val="00E52265"/>
    <w:rsid w:val="00E52724"/>
    <w:rsid w:val="00E5537D"/>
    <w:rsid w:val="00E55B22"/>
    <w:rsid w:val="00E711F7"/>
    <w:rsid w:val="00E7538E"/>
    <w:rsid w:val="00E9010E"/>
    <w:rsid w:val="00E9020F"/>
    <w:rsid w:val="00E920E3"/>
    <w:rsid w:val="00E97253"/>
    <w:rsid w:val="00EA1507"/>
    <w:rsid w:val="00EA325E"/>
    <w:rsid w:val="00EB3F30"/>
    <w:rsid w:val="00EC0060"/>
    <w:rsid w:val="00ED2FB2"/>
    <w:rsid w:val="00ED3583"/>
    <w:rsid w:val="00ED6C34"/>
    <w:rsid w:val="00ED7731"/>
    <w:rsid w:val="00EE17EA"/>
    <w:rsid w:val="00EE2D89"/>
    <w:rsid w:val="00EE2DFF"/>
    <w:rsid w:val="00EE4AEF"/>
    <w:rsid w:val="00EE7DA5"/>
    <w:rsid w:val="00EF2A11"/>
    <w:rsid w:val="00EF7FB6"/>
    <w:rsid w:val="00F01AAD"/>
    <w:rsid w:val="00F070D7"/>
    <w:rsid w:val="00F11022"/>
    <w:rsid w:val="00F16089"/>
    <w:rsid w:val="00F23206"/>
    <w:rsid w:val="00F30B9B"/>
    <w:rsid w:val="00F414A7"/>
    <w:rsid w:val="00F42299"/>
    <w:rsid w:val="00F44ABF"/>
    <w:rsid w:val="00F462AA"/>
    <w:rsid w:val="00F47399"/>
    <w:rsid w:val="00F47D26"/>
    <w:rsid w:val="00F503D0"/>
    <w:rsid w:val="00F61360"/>
    <w:rsid w:val="00F61C08"/>
    <w:rsid w:val="00F628FC"/>
    <w:rsid w:val="00F62FA9"/>
    <w:rsid w:val="00F671B2"/>
    <w:rsid w:val="00F72BA2"/>
    <w:rsid w:val="00F74943"/>
    <w:rsid w:val="00F74D1B"/>
    <w:rsid w:val="00F76955"/>
    <w:rsid w:val="00F77E98"/>
    <w:rsid w:val="00F801D4"/>
    <w:rsid w:val="00F82E79"/>
    <w:rsid w:val="00F8752B"/>
    <w:rsid w:val="00FA0614"/>
    <w:rsid w:val="00FA202D"/>
    <w:rsid w:val="00FA3D75"/>
    <w:rsid w:val="00FB0F2B"/>
    <w:rsid w:val="00FB3BAC"/>
    <w:rsid w:val="00FB7970"/>
    <w:rsid w:val="00FC05D8"/>
    <w:rsid w:val="00FC20D8"/>
    <w:rsid w:val="00FC494D"/>
    <w:rsid w:val="00FC5D32"/>
    <w:rsid w:val="00FC749C"/>
    <w:rsid w:val="00FC7AA9"/>
    <w:rsid w:val="00FD11AC"/>
    <w:rsid w:val="00FD3D70"/>
    <w:rsid w:val="00FD4734"/>
    <w:rsid w:val="00FD59AB"/>
    <w:rsid w:val="00FE0480"/>
    <w:rsid w:val="00FE0ECC"/>
    <w:rsid w:val="00FE315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D9E"/>
  <w15:chartTrackingRefBased/>
  <w15:docId w15:val="{42083C83-CD08-4126-A87E-DD66EDE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4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441B"/>
    <w:pPr>
      <w:spacing w:after="0"/>
    </w:pPr>
  </w:style>
  <w:style w:type="character" w:styleId="PlaceholderText">
    <w:name w:val="Placeholder Text"/>
    <w:basedOn w:val="DefaultParagraphFont"/>
    <w:uiPriority w:val="99"/>
    <w:semiHidden/>
    <w:rsid w:val="00DD1862"/>
    <w:rPr>
      <w:color w:val="808080"/>
    </w:rPr>
  </w:style>
  <w:style w:type="paragraph" w:styleId="Bibliography">
    <w:name w:val="Bibliography"/>
    <w:basedOn w:val="Normal"/>
    <w:next w:val="Normal"/>
    <w:uiPriority w:val="37"/>
    <w:unhideWhenUsed/>
    <w:rsid w:val="00252CB5"/>
    <w:pPr>
      <w:spacing w:after="240"/>
      <w:ind w:left="720" w:hanging="720"/>
    </w:pPr>
  </w:style>
  <w:style w:type="character" w:styleId="LineNumber">
    <w:name w:val="line number"/>
    <w:basedOn w:val="DefaultParagraphFont"/>
    <w:uiPriority w:val="99"/>
    <w:semiHidden/>
    <w:unhideWhenUsed/>
    <w:rsid w:val="00AA3006"/>
  </w:style>
  <w:style w:type="paragraph" w:styleId="Header">
    <w:name w:val="header"/>
    <w:basedOn w:val="Normal"/>
    <w:link w:val="HeaderChar"/>
    <w:uiPriority w:val="99"/>
    <w:unhideWhenUsed/>
    <w:rsid w:val="00AA3006"/>
    <w:pPr>
      <w:tabs>
        <w:tab w:val="center" w:pos="4680"/>
        <w:tab w:val="right" w:pos="9360"/>
      </w:tabs>
      <w:spacing w:after="0"/>
    </w:pPr>
  </w:style>
  <w:style w:type="character" w:customStyle="1" w:styleId="HeaderChar">
    <w:name w:val="Header Char"/>
    <w:basedOn w:val="DefaultParagraphFont"/>
    <w:link w:val="Header"/>
    <w:uiPriority w:val="99"/>
    <w:rsid w:val="00AA3006"/>
  </w:style>
  <w:style w:type="paragraph" w:styleId="Footer">
    <w:name w:val="footer"/>
    <w:basedOn w:val="Normal"/>
    <w:link w:val="FooterChar"/>
    <w:uiPriority w:val="99"/>
    <w:unhideWhenUsed/>
    <w:rsid w:val="00AA3006"/>
    <w:pPr>
      <w:tabs>
        <w:tab w:val="center" w:pos="4680"/>
        <w:tab w:val="right" w:pos="9360"/>
      </w:tabs>
      <w:spacing w:after="0"/>
    </w:pPr>
  </w:style>
  <w:style w:type="character" w:customStyle="1" w:styleId="FooterChar">
    <w:name w:val="Footer Char"/>
    <w:basedOn w:val="DefaultParagraphFont"/>
    <w:link w:val="Footer"/>
    <w:uiPriority w:val="99"/>
    <w:rsid w:val="00AA3006"/>
  </w:style>
  <w:style w:type="paragraph" w:styleId="BalloonText">
    <w:name w:val="Balloon Text"/>
    <w:basedOn w:val="Normal"/>
    <w:link w:val="BalloonTextChar"/>
    <w:uiPriority w:val="99"/>
    <w:semiHidden/>
    <w:unhideWhenUsed/>
    <w:rsid w:val="00B434C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4C5"/>
    <w:rPr>
      <w:rFonts w:ascii="Segoe UI" w:hAnsi="Segoe UI" w:cs="Segoe UI"/>
      <w:sz w:val="18"/>
      <w:szCs w:val="18"/>
    </w:rPr>
  </w:style>
  <w:style w:type="character" w:styleId="CommentReference">
    <w:name w:val="annotation reference"/>
    <w:basedOn w:val="DefaultParagraphFont"/>
    <w:uiPriority w:val="99"/>
    <w:semiHidden/>
    <w:unhideWhenUsed/>
    <w:rsid w:val="001A33F4"/>
    <w:rPr>
      <w:sz w:val="16"/>
      <w:szCs w:val="16"/>
    </w:rPr>
  </w:style>
  <w:style w:type="paragraph" w:styleId="CommentText">
    <w:name w:val="annotation text"/>
    <w:basedOn w:val="Normal"/>
    <w:link w:val="CommentTextChar"/>
    <w:uiPriority w:val="99"/>
    <w:semiHidden/>
    <w:unhideWhenUsed/>
    <w:rsid w:val="001A33F4"/>
    <w:rPr>
      <w:sz w:val="20"/>
      <w:szCs w:val="20"/>
    </w:rPr>
  </w:style>
  <w:style w:type="character" w:customStyle="1" w:styleId="CommentTextChar">
    <w:name w:val="Comment Text Char"/>
    <w:basedOn w:val="DefaultParagraphFont"/>
    <w:link w:val="CommentText"/>
    <w:uiPriority w:val="99"/>
    <w:semiHidden/>
    <w:rsid w:val="001A33F4"/>
    <w:rPr>
      <w:sz w:val="20"/>
      <w:szCs w:val="20"/>
    </w:rPr>
  </w:style>
  <w:style w:type="paragraph" w:styleId="CommentSubject">
    <w:name w:val="annotation subject"/>
    <w:basedOn w:val="CommentText"/>
    <w:next w:val="CommentText"/>
    <w:link w:val="CommentSubjectChar"/>
    <w:uiPriority w:val="99"/>
    <w:semiHidden/>
    <w:unhideWhenUsed/>
    <w:rsid w:val="001A33F4"/>
    <w:rPr>
      <w:b/>
      <w:bCs/>
    </w:rPr>
  </w:style>
  <w:style w:type="character" w:customStyle="1" w:styleId="CommentSubjectChar">
    <w:name w:val="Comment Subject Char"/>
    <w:basedOn w:val="CommentTextChar"/>
    <w:link w:val="CommentSubject"/>
    <w:uiPriority w:val="99"/>
    <w:semiHidden/>
    <w:rsid w:val="001A33F4"/>
    <w:rPr>
      <w:b/>
      <w:bCs/>
      <w:sz w:val="20"/>
      <w:szCs w:val="20"/>
    </w:rPr>
  </w:style>
  <w:style w:type="character" w:styleId="Hyperlink">
    <w:name w:val="Hyperlink"/>
    <w:basedOn w:val="DefaultParagraphFont"/>
    <w:uiPriority w:val="99"/>
    <w:unhideWhenUsed/>
    <w:rsid w:val="005A0A86"/>
    <w:rPr>
      <w:color w:val="0000FF" w:themeColor="hyperlink"/>
      <w:u w:val="single"/>
    </w:rPr>
  </w:style>
  <w:style w:type="character" w:customStyle="1" w:styleId="gi">
    <w:name w:val="gi"/>
    <w:basedOn w:val="DefaultParagraphFont"/>
    <w:rsid w:val="00B6030C"/>
  </w:style>
  <w:style w:type="character" w:styleId="FollowedHyperlink">
    <w:name w:val="FollowedHyperlink"/>
    <w:basedOn w:val="DefaultParagraphFont"/>
    <w:uiPriority w:val="99"/>
    <w:semiHidden/>
    <w:unhideWhenUsed/>
    <w:rsid w:val="00E23E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152967">
      <w:bodyDiv w:val="1"/>
      <w:marLeft w:val="0"/>
      <w:marRight w:val="0"/>
      <w:marTop w:val="0"/>
      <w:marBottom w:val="0"/>
      <w:divBdr>
        <w:top w:val="none" w:sz="0" w:space="0" w:color="auto"/>
        <w:left w:val="none" w:sz="0" w:space="0" w:color="auto"/>
        <w:bottom w:val="none" w:sz="0" w:space="0" w:color="auto"/>
        <w:right w:val="none" w:sz="0" w:space="0" w:color="auto"/>
      </w:divBdr>
      <w:divsChild>
        <w:div w:id="965890265">
          <w:marLeft w:val="480"/>
          <w:marRight w:val="0"/>
          <w:marTop w:val="0"/>
          <w:marBottom w:val="0"/>
          <w:divBdr>
            <w:top w:val="none" w:sz="0" w:space="0" w:color="auto"/>
            <w:left w:val="none" w:sz="0" w:space="0" w:color="auto"/>
            <w:bottom w:val="none" w:sz="0" w:space="0" w:color="auto"/>
            <w:right w:val="none" w:sz="0" w:space="0" w:color="auto"/>
          </w:divBdr>
          <w:divsChild>
            <w:div w:id="11609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712">
      <w:bodyDiv w:val="1"/>
      <w:marLeft w:val="0"/>
      <w:marRight w:val="0"/>
      <w:marTop w:val="0"/>
      <w:marBottom w:val="0"/>
      <w:divBdr>
        <w:top w:val="none" w:sz="0" w:space="0" w:color="auto"/>
        <w:left w:val="none" w:sz="0" w:space="0" w:color="auto"/>
        <w:bottom w:val="none" w:sz="0" w:space="0" w:color="auto"/>
        <w:right w:val="none" w:sz="0" w:space="0" w:color="auto"/>
      </w:divBdr>
    </w:div>
    <w:div w:id="815999528">
      <w:bodyDiv w:val="1"/>
      <w:marLeft w:val="0"/>
      <w:marRight w:val="0"/>
      <w:marTop w:val="0"/>
      <w:marBottom w:val="0"/>
      <w:divBdr>
        <w:top w:val="none" w:sz="0" w:space="0" w:color="auto"/>
        <w:left w:val="none" w:sz="0" w:space="0" w:color="auto"/>
        <w:bottom w:val="none" w:sz="0" w:space="0" w:color="auto"/>
        <w:right w:val="none" w:sz="0" w:space="0" w:color="auto"/>
      </w:divBdr>
      <w:divsChild>
        <w:div w:id="1526945342">
          <w:marLeft w:val="480"/>
          <w:marRight w:val="0"/>
          <w:marTop w:val="0"/>
          <w:marBottom w:val="0"/>
          <w:divBdr>
            <w:top w:val="none" w:sz="0" w:space="0" w:color="auto"/>
            <w:left w:val="none" w:sz="0" w:space="0" w:color="auto"/>
            <w:bottom w:val="none" w:sz="0" w:space="0" w:color="auto"/>
            <w:right w:val="none" w:sz="0" w:space="0" w:color="auto"/>
          </w:divBdr>
          <w:divsChild>
            <w:div w:id="18178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8799">
      <w:bodyDiv w:val="1"/>
      <w:marLeft w:val="0"/>
      <w:marRight w:val="0"/>
      <w:marTop w:val="0"/>
      <w:marBottom w:val="0"/>
      <w:divBdr>
        <w:top w:val="none" w:sz="0" w:space="0" w:color="auto"/>
        <w:left w:val="none" w:sz="0" w:space="0" w:color="auto"/>
        <w:bottom w:val="none" w:sz="0" w:space="0" w:color="auto"/>
        <w:right w:val="none" w:sz="0" w:space="0" w:color="auto"/>
      </w:divBdr>
      <w:divsChild>
        <w:div w:id="1189637356">
          <w:marLeft w:val="0"/>
          <w:marRight w:val="0"/>
          <w:marTop w:val="0"/>
          <w:marBottom w:val="0"/>
          <w:divBdr>
            <w:top w:val="none" w:sz="0" w:space="0" w:color="auto"/>
            <w:left w:val="none" w:sz="0" w:space="0" w:color="auto"/>
            <w:bottom w:val="none" w:sz="0" w:space="0" w:color="auto"/>
            <w:right w:val="none" w:sz="0" w:space="0" w:color="auto"/>
          </w:divBdr>
        </w:div>
      </w:divsChild>
    </w:div>
    <w:div w:id="967124746">
      <w:bodyDiv w:val="1"/>
      <w:marLeft w:val="0"/>
      <w:marRight w:val="0"/>
      <w:marTop w:val="0"/>
      <w:marBottom w:val="0"/>
      <w:divBdr>
        <w:top w:val="none" w:sz="0" w:space="0" w:color="auto"/>
        <w:left w:val="none" w:sz="0" w:space="0" w:color="auto"/>
        <w:bottom w:val="none" w:sz="0" w:space="0" w:color="auto"/>
        <w:right w:val="none" w:sz="0" w:space="0" w:color="auto"/>
      </w:divBdr>
    </w:div>
    <w:div w:id="1299385547">
      <w:bodyDiv w:val="1"/>
      <w:marLeft w:val="0"/>
      <w:marRight w:val="0"/>
      <w:marTop w:val="0"/>
      <w:marBottom w:val="0"/>
      <w:divBdr>
        <w:top w:val="none" w:sz="0" w:space="0" w:color="auto"/>
        <w:left w:val="none" w:sz="0" w:space="0" w:color="auto"/>
        <w:bottom w:val="none" w:sz="0" w:space="0" w:color="auto"/>
        <w:right w:val="none" w:sz="0" w:space="0" w:color="auto"/>
      </w:divBdr>
    </w:div>
    <w:div w:id="1860583566">
      <w:bodyDiv w:val="1"/>
      <w:marLeft w:val="0"/>
      <w:marRight w:val="0"/>
      <w:marTop w:val="0"/>
      <w:marBottom w:val="0"/>
      <w:divBdr>
        <w:top w:val="none" w:sz="0" w:space="0" w:color="auto"/>
        <w:left w:val="none" w:sz="0" w:space="0" w:color="auto"/>
        <w:bottom w:val="none" w:sz="0" w:space="0" w:color="auto"/>
        <w:right w:val="none" w:sz="0" w:space="0" w:color="auto"/>
      </w:divBdr>
    </w:div>
    <w:div w:id="2066948620">
      <w:bodyDiv w:val="1"/>
      <w:marLeft w:val="0"/>
      <w:marRight w:val="0"/>
      <w:marTop w:val="0"/>
      <w:marBottom w:val="0"/>
      <w:divBdr>
        <w:top w:val="none" w:sz="0" w:space="0" w:color="auto"/>
        <w:left w:val="none" w:sz="0" w:space="0" w:color="auto"/>
        <w:bottom w:val="none" w:sz="0" w:space="0" w:color="auto"/>
        <w:right w:val="none" w:sz="0" w:space="0" w:color="auto"/>
      </w:divBdr>
      <w:divsChild>
        <w:div w:id="326059813">
          <w:marLeft w:val="480"/>
          <w:marRight w:val="0"/>
          <w:marTop w:val="0"/>
          <w:marBottom w:val="0"/>
          <w:divBdr>
            <w:top w:val="none" w:sz="0" w:space="0" w:color="auto"/>
            <w:left w:val="none" w:sz="0" w:space="0" w:color="auto"/>
            <w:bottom w:val="none" w:sz="0" w:space="0" w:color="auto"/>
            <w:right w:val="none" w:sz="0" w:space="0" w:color="auto"/>
          </w:divBdr>
          <w:divsChild>
            <w:div w:id="4925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meeha/inlaSVCBC"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doi.org/10.7927/H4CC0XNV" TargetMode="Externa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dx.doi.org/10.7927/H4BG2KXS" TargetMode="External"/><Relationship Id="rId11" Type="http://schemas.openxmlformats.org/officeDocument/2006/relationships/image" Target="media/image3.png"/><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 Audubon">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40</Pages>
  <Words>8680</Words>
  <Characters>49478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National Audubon Society</Company>
  <LinksUpToDate>false</LinksUpToDate>
  <CharactersWithSpaces>58042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Meehan, Tim</dc:creator>
  <cp:keywords/>
  <dc:description/>
  <cp:lastModifiedBy>Michel, Nicole</cp:lastModifiedBy>
  <cp:revision>21</cp:revision>
  <dcterms:created xsi:type="dcterms:W3CDTF">2019-03-01T15:41:00Z</dcterms:created>
  <dcterms:modified xsi:type="dcterms:W3CDTF">2019-03-02T01:07:00Z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id="OjoGG0be"/&gt;&lt;style id="http://www.zotero.org/styles/the-condor"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