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506898" w14:textId="041272AA" w:rsidR="0076422D" w:rsidRPr="00AA3006" w:rsidRDefault="00FF4CC1" w:rsidP="0076422D">
      <w:pPr>
        <w:pStyle w:val="NoSpacing"/>
        <w:spacing w:line="480" w:lineRule="auto"/>
        <w:jc w:val="center"/>
        <w:rPr>
          <w:rFonts w:ascii="Times New Roman" w:hAnsi="Times New Roman" w:cs="Times New Roman"/>
          <w:b/>
          <w:sz w:val="32"/>
          <w:szCs w:val="32"/>
        </w:rPr>
      </w:pPr>
      <w:r>
        <w:rPr>
          <w:rFonts w:ascii="Times New Roman" w:hAnsi="Times New Roman" w:cs="Times New Roman"/>
          <w:b/>
          <w:sz w:val="32"/>
          <w:szCs w:val="32"/>
        </w:rPr>
        <w:t>High-Resolution</w:t>
      </w:r>
      <w:r w:rsidR="0076422D">
        <w:rPr>
          <w:rFonts w:ascii="Times New Roman" w:hAnsi="Times New Roman" w:cs="Times New Roman"/>
          <w:b/>
          <w:sz w:val="32"/>
          <w:szCs w:val="32"/>
        </w:rPr>
        <w:t xml:space="preserve"> Long-Term Trends</w:t>
      </w:r>
      <w:r w:rsidR="0076422D" w:rsidRPr="00F74943">
        <w:rPr>
          <w:rFonts w:ascii="Times New Roman" w:hAnsi="Times New Roman" w:cs="Times New Roman"/>
          <w:b/>
          <w:sz w:val="32"/>
          <w:szCs w:val="32"/>
        </w:rPr>
        <w:t xml:space="preserve"> </w:t>
      </w:r>
      <w:r w:rsidR="0076422D">
        <w:rPr>
          <w:rFonts w:ascii="Times New Roman" w:hAnsi="Times New Roman" w:cs="Times New Roman"/>
          <w:b/>
          <w:sz w:val="32"/>
          <w:szCs w:val="32"/>
        </w:rPr>
        <w:t xml:space="preserve">in Relative Abundance from Spatial Modeling of </w:t>
      </w:r>
      <w:r w:rsidR="00F8752B">
        <w:rPr>
          <w:rFonts w:ascii="Times New Roman" w:hAnsi="Times New Roman" w:cs="Times New Roman"/>
          <w:b/>
          <w:sz w:val="32"/>
          <w:szCs w:val="32"/>
        </w:rPr>
        <w:t>Audubon Christmas</w:t>
      </w:r>
      <w:r w:rsidR="0076422D">
        <w:rPr>
          <w:rFonts w:ascii="Times New Roman" w:hAnsi="Times New Roman" w:cs="Times New Roman"/>
          <w:b/>
          <w:sz w:val="32"/>
          <w:szCs w:val="32"/>
        </w:rPr>
        <w:t xml:space="preserve"> Bird Counts</w:t>
      </w:r>
      <w:ins w:id="0" w:author="Michel, Nicole" w:date="2018-12-06T15:02:00Z">
        <w:r w:rsidR="00D460F4">
          <w:rPr>
            <w:rFonts w:ascii="Times New Roman" w:hAnsi="Times New Roman" w:cs="Times New Roman"/>
            <w:b/>
            <w:sz w:val="32"/>
            <w:szCs w:val="32"/>
          </w:rPr>
          <w:t xml:space="preserve"> Reveals Spatiotemporal Patterns and Drivers</w:t>
        </w:r>
      </w:ins>
    </w:p>
    <w:p w14:paraId="1FC974C0" w14:textId="77777777" w:rsidR="0076422D" w:rsidRPr="00F74943" w:rsidRDefault="0076422D" w:rsidP="0076422D">
      <w:pPr>
        <w:pStyle w:val="NoSpacing"/>
        <w:spacing w:line="480" w:lineRule="auto"/>
        <w:jc w:val="center"/>
        <w:rPr>
          <w:rFonts w:ascii="Times New Roman" w:hAnsi="Times New Roman" w:cs="Times New Roman"/>
        </w:rPr>
      </w:pPr>
    </w:p>
    <w:p w14:paraId="5DA1A398" w14:textId="30D26546" w:rsidR="0076422D" w:rsidRDefault="0076422D" w:rsidP="0076422D">
      <w:pPr>
        <w:pStyle w:val="NoSpacing"/>
        <w:spacing w:line="480" w:lineRule="auto"/>
        <w:rPr>
          <w:rFonts w:ascii="Times New Roman" w:hAnsi="Times New Roman" w:cs="Times New Roman"/>
        </w:rPr>
      </w:pPr>
      <w:r w:rsidRPr="00F74943">
        <w:rPr>
          <w:rFonts w:ascii="Times New Roman" w:hAnsi="Times New Roman" w:cs="Times New Roman"/>
        </w:rPr>
        <w:t>Timothy D. Meehan</w:t>
      </w:r>
      <w:r w:rsidRPr="00252CB5">
        <w:rPr>
          <w:rFonts w:ascii="Times New Roman" w:hAnsi="Times New Roman" w:cs="Times New Roman"/>
          <w:vertAlign w:val="superscript"/>
        </w:rPr>
        <w:t>1</w:t>
      </w:r>
      <w:r w:rsidRPr="00F74943">
        <w:rPr>
          <w:rFonts w:ascii="Times New Roman" w:hAnsi="Times New Roman" w:cs="Times New Roman"/>
        </w:rPr>
        <w:t>, Nicole L. Michel</w:t>
      </w:r>
      <w:r w:rsidRPr="00252CB5">
        <w:rPr>
          <w:rFonts w:ascii="Times New Roman" w:hAnsi="Times New Roman" w:cs="Times New Roman"/>
          <w:vertAlign w:val="superscript"/>
        </w:rPr>
        <w:t>2</w:t>
      </w:r>
      <w:r w:rsidRPr="00F74943">
        <w:rPr>
          <w:rFonts w:ascii="Times New Roman" w:hAnsi="Times New Roman" w:cs="Times New Roman"/>
        </w:rPr>
        <w:t xml:space="preserve">, and </w:t>
      </w:r>
      <w:proofErr w:type="spellStart"/>
      <w:r w:rsidRPr="00F74943">
        <w:rPr>
          <w:rFonts w:ascii="Times New Roman" w:hAnsi="Times New Roman" w:cs="Times New Roman"/>
        </w:rPr>
        <w:t>H</w:t>
      </w:r>
      <w:r>
        <w:rPr>
          <w:rFonts w:ascii="Times New Roman" w:hAnsi="Times New Roman" w:cs="Times New Roman"/>
        </w:rPr>
        <w:t>å</w:t>
      </w:r>
      <w:r w:rsidRPr="00F74943">
        <w:rPr>
          <w:rFonts w:ascii="Times New Roman" w:hAnsi="Times New Roman" w:cs="Times New Roman"/>
        </w:rPr>
        <w:t>vard</w:t>
      </w:r>
      <w:proofErr w:type="spellEnd"/>
      <w:r w:rsidRPr="00F74943">
        <w:rPr>
          <w:rFonts w:ascii="Times New Roman" w:hAnsi="Times New Roman" w:cs="Times New Roman"/>
        </w:rPr>
        <w:t xml:space="preserve"> Rue</w:t>
      </w:r>
      <w:r w:rsidRPr="00252CB5">
        <w:rPr>
          <w:rFonts w:ascii="Times New Roman" w:hAnsi="Times New Roman" w:cs="Times New Roman"/>
          <w:vertAlign w:val="superscript"/>
        </w:rPr>
        <w:t>3</w:t>
      </w:r>
    </w:p>
    <w:p w14:paraId="1283EAC0" w14:textId="77777777" w:rsidR="0076422D" w:rsidRDefault="0076422D" w:rsidP="0076422D">
      <w:pPr>
        <w:pStyle w:val="NoSpacing"/>
        <w:spacing w:line="480" w:lineRule="auto"/>
        <w:rPr>
          <w:rFonts w:ascii="Times New Roman" w:hAnsi="Times New Roman" w:cs="Times New Roman"/>
        </w:rPr>
      </w:pPr>
    </w:p>
    <w:p w14:paraId="1D0DE087" w14:textId="77777777" w:rsidR="0076422D" w:rsidRDefault="0076422D" w:rsidP="0076422D">
      <w:pPr>
        <w:pStyle w:val="NoSpacing"/>
        <w:spacing w:line="480" w:lineRule="auto"/>
        <w:rPr>
          <w:rFonts w:ascii="Times New Roman" w:hAnsi="Times New Roman" w:cs="Times New Roman"/>
          <w:i/>
        </w:rPr>
      </w:pPr>
      <w:r w:rsidRPr="008B4602">
        <w:rPr>
          <w:rFonts w:ascii="Times New Roman" w:hAnsi="Times New Roman" w:cs="Times New Roman"/>
          <w:vertAlign w:val="superscript"/>
        </w:rPr>
        <w:t>1</w:t>
      </w:r>
      <w:r w:rsidRPr="004F7A13">
        <w:rPr>
          <w:rFonts w:ascii="Times New Roman" w:hAnsi="Times New Roman" w:cs="Times New Roman"/>
          <w:i/>
        </w:rPr>
        <w:t xml:space="preserve"> National Audubon Society, Boulder, Colorado, USA</w:t>
      </w:r>
    </w:p>
    <w:p w14:paraId="386B5A82" w14:textId="77777777" w:rsidR="0076422D" w:rsidRDefault="0076422D" w:rsidP="0076422D">
      <w:pPr>
        <w:pStyle w:val="NoSpacing"/>
        <w:spacing w:line="480" w:lineRule="auto"/>
        <w:rPr>
          <w:rFonts w:ascii="Times New Roman" w:hAnsi="Times New Roman" w:cs="Times New Roman"/>
          <w:i/>
        </w:rPr>
      </w:pPr>
      <w:r w:rsidRPr="008B4602">
        <w:rPr>
          <w:rFonts w:ascii="Times New Roman" w:hAnsi="Times New Roman" w:cs="Times New Roman"/>
          <w:vertAlign w:val="superscript"/>
        </w:rPr>
        <w:t>2</w:t>
      </w:r>
      <w:r w:rsidRPr="008B4602">
        <w:rPr>
          <w:rFonts w:ascii="Times New Roman" w:hAnsi="Times New Roman" w:cs="Times New Roman"/>
        </w:rPr>
        <w:t xml:space="preserve"> </w:t>
      </w:r>
      <w:r w:rsidRPr="004F7A13">
        <w:rPr>
          <w:rFonts w:ascii="Times New Roman" w:hAnsi="Times New Roman" w:cs="Times New Roman"/>
          <w:i/>
        </w:rPr>
        <w:t xml:space="preserve">National Audubon Society, </w:t>
      </w:r>
      <w:r>
        <w:rPr>
          <w:rFonts w:ascii="Times New Roman" w:hAnsi="Times New Roman" w:cs="Times New Roman"/>
          <w:i/>
        </w:rPr>
        <w:t>Portland, Oregon</w:t>
      </w:r>
      <w:r w:rsidRPr="004F7A13">
        <w:rPr>
          <w:rFonts w:ascii="Times New Roman" w:hAnsi="Times New Roman" w:cs="Times New Roman"/>
          <w:i/>
        </w:rPr>
        <w:t>, USA</w:t>
      </w:r>
    </w:p>
    <w:p w14:paraId="097C014D" w14:textId="77777777" w:rsidR="0076422D" w:rsidRPr="004F7A13" w:rsidRDefault="0076422D" w:rsidP="0076422D">
      <w:pPr>
        <w:pStyle w:val="NoSpacing"/>
        <w:spacing w:line="480" w:lineRule="auto"/>
        <w:rPr>
          <w:rFonts w:ascii="Times New Roman" w:hAnsi="Times New Roman" w:cs="Times New Roman"/>
          <w:i/>
        </w:rPr>
      </w:pPr>
      <w:r w:rsidRPr="008B4602">
        <w:rPr>
          <w:rFonts w:ascii="Times New Roman" w:hAnsi="Times New Roman" w:cs="Times New Roman"/>
          <w:vertAlign w:val="superscript"/>
        </w:rPr>
        <w:t>3</w:t>
      </w:r>
      <w:r w:rsidRPr="004F7A13">
        <w:rPr>
          <w:rFonts w:ascii="Times New Roman" w:hAnsi="Times New Roman" w:cs="Times New Roman"/>
          <w:i/>
        </w:rPr>
        <w:t xml:space="preserve"> King Abdulla University of Science and Technology, </w:t>
      </w:r>
      <w:proofErr w:type="spellStart"/>
      <w:r w:rsidRPr="00552CB5">
        <w:rPr>
          <w:rFonts w:ascii="Times New Roman" w:hAnsi="Times New Roman" w:cs="Times New Roman"/>
          <w:i/>
        </w:rPr>
        <w:t>Thuwal</w:t>
      </w:r>
      <w:proofErr w:type="spellEnd"/>
      <w:r w:rsidRPr="00552CB5">
        <w:rPr>
          <w:rFonts w:ascii="Times New Roman" w:hAnsi="Times New Roman" w:cs="Times New Roman"/>
          <w:i/>
        </w:rPr>
        <w:t>, Saudi Arabia</w:t>
      </w:r>
    </w:p>
    <w:p w14:paraId="754A92CE" w14:textId="77777777" w:rsidR="0076422D" w:rsidRDefault="0076422D" w:rsidP="0076422D">
      <w:pPr>
        <w:pStyle w:val="NoSpacing"/>
        <w:spacing w:line="480" w:lineRule="auto"/>
        <w:rPr>
          <w:rFonts w:ascii="Times New Roman" w:hAnsi="Times New Roman" w:cs="Times New Roman"/>
        </w:rPr>
      </w:pPr>
    </w:p>
    <w:p w14:paraId="48EECCA4" w14:textId="77777777" w:rsidR="0076422D" w:rsidRPr="0094675F" w:rsidRDefault="0076422D" w:rsidP="0076422D">
      <w:pPr>
        <w:pStyle w:val="NoSpacing"/>
        <w:spacing w:line="480" w:lineRule="auto"/>
        <w:rPr>
          <w:rFonts w:ascii="Times New Roman" w:hAnsi="Times New Roman" w:cs="Times New Roman"/>
          <w:b/>
        </w:rPr>
      </w:pPr>
      <w:r w:rsidRPr="0094675F">
        <w:rPr>
          <w:rFonts w:ascii="Times New Roman" w:hAnsi="Times New Roman" w:cs="Times New Roman"/>
          <w:b/>
        </w:rPr>
        <w:t>Abstract</w:t>
      </w:r>
    </w:p>
    <w:p w14:paraId="0C2D8753" w14:textId="42D71E6F" w:rsidR="0076422D" w:rsidRDefault="00583712" w:rsidP="0076422D">
      <w:pPr>
        <w:pStyle w:val="NoSpacing"/>
        <w:spacing w:line="480" w:lineRule="auto"/>
        <w:rPr>
          <w:rFonts w:ascii="Times New Roman" w:hAnsi="Times New Roman" w:cs="Times New Roman"/>
        </w:rPr>
      </w:pPr>
      <w:r>
        <w:rPr>
          <w:rFonts w:ascii="Times New Roman" w:hAnsi="Times New Roman" w:cs="Times New Roman"/>
        </w:rPr>
        <w:t>B</w:t>
      </w:r>
      <w:r w:rsidR="0076422D" w:rsidRPr="00F00C00">
        <w:rPr>
          <w:rFonts w:ascii="Times New Roman" w:hAnsi="Times New Roman" w:cs="Times New Roman"/>
        </w:rPr>
        <w:t>ird counts by community volunteers provide valuable information about the conservation needs of many bird species. The statistical modeling techniques commonly used to analyze these counts provide robust</w:t>
      </w:r>
      <w:r w:rsidR="00AD6D21">
        <w:rPr>
          <w:rFonts w:ascii="Times New Roman" w:hAnsi="Times New Roman" w:cs="Times New Roman"/>
        </w:rPr>
        <w:t>,</w:t>
      </w:r>
      <w:r w:rsidR="0076422D" w:rsidRPr="00F00C00">
        <w:rPr>
          <w:rFonts w:ascii="Times New Roman" w:hAnsi="Times New Roman" w:cs="Times New Roman"/>
        </w:rPr>
        <w:t xml:space="preserve"> long-term </w:t>
      </w:r>
      <w:ins w:id="1" w:author="Michel, Nicole" w:date="2018-12-06T14:58:00Z">
        <w:r w:rsidR="00D460F4">
          <w:rPr>
            <w:rFonts w:ascii="Times New Roman" w:hAnsi="Times New Roman" w:cs="Times New Roman"/>
          </w:rPr>
          <w:t xml:space="preserve">population </w:t>
        </w:r>
      </w:ins>
      <w:r w:rsidR="0076422D" w:rsidRPr="00F00C00">
        <w:rPr>
          <w:rFonts w:ascii="Times New Roman" w:hAnsi="Times New Roman" w:cs="Times New Roman"/>
        </w:rPr>
        <w:t xml:space="preserve">trend estimates from heterogeneous community science data at regional, national, and continental scales. Here we present a </w:t>
      </w:r>
      <w:del w:id="2" w:author="Michel, Nicole" w:date="2018-12-06T15:00:00Z">
        <w:r w:rsidR="00AD6D21" w:rsidDel="00D460F4">
          <w:rPr>
            <w:rFonts w:ascii="Times New Roman" w:hAnsi="Times New Roman" w:cs="Times New Roman"/>
          </w:rPr>
          <w:delText>different</w:delText>
        </w:r>
        <w:r w:rsidR="0076422D" w:rsidRPr="00F00C00" w:rsidDel="00D460F4">
          <w:rPr>
            <w:rFonts w:ascii="Times New Roman" w:hAnsi="Times New Roman" w:cs="Times New Roman"/>
          </w:rPr>
          <w:delText xml:space="preserve"> </w:delText>
        </w:r>
      </w:del>
      <w:ins w:id="3" w:author="Michel, Nicole" w:date="2018-12-06T15:00:00Z">
        <w:r w:rsidR="00D460F4">
          <w:rPr>
            <w:rFonts w:ascii="Times New Roman" w:hAnsi="Times New Roman" w:cs="Times New Roman"/>
          </w:rPr>
          <w:t>new</w:t>
        </w:r>
        <w:r w:rsidR="00D460F4" w:rsidRPr="00F00C00">
          <w:rPr>
            <w:rFonts w:ascii="Times New Roman" w:hAnsi="Times New Roman" w:cs="Times New Roman"/>
          </w:rPr>
          <w:t xml:space="preserve"> </w:t>
        </w:r>
      </w:ins>
      <w:r w:rsidR="0076422D" w:rsidRPr="00F00C00">
        <w:rPr>
          <w:rFonts w:ascii="Times New Roman" w:hAnsi="Times New Roman" w:cs="Times New Roman"/>
        </w:rPr>
        <w:t xml:space="preserve">modeling </w:t>
      </w:r>
      <w:r w:rsidR="0076422D">
        <w:rPr>
          <w:rFonts w:ascii="Times New Roman" w:hAnsi="Times New Roman" w:cs="Times New Roman"/>
        </w:rPr>
        <w:t>approach</w:t>
      </w:r>
      <w:r w:rsidR="0076422D" w:rsidRPr="00F00C00">
        <w:rPr>
          <w:rFonts w:ascii="Times New Roman" w:hAnsi="Times New Roman" w:cs="Times New Roman"/>
        </w:rPr>
        <w:t xml:space="preserve"> that increases the spatial resolution of trend estimates</w:t>
      </w:r>
      <w:del w:id="4" w:author="Michel, Nicole" w:date="2018-12-06T15:00:00Z">
        <w:r w:rsidR="0076422D" w:rsidRPr="00F00C00" w:rsidDel="00D460F4">
          <w:rPr>
            <w:rFonts w:ascii="Times New Roman" w:hAnsi="Times New Roman" w:cs="Times New Roman"/>
          </w:rPr>
          <w:delText>,</w:delText>
        </w:r>
      </w:del>
      <w:r w:rsidR="0076422D" w:rsidRPr="00F00C00">
        <w:rPr>
          <w:rFonts w:ascii="Times New Roman" w:hAnsi="Times New Roman" w:cs="Times New Roman"/>
        </w:rPr>
        <w:t xml:space="preserve"> and reduces the computational burden of trend estimation, each by an order of magnitude. We demonstrate the approach with data for the American Robin (</w:t>
      </w:r>
      <w:proofErr w:type="spellStart"/>
      <w:r w:rsidR="0076422D" w:rsidRPr="00F00C00">
        <w:rPr>
          <w:rFonts w:ascii="Times New Roman" w:hAnsi="Times New Roman" w:cs="Times New Roman"/>
          <w:i/>
        </w:rPr>
        <w:t>Turdus</w:t>
      </w:r>
      <w:proofErr w:type="spellEnd"/>
      <w:r w:rsidR="0076422D" w:rsidRPr="00F00C00">
        <w:rPr>
          <w:rFonts w:ascii="Times New Roman" w:hAnsi="Times New Roman" w:cs="Times New Roman"/>
          <w:i/>
        </w:rPr>
        <w:t xml:space="preserve"> </w:t>
      </w:r>
      <w:proofErr w:type="spellStart"/>
      <w:r w:rsidR="0076422D" w:rsidRPr="00F00C00">
        <w:rPr>
          <w:rFonts w:ascii="Times New Roman" w:hAnsi="Times New Roman" w:cs="Times New Roman"/>
          <w:i/>
        </w:rPr>
        <w:t>migratorius</w:t>
      </w:r>
      <w:proofErr w:type="spellEnd"/>
      <w:r w:rsidR="0076422D" w:rsidRPr="00F00C00">
        <w:rPr>
          <w:rFonts w:ascii="Times New Roman" w:hAnsi="Times New Roman" w:cs="Times New Roman"/>
        </w:rPr>
        <w:t>) from Audubon Christmas Bird Counts conducted between 1966 and 2017</w:t>
      </w:r>
      <w:r w:rsidR="0076422D">
        <w:rPr>
          <w:rFonts w:ascii="Times New Roman" w:hAnsi="Times New Roman" w:cs="Times New Roman"/>
        </w:rPr>
        <w:t xml:space="preserve">.  We show that </w:t>
      </w:r>
      <w:r w:rsidR="0076422D" w:rsidRPr="00F00C00">
        <w:rPr>
          <w:rFonts w:ascii="Times New Roman" w:hAnsi="Times New Roman" w:cs="Times New Roman"/>
        </w:rPr>
        <w:t>aggregate regional trend estimates from the proposed method align well with those from the current standard method</w:t>
      </w:r>
      <w:r w:rsidR="0076422D">
        <w:rPr>
          <w:rFonts w:ascii="Times New Roman" w:hAnsi="Times New Roman" w:cs="Times New Roman"/>
        </w:rPr>
        <w:t xml:space="preserve">, and that spatial variation in trends </w:t>
      </w:r>
      <w:r w:rsidR="00AD6D21">
        <w:rPr>
          <w:rFonts w:ascii="Times New Roman" w:hAnsi="Times New Roman" w:cs="Times New Roman"/>
        </w:rPr>
        <w:t xml:space="preserve">are </w:t>
      </w:r>
      <w:r w:rsidR="0076422D">
        <w:rPr>
          <w:rFonts w:ascii="Times New Roman" w:hAnsi="Times New Roman" w:cs="Times New Roman"/>
        </w:rPr>
        <w:t xml:space="preserve">associated </w:t>
      </w:r>
      <w:r w:rsidR="00AD6D21">
        <w:rPr>
          <w:rFonts w:ascii="Times New Roman" w:hAnsi="Times New Roman" w:cs="Times New Roman"/>
        </w:rPr>
        <w:t>with w</w:t>
      </w:r>
      <w:r w:rsidR="0076422D">
        <w:rPr>
          <w:rFonts w:ascii="Times New Roman" w:hAnsi="Times New Roman" w:cs="Times New Roman"/>
        </w:rPr>
        <w:t>inter temperature</w:t>
      </w:r>
      <w:r w:rsidR="00AD6D21">
        <w:rPr>
          <w:rFonts w:ascii="Times New Roman" w:hAnsi="Times New Roman" w:cs="Times New Roman"/>
        </w:rPr>
        <w:t xml:space="preserve">s and human population densities as </w:t>
      </w:r>
      <w:del w:id="5" w:author="Michel, Nicole" w:date="2018-12-06T15:01:00Z">
        <w:r w:rsidR="00AD6D21" w:rsidDel="00D460F4">
          <w:rPr>
            <w:rFonts w:ascii="Times New Roman" w:hAnsi="Times New Roman" w:cs="Times New Roman"/>
          </w:rPr>
          <w:delText>expected from the</w:delText>
        </w:r>
      </w:del>
      <w:ins w:id="6" w:author="Michel, Nicole" w:date="2018-12-06T15:01:00Z">
        <w:r w:rsidR="00D460F4">
          <w:rPr>
            <w:rFonts w:ascii="Times New Roman" w:hAnsi="Times New Roman" w:cs="Times New Roman"/>
          </w:rPr>
          <w:t>predicted by</w:t>
        </w:r>
      </w:ins>
      <w:r w:rsidR="00AD6D21">
        <w:rPr>
          <w:rFonts w:ascii="Times New Roman" w:hAnsi="Times New Roman" w:cs="Times New Roman"/>
        </w:rPr>
        <w:t xml:space="preserve"> avian energetics</w:t>
      </w:r>
      <w:del w:id="7" w:author="Michel, Nicole" w:date="2018-12-06T15:01:00Z">
        <w:r w:rsidR="00AD6D21" w:rsidDel="00D460F4">
          <w:rPr>
            <w:rFonts w:ascii="Times New Roman" w:hAnsi="Times New Roman" w:cs="Times New Roman"/>
          </w:rPr>
          <w:delText xml:space="preserve"> literature</w:delText>
        </w:r>
      </w:del>
      <w:r w:rsidR="0076422D">
        <w:rPr>
          <w:rFonts w:ascii="Times New Roman" w:hAnsi="Times New Roman" w:cs="Times New Roman"/>
        </w:rPr>
        <w:t xml:space="preserve">.  </w:t>
      </w:r>
      <w:ins w:id="8" w:author="Michel, Nicole" w:date="2018-12-06T15:02:00Z">
        <w:r w:rsidR="00D460F4">
          <w:rPr>
            <w:rFonts w:ascii="Times New Roman" w:hAnsi="Times New Roman" w:cs="Times New Roman"/>
          </w:rPr>
          <w:t>T</w:t>
        </w:r>
      </w:ins>
      <w:del w:id="9" w:author="Michel, Nicole" w:date="2018-12-06T15:02:00Z">
        <w:r w:rsidR="0076422D" w:rsidDel="00D460F4">
          <w:rPr>
            <w:rFonts w:ascii="Times New Roman" w:hAnsi="Times New Roman" w:cs="Times New Roman"/>
          </w:rPr>
          <w:delText>I</w:delText>
        </w:r>
        <w:r w:rsidR="0076422D" w:rsidRPr="00F00C00" w:rsidDel="00D460F4">
          <w:rPr>
            <w:rFonts w:ascii="Times New Roman" w:hAnsi="Times New Roman" w:cs="Times New Roman"/>
          </w:rPr>
          <w:delText>t appears that t</w:delText>
        </w:r>
      </w:del>
      <w:r w:rsidR="0076422D" w:rsidRPr="00F00C00">
        <w:rPr>
          <w:rFonts w:ascii="Times New Roman" w:hAnsi="Times New Roman" w:cs="Times New Roman"/>
        </w:rPr>
        <w:t>h</w:t>
      </w:r>
      <w:del w:id="10" w:author="Michel, Nicole" w:date="2018-12-06T15:02:00Z">
        <w:r w:rsidR="0076422D" w:rsidRPr="00F00C00" w:rsidDel="00D460F4">
          <w:rPr>
            <w:rFonts w:ascii="Times New Roman" w:hAnsi="Times New Roman" w:cs="Times New Roman"/>
          </w:rPr>
          <w:delText>e</w:delText>
        </w:r>
      </w:del>
      <w:ins w:id="11" w:author="Michel, Nicole" w:date="2018-12-06T15:02:00Z">
        <w:r w:rsidR="00D460F4">
          <w:rPr>
            <w:rFonts w:ascii="Times New Roman" w:hAnsi="Times New Roman" w:cs="Times New Roman"/>
          </w:rPr>
          <w:t>is</w:t>
        </w:r>
      </w:ins>
      <w:r w:rsidR="0076422D" w:rsidRPr="00F00C00">
        <w:rPr>
          <w:rFonts w:ascii="Times New Roman" w:hAnsi="Times New Roman" w:cs="Times New Roman"/>
        </w:rPr>
        <w:t xml:space="preserve"> </w:t>
      </w:r>
      <w:del w:id="12" w:author="Michel, Nicole" w:date="2018-12-06T15:02:00Z">
        <w:r w:rsidR="0076422D" w:rsidRPr="00F00C00" w:rsidDel="00D460F4">
          <w:rPr>
            <w:rFonts w:ascii="Times New Roman" w:hAnsi="Times New Roman" w:cs="Times New Roman"/>
          </w:rPr>
          <w:delText xml:space="preserve">proposed </w:delText>
        </w:r>
      </w:del>
      <w:r w:rsidR="0076422D" w:rsidRPr="00F00C00">
        <w:rPr>
          <w:rFonts w:ascii="Times New Roman" w:hAnsi="Times New Roman" w:cs="Times New Roman"/>
        </w:rPr>
        <w:t xml:space="preserve">technique can provide reasonable large-scale trend estimates </w:t>
      </w:r>
      <w:r w:rsidR="0076422D" w:rsidRPr="00F00C00">
        <w:rPr>
          <w:rFonts w:ascii="Times New Roman" w:hAnsi="Times New Roman" w:cs="Times New Roman"/>
        </w:rPr>
        <w:lastRenderedPageBreak/>
        <w:t xml:space="preserve">for users </w:t>
      </w:r>
      <w:del w:id="13" w:author="Michel, Nicole" w:date="2018-12-06T15:01:00Z">
        <w:r w:rsidR="0076422D" w:rsidRPr="00F00C00" w:rsidDel="00D460F4">
          <w:rPr>
            <w:rFonts w:ascii="Times New Roman" w:hAnsi="Times New Roman" w:cs="Times New Roman"/>
          </w:rPr>
          <w:delText>concerned with</w:delText>
        </w:r>
      </w:del>
      <w:ins w:id="14" w:author="Michel, Nicole" w:date="2018-12-06T15:01:00Z">
        <w:r w:rsidR="00D460F4">
          <w:rPr>
            <w:rFonts w:ascii="Times New Roman" w:hAnsi="Times New Roman" w:cs="Times New Roman"/>
          </w:rPr>
          <w:t>interested in</w:t>
        </w:r>
      </w:ins>
      <w:r w:rsidR="0076422D" w:rsidRPr="00F00C00">
        <w:rPr>
          <w:rFonts w:ascii="Times New Roman" w:hAnsi="Times New Roman" w:cs="Times New Roman"/>
        </w:rPr>
        <w:t xml:space="preserve"> general patterns, while also providing higher resolution estimates for </w:t>
      </w:r>
      <w:del w:id="15" w:author="Michel, Nicole" w:date="2018-12-06T15:02:00Z">
        <w:r w:rsidR="0076422D" w:rsidRPr="00F00C00" w:rsidDel="00D460F4">
          <w:rPr>
            <w:rFonts w:ascii="Times New Roman" w:hAnsi="Times New Roman" w:cs="Times New Roman"/>
          </w:rPr>
          <w:delText xml:space="preserve">others </w:delText>
        </w:r>
      </w:del>
      <w:r w:rsidR="0076422D" w:rsidRPr="00F00C00">
        <w:rPr>
          <w:rFonts w:ascii="Times New Roman" w:hAnsi="Times New Roman" w:cs="Times New Roman"/>
        </w:rPr>
        <w:t>examining correlates of abundance trends at finer spatial scales</w:t>
      </w:r>
      <w:r w:rsidR="00AD6D21">
        <w:rPr>
          <w:rFonts w:ascii="Times New Roman" w:hAnsi="Times New Roman" w:cs="Times New Roman"/>
        </w:rPr>
        <w:t>, which is a prerequisite for tailoring management plans to local conditions</w:t>
      </w:r>
      <w:r w:rsidR="0076422D" w:rsidRPr="00F00C00">
        <w:rPr>
          <w:rFonts w:ascii="Times New Roman" w:hAnsi="Times New Roman" w:cs="Times New Roman"/>
        </w:rPr>
        <w:t>.</w:t>
      </w:r>
    </w:p>
    <w:p w14:paraId="3F1D70A4" w14:textId="77777777" w:rsidR="001D2A93" w:rsidRPr="00F74943" w:rsidRDefault="001D2A93" w:rsidP="00305174">
      <w:pPr>
        <w:pStyle w:val="NoSpacing"/>
        <w:spacing w:line="480" w:lineRule="auto"/>
        <w:rPr>
          <w:rFonts w:ascii="Times New Roman" w:hAnsi="Times New Roman" w:cs="Times New Roman"/>
        </w:rPr>
      </w:pPr>
    </w:p>
    <w:p w14:paraId="6777165F" w14:textId="77777777" w:rsidR="00F74943" w:rsidRDefault="00F74943" w:rsidP="00305174">
      <w:pPr>
        <w:pStyle w:val="NoSpacing"/>
        <w:spacing w:line="480" w:lineRule="auto"/>
        <w:rPr>
          <w:rFonts w:ascii="Times New Roman" w:hAnsi="Times New Roman" w:cs="Times New Roman"/>
          <w:b/>
        </w:rPr>
      </w:pPr>
      <w:r w:rsidRPr="00F74943">
        <w:rPr>
          <w:rFonts w:ascii="Times New Roman" w:hAnsi="Times New Roman" w:cs="Times New Roman"/>
          <w:b/>
        </w:rPr>
        <w:t>Key Words</w:t>
      </w:r>
    </w:p>
    <w:p w14:paraId="5EA22FB3" w14:textId="34C4A6D6" w:rsidR="00252CB5" w:rsidRPr="00E920E3" w:rsidRDefault="00E920E3" w:rsidP="00305174">
      <w:pPr>
        <w:pStyle w:val="NoSpacing"/>
        <w:spacing w:line="480" w:lineRule="auto"/>
        <w:rPr>
          <w:rFonts w:ascii="Times New Roman" w:hAnsi="Times New Roman" w:cs="Times New Roman"/>
        </w:rPr>
      </w:pPr>
      <w:r w:rsidRPr="00E920E3">
        <w:rPr>
          <w:rFonts w:ascii="Times New Roman" w:hAnsi="Times New Roman" w:cs="Times New Roman"/>
        </w:rPr>
        <w:t xml:space="preserve">Audubon Christmas Bird Count, </w:t>
      </w:r>
      <w:r w:rsidR="004F7A13">
        <w:rPr>
          <w:rFonts w:ascii="Times New Roman" w:hAnsi="Times New Roman" w:cs="Times New Roman"/>
        </w:rPr>
        <w:t xml:space="preserve">Bayesian hierarchical model, </w:t>
      </w:r>
      <w:r w:rsidRPr="00E920E3">
        <w:rPr>
          <w:rFonts w:ascii="Times New Roman" w:hAnsi="Times New Roman" w:cs="Times New Roman"/>
        </w:rPr>
        <w:t xml:space="preserve">North American Breeding Bird Survey, </w:t>
      </w:r>
      <w:r w:rsidR="005A3FCA">
        <w:rPr>
          <w:rFonts w:ascii="Times New Roman" w:hAnsi="Times New Roman" w:cs="Times New Roman"/>
        </w:rPr>
        <w:t>p</w:t>
      </w:r>
      <w:r>
        <w:rPr>
          <w:rFonts w:ascii="Times New Roman" w:hAnsi="Times New Roman" w:cs="Times New Roman"/>
        </w:rPr>
        <w:t xml:space="preserve">opulation trends, </w:t>
      </w:r>
      <w:r w:rsidR="005A3FCA">
        <w:rPr>
          <w:rFonts w:ascii="Times New Roman" w:hAnsi="Times New Roman" w:cs="Times New Roman"/>
        </w:rPr>
        <w:t>s</w:t>
      </w:r>
      <w:r w:rsidR="004F7A13">
        <w:rPr>
          <w:rFonts w:ascii="Times New Roman" w:hAnsi="Times New Roman" w:cs="Times New Roman"/>
        </w:rPr>
        <w:t>patially</w:t>
      </w:r>
      <w:r>
        <w:rPr>
          <w:rFonts w:ascii="Times New Roman" w:hAnsi="Times New Roman" w:cs="Times New Roman"/>
        </w:rPr>
        <w:t xml:space="preserve"> varying coefficients</w:t>
      </w:r>
      <w:r w:rsidR="004F7A13">
        <w:rPr>
          <w:rFonts w:ascii="Times New Roman" w:hAnsi="Times New Roman" w:cs="Times New Roman"/>
        </w:rPr>
        <w:t xml:space="preserve">, </w:t>
      </w:r>
      <w:r w:rsidR="005A3FCA">
        <w:rPr>
          <w:rFonts w:ascii="Times New Roman" w:hAnsi="Times New Roman" w:cs="Times New Roman"/>
        </w:rPr>
        <w:t>c</w:t>
      </w:r>
      <w:r w:rsidR="004F7A13">
        <w:rPr>
          <w:rFonts w:ascii="Times New Roman" w:hAnsi="Times New Roman" w:cs="Times New Roman"/>
        </w:rPr>
        <w:t>onditional autoregressive model</w:t>
      </w:r>
      <w:ins w:id="16" w:author="Michel, Nicole" w:date="2018-12-06T15:03:00Z">
        <w:r w:rsidR="00D460F4">
          <w:rPr>
            <w:rFonts w:ascii="Times New Roman" w:hAnsi="Times New Roman" w:cs="Times New Roman"/>
          </w:rPr>
          <w:t>, range shifts</w:t>
        </w:r>
      </w:ins>
    </w:p>
    <w:p w14:paraId="0F0CC32B" w14:textId="77777777" w:rsidR="00F74943" w:rsidRPr="00F74943" w:rsidRDefault="00F74943" w:rsidP="00305174">
      <w:pPr>
        <w:pStyle w:val="NoSpacing"/>
        <w:spacing w:line="480" w:lineRule="auto"/>
        <w:rPr>
          <w:rFonts w:ascii="Times New Roman" w:hAnsi="Times New Roman" w:cs="Times New Roman"/>
        </w:rPr>
      </w:pPr>
    </w:p>
    <w:p w14:paraId="77A7F3A0" w14:textId="77777777" w:rsidR="00F74943" w:rsidRPr="00F74943" w:rsidRDefault="00F74943" w:rsidP="00305174">
      <w:pPr>
        <w:pStyle w:val="NoSpacing"/>
        <w:spacing w:line="480" w:lineRule="auto"/>
        <w:rPr>
          <w:rFonts w:ascii="Times New Roman" w:hAnsi="Times New Roman" w:cs="Times New Roman"/>
          <w:b/>
        </w:rPr>
      </w:pPr>
      <w:r w:rsidRPr="00F74943">
        <w:rPr>
          <w:rFonts w:ascii="Times New Roman" w:hAnsi="Times New Roman" w:cs="Times New Roman"/>
          <w:b/>
        </w:rPr>
        <w:t>Introduction</w:t>
      </w:r>
    </w:p>
    <w:p w14:paraId="013A4B5F" w14:textId="46C3BBBC" w:rsidR="00F74943" w:rsidRPr="00F74943" w:rsidRDefault="00F74943" w:rsidP="00305174">
      <w:pPr>
        <w:pStyle w:val="NoSpacing"/>
        <w:spacing w:line="480" w:lineRule="auto"/>
        <w:rPr>
          <w:rFonts w:ascii="Times New Roman" w:hAnsi="Times New Roman" w:cs="Times New Roman"/>
        </w:rPr>
      </w:pPr>
      <w:r w:rsidRPr="00F74943">
        <w:rPr>
          <w:rFonts w:ascii="Times New Roman" w:hAnsi="Times New Roman" w:cs="Times New Roman"/>
        </w:rPr>
        <w:t>Volunteers with the Audubon Christmas Bird Count (CBC</w:t>
      </w:r>
      <w:r>
        <w:rPr>
          <w:rFonts w:ascii="Times New Roman" w:hAnsi="Times New Roman" w:cs="Times New Roman"/>
        </w:rPr>
        <w:t>)</w:t>
      </w:r>
      <w:r w:rsidRPr="00F74943">
        <w:rPr>
          <w:rFonts w:ascii="Times New Roman" w:hAnsi="Times New Roman" w:cs="Times New Roman"/>
        </w:rPr>
        <w:t xml:space="preserve"> have been counting wintering birds across North America every year for the last 118 years</w:t>
      </w:r>
      <w:r>
        <w:rPr>
          <w:rFonts w:ascii="Times New Roman" w:hAnsi="Times New Roman" w:cs="Times New Roman"/>
        </w:rPr>
        <w:t xml:space="preserve"> </w:t>
      </w:r>
      <w:r>
        <w:rPr>
          <w:rFonts w:ascii="Times New Roman" w:hAnsi="Times New Roman" w:cs="Times New Roman"/>
        </w:rPr>
        <w:fldChar w:fldCharType="begin"/>
      </w:r>
      <w:r w:rsidR="00176A6A">
        <w:rPr>
          <w:rFonts w:ascii="Times New Roman" w:hAnsi="Times New Roman" w:cs="Times New Roman"/>
        </w:rPr>
        <w:instrText xml:space="preserve"> ADDIN ZOTERO_ITEM CSL_CITATION {"citationID":"8UCivsNd","properties":{"formattedCitation":"(Dunn et al. 2005, Soykan et al. 2016)","plainCitation":"(Dunn et al. 2005, Soykan et al. 2016)","noteIndex":0},"citationItems":[{"id":15716,"uris":["http://zotero.org/users/40926/items/ITE32MJQ"],"uri":["http://zotero.org/users/40926/items/ITE32MJQ"],"itemData":{"id":15716,"type":"article-journal","title":"Enhancing the scientific value of the Christmas Bird Count","container-title":"The Auk","page":"338–346","volume":"122","issue":"1","source":"Google Scholar","author":[{"family":"Dunn","given":"Erica H."},{"family":"Francis","given":"Charles M."},{"family":"Blancher","given":"Peter J."},{"family":"Drennan","given":"Susan Roney"},{"family":"Howe","given":"Marshall A."},{"family":"Lepage","given":"Denis"},{"family":"Robbins","given":"Chandler S."},{"family":"Rosenberg","given":"Kenneth V."},{"family":"Sauer","given":"John R."},{"family":"Smith","given":"Kimberly G."}],"issued":{"date-parts":[["2005"]]}},"label":"page"},{"id":15763,"uris":["http://zotero.org/users/40926/items/V85U6RZV"],"uri":["http://zotero.org/users/40926/items/V85U6RZV"],"itemData":{"id":15763,"type":"article-journal","title":"Population trends for North American winter birds based on hierarchical models","container-title":"Ecosphere","page":"e01351","volume":"7","issue":"5","source":"Google Scholar","author":[{"family":"Soykan","given":"Candan U."},{"family":"Sauer","given":"John"},{"family":"Schuetz","given":"Justin G."},{"family":"LeBaron","given":"Geoffrey S."},{"family":"Dale","given":"Kathy"},{"family":"Langham","given":"Gary M."}],"issued":{"date-parts":[["2016"]]}},"label":"page"}],"schema":"https://github.com/citation-style-language/schema/raw/master/csl-citation.json"} </w:instrText>
      </w:r>
      <w:r>
        <w:rPr>
          <w:rFonts w:ascii="Times New Roman" w:hAnsi="Times New Roman" w:cs="Times New Roman"/>
        </w:rPr>
        <w:fldChar w:fldCharType="separate"/>
      </w:r>
      <w:r w:rsidR="00176A6A" w:rsidRPr="00176A6A">
        <w:rPr>
          <w:rFonts w:ascii="Times New Roman" w:hAnsi="Times New Roman" w:cs="Times New Roman"/>
        </w:rPr>
        <w:t>(Dunn et al. 2005, Soykan et al. 2016)</w:t>
      </w:r>
      <w:r>
        <w:rPr>
          <w:rFonts w:ascii="Times New Roman" w:hAnsi="Times New Roman" w:cs="Times New Roman"/>
        </w:rPr>
        <w:fldChar w:fldCharType="end"/>
      </w:r>
      <w:r w:rsidRPr="00F74943">
        <w:rPr>
          <w:rFonts w:ascii="Times New Roman" w:hAnsi="Times New Roman" w:cs="Times New Roman"/>
        </w:rPr>
        <w:t xml:space="preserve">. </w:t>
      </w:r>
      <w:r w:rsidR="00767C56">
        <w:rPr>
          <w:rFonts w:ascii="Times New Roman" w:hAnsi="Times New Roman" w:cs="Times New Roman"/>
        </w:rPr>
        <w:t xml:space="preserve"> </w:t>
      </w:r>
      <w:r w:rsidRPr="00F74943">
        <w:rPr>
          <w:rFonts w:ascii="Times New Roman" w:hAnsi="Times New Roman" w:cs="Times New Roman"/>
        </w:rPr>
        <w:t>Population trends derived from CBC data, along with those derived from other large-scale monitoring programs like the North American Breeding Bird Survey</w:t>
      </w:r>
      <w:r>
        <w:rPr>
          <w:rFonts w:ascii="Times New Roman" w:hAnsi="Times New Roman" w:cs="Times New Roman"/>
        </w:rPr>
        <w:t xml:space="preserve"> </w:t>
      </w:r>
      <w:r>
        <w:rPr>
          <w:rFonts w:ascii="Times New Roman" w:hAnsi="Times New Roman" w:cs="Times New Roman"/>
        </w:rPr>
        <w:fldChar w:fldCharType="begin"/>
      </w:r>
      <w:r w:rsidR="00AE46B2">
        <w:rPr>
          <w:rFonts w:ascii="Times New Roman" w:hAnsi="Times New Roman" w:cs="Times New Roman"/>
        </w:rPr>
        <w:instrText xml:space="preserve"> ADDIN ZOTERO_ITEM CSL_CITATION {"citationID":"DXAV0vmk","properties":{"formattedCitation":"(BBS, Robbins et al. 1989, Sauer et al. 2017)","plainCitation":"(BBS, Robbins et al. 1989, Sauer et al. 2017)","noteIndex":0},"citationItems":[{"id":15864,"uris":["http://zotero.org/users/40926/items/L3JJG28G"],"uri":["http://zotero.org/users/40926/items/L3JJG28G"],"itemData":{"id":15864,"type":"article-journal","title":"Population declines in North American birds that migrate to the neotropics","container-title":"Proceedings of the National Academy of Sciences","page":"7658-7662","volume":"86","issue":"19","source":"www.pnas.org","abstract":"Using data from the North American Breeding Bird Survey, we determined that most neotropical migrant bird species that breed in forests of the eastern United States and Canada have recently (1978-1987) declined in abundance after a period of stable or increasing populations. Most permanent residents and temperate-zone migrants did not show a general pattern of decrease during this period. Field data from Mexico were used to classify a subset of the neotropical migrants as using forest or scrub habitats during winter. Population declines during 1978-1987 were significantly greater among the forest-wintering species, while populations of scrub-wintering species increased. The same subset of neotropical migrants also showed overall declines in forest-breeding species, but no significant differences existed between species breeding in forest and scrub habitats. Neotropical migrant species that primarily use forested habitats in either wintering or breeding areas are declining, but a statistically significant association between habitat and population declines was detected only in the tropics.","DOI":"10.1073/pnas.86.19.7658","ISSN":"0027-8424, 1091-6490","note":"PMID: 2798430","journalAbbreviation":"PNAS","language":"en","author":[{"family":"Robbins","given":"C. S."},{"family":"Sauer","given":"J. R."},{"family":"Greenberg","given":"R. S."},{"family":"Droege","given":"S."}],"issued":{"date-parts":[["1989",10,1]]}},"label":"page","prefix":"BBS, "},{"id":15702,"uris":["http://zotero.org/users/40926/items/MITIMJCV"],"uri":["http://zotero.org/users/40926/items/MITIMJCV"],"itemData":{"id":15702,"type":"article-journal","title":"The first 50 years of the North American Breeding Bird Survey","container-title":"The Condor","page":"576–593","volume":"119","issue":"3","source":"Google Scholar","author":[{"family":"Sauer","given":"John R."},{"family":"Pardieck","given":"Keith L."},{"family":"Ziolkowski Jr","given":"David J."},{"family":"Smith","given":"Adam C."},{"family":"Hudson","given":"Marie-Anne R."},{"family":"Rodriguez","given":"Vicente"},{"family":"Berlanga","given":"Humberto"},{"family":"Niven","given":"Daniel K."},{"family":"Link","given":"William A."}],"issued":{"date-parts":[["2017"]]}},"label":"page"}],"schema":"https://github.com/citation-style-language/schema/raw/master/csl-citation.json"} </w:instrText>
      </w:r>
      <w:r>
        <w:rPr>
          <w:rFonts w:ascii="Times New Roman" w:hAnsi="Times New Roman" w:cs="Times New Roman"/>
        </w:rPr>
        <w:fldChar w:fldCharType="separate"/>
      </w:r>
      <w:r w:rsidR="00AE46B2" w:rsidRPr="00AE46B2">
        <w:rPr>
          <w:rFonts w:ascii="Times New Roman" w:hAnsi="Times New Roman" w:cs="Times New Roman"/>
        </w:rPr>
        <w:t>(BBS, Robbins et al. 1989, Sauer et al. 2017)</w:t>
      </w:r>
      <w:r>
        <w:rPr>
          <w:rFonts w:ascii="Times New Roman" w:hAnsi="Times New Roman" w:cs="Times New Roman"/>
        </w:rPr>
        <w:fldChar w:fldCharType="end"/>
      </w:r>
      <w:r w:rsidRPr="00F74943">
        <w:rPr>
          <w:rFonts w:ascii="Times New Roman" w:hAnsi="Times New Roman" w:cs="Times New Roman"/>
        </w:rPr>
        <w:t xml:space="preserve">, </w:t>
      </w:r>
      <w:r w:rsidR="001A33F4">
        <w:rPr>
          <w:rFonts w:ascii="Times New Roman" w:hAnsi="Times New Roman" w:cs="Times New Roman"/>
        </w:rPr>
        <w:t>provide valuable</w:t>
      </w:r>
      <w:r w:rsidRPr="00F74943">
        <w:rPr>
          <w:rFonts w:ascii="Times New Roman" w:hAnsi="Times New Roman" w:cs="Times New Roman"/>
        </w:rPr>
        <w:t xml:space="preserve"> information for understanding the conservation needs</w:t>
      </w:r>
      <w:r>
        <w:rPr>
          <w:rFonts w:ascii="Times New Roman" w:hAnsi="Times New Roman" w:cs="Times New Roman"/>
        </w:rPr>
        <w:t xml:space="preserve"> of North American bird species </w:t>
      </w:r>
      <w:r>
        <w:rPr>
          <w:rFonts w:ascii="Times New Roman" w:hAnsi="Times New Roman" w:cs="Times New Roman"/>
        </w:rPr>
        <w:fldChar w:fldCharType="begin"/>
      </w:r>
      <w:r w:rsidR="00DD012F">
        <w:rPr>
          <w:rFonts w:ascii="Times New Roman" w:hAnsi="Times New Roman" w:cs="Times New Roman"/>
        </w:rPr>
        <w:instrText xml:space="preserve"> ADDIN ZOTERO_ITEM CSL_CITATION {"citationID":"Z2IPuBw4","properties":{"formattedCitation":"(Dickinson et al. 2010, Hochachka et al. 2012)","plainCitation":"(Dickinson et al. 2010, Hochachka et al. 2012)","noteIndex":0},"citationItems":[{"id":15736,"uris":["http://zotero.org/users/40926/items/EPPEXHG2"],"uri":["http://zotero.org/users/40926/items/EPPEXHG2"],"itemData":{"id":15736,"type":"article-journal","title":"Citizen science as an ecological research tool: challenges and benefits","container-title":"Annual review of ecology, evolution, and systematics","page":"149–172","volume":"41","source":"Google Scholar","shortTitle":"Citizen science as an ecological research tool","author":[{"family":"Dickinson","given":"Janis L."},{"family":"Zuckerberg","given":"Benjamin"},{"family":"Bonter","given":"David N."}],"issued":{"date-parts":[["2010"]]}},"label":"page"},{"id":15735,"uris":["http://zotero.org/users/40926/items/NPWG6DQC"],"uri":["http://zotero.org/users/40926/items/NPWG6DQC"],"itemData":{"id":15735,"type":"article-journal","title":"Data-intensive science applied to broad-scale citizen science","container-title":"Trends in Ecology &amp; Evolution","page":"130–137","volume":"27","issue":"2","source":"Google Scholar","author":[{"family":"Hochachka","given":"Wesley M."},{"family":"Fink","given":"Daniel"},{"family":"Hutchinson","given":"Rebecca A."},{"family":"Sheldon","given":"Daniel"},{"literal":"Wong, Weng-Keen"},{"family":"Kelling","given":"Steve"}],"issued":{"date-parts":[["2012"]]}},"label":"page"}],"schema":"https://github.com/citation-style-language/schema/raw/master/csl-citation.json"} </w:instrText>
      </w:r>
      <w:r>
        <w:rPr>
          <w:rFonts w:ascii="Times New Roman" w:hAnsi="Times New Roman" w:cs="Times New Roman"/>
        </w:rPr>
        <w:fldChar w:fldCharType="separate"/>
      </w:r>
      <w:r w:rsidR="00DD012F" w:rsidRPr="00DD012F">
        <w:rPr>
          <w:rFonts w:ascii="Times New Roman" w:hAnsi="Times New Roman" w:cs="Times New Roman"/>
        </w:rPr>
        <w:t>(Dickinson et al. 2010, Hochachka et al. 2012)</w:t>
      </w:r>
      <w:r>
        <w:rPr>
          <w:rFonts w:ascii="Times New Roman" w:hAnsi="Times New Roman" w:cs="Times New Roman"/>
        </w:rPr>
        <w:fldChar w:fldCharType="end"/>
      </w:r>
      <w:r>
        <w:rPr>
          <w:rFonts w:ascii="Times New Roman" w:hAnsi="Times New Roman" w:cs="Times New Roman"/>
        </w:rPr>
        <w:t>.</w:t>
      </w:r>
      <w:r w:rsidR="006F41FF">
        <w:rPr>
          <w:rFonts w:ascii="Times New Roman" w:hAnsi="Times New Roman" w:cs="Times New Roman"/>
        </w:rPr>
        <w:t xml:space="preserve"> </w:t>
      </w:r>
      <w:r w:rsidR="008307A9">
        <w:rPr>
          <w:rFonts w:ascii="Times New Roman" w:hAnsi="Times New Roman" w:cs="Times New Roman"/>
        </w:rPr>
        <w:t xml:space="preserve">For example, </w:t>
      </w:r>
      <w:r w:rsidR="006F41FF">
        <w:rPr>
          <w:rFonts w:ascii="Times New Roman" w:hAnsi="Times New Roman" w:cs="Times New Roman"/>
        </w:rPr>
        <w:t>CBC</w:t>
      </w:r>
      <w:r w:rsidR="00DD012F">
        <w:rPr>
          <w:rFonts w:ascii="Times New Roman" w:hAnsi="Times New Roman" w:cs="Times New Roman"/>
        </w:rPr>
        <w:t xml:space="preserve"> and BBS</w:t>
      </w:r>
      <w:r w:rsidR="006F41FF">
        <w:rPr>
          <w:rFonts w:ascii="Times New Roman" w:hAnsi="Times New Roman" w:cs="Times New Roman"/>
        </w:rPr>
        <w:t xml:space="preserve"> trends </w:t>
      </w:r>
      <w:r w:rsidR="00F8752B">
        <w:rPr>
          <w:rFonts w:ascii="Times New Roman" w:hAnsi="Times New Roman" w:cs="Times New Roman"/>
        </w:rPr>
        <w:t>are used</w:t>
      </w:r>
      <w:r w:rsidR="006F41FF">
        <w:rPr>
          <w:rFonts w:ascii="Times New Roman" w:hAnsi="Times New Roman" w:cs="Times New Roman"/>
        </w:rPr>
        <w:t xml:space="preserve"> </w:t>
      </w:r>
      <w:r w:rsidR="00DD012F">
        <w:rPr>
          <w:rFonts w:ascii="Times New Roman" w:hAnsi="Times New Roman" w:cs="Times New Roman"/>
        </w:rPr>
        <w:t xml:space="preserve">to evaluate population change </w:t>
      </w:r>
      <w:r w:rsidR="00583712">
        <w:rPr>
          <w:rFonts w:ascii="Times New Roman" w:hAnsi="Times New Roman" w:cs="Times New Roman"/>
        </w:rPr>
        <w:t xml:space="preserve">rates </w:t>
      </w:r>
      <w:r w:rsidR="00DD012F">
        <w:rPr>
          <w:rFonts w:ascii="Times New Roman" w:hAnsi="Times New Roman" w:cs="Times New Roman"/>
        </w:rPr>
        <w:t>and population half-</w:t>
      </w:r>
      <w:r w:rsidR="00583712">
        <w:rPr>
          <w:rFonts w:ascii="Times New Roman" w:hAnsi="Times New Roman" w:cs="Times New Roman"/>
        </w:rPr>
        <w:t>lives</w:t>
      </w:r>
      <w:r w:rsidR="00DD012F">
        <w:rPr>
          <w:rFonts w:ascii="Times New Roman" w:hAnsi="Times New Roman" w:cs="Times New Roman"/>
        </w:rPr>
        <w:t xml:space="preserve"> for many of the 448 bird species included in the </w:t>
      </w:r>
      <w:r w:rsidR="00F8752B">
        <w:rPr>
          <w:rFonts w:ascii="Times New Roman" w:hAnsi="Times New Roman" w:cs="Times New Roman"/>
        </w:rPr>
        <w:t xml:space="preserve">Partners in Flight </w:t>
      </w:r>
      <w:proofErr w:type="spellStart"/>
      <w:r w:rsidR="00DD012F">
        <w:rPr>
          <w:rFonts w:ascii="Times New Roman" w:hAnsi="Times New Roman" w:cs="Times New Roman"/>
        </w:rPr>
        <w:t>Landbird</w:t>
      </w:r>
      <w:proofErr w:type="spellEnd"/>
      <w:r w:rsidR="00DD012F">
        <w:rPr>
          <w:rFonts w:ascii="Times New Roman" w:hAnsi="Times New Roman" w:cs="Times New Roman"/>
        </w:rPr>
        <w:t xml:space="preserve"> Conservation Plan </w:t>
      </w:r>
      <w:r w:rsidR="00DD012F">
        <w:rPr>
          <w:rFonts w:ascii="Times New Roman" w:hAnsi="Times New Roman" w:cs="Times New Roman"/>
        </w:rPr>
        <w:fldChar w:fldCharType="begin"/>
      </w:r>
      <w:r w:rsidR="00DD012F">
        <w:rPr>
          <w:rFonts w:ascii="Times New Roman" w:hAnsi="Times New Roman" w:cs="Times New Roman"/>
        </w:rPr>
        <w:instrText xml:space="preserve"> ADDIN ZOTERO_ITEM CSL_CITATION {"citationID":"Xde9bYT0","properties":{"formattedCitation":"(Rosenberg et al. 2016, 2017)","plainCitation":"(Rosenberg et al. 2016, 2017)","noteIndex":0},"citationItems":[{"id":15779,"uris":["http://zotero.org/users/40926/items/P7TZXFWB"],"uri":["http://zotero.org/users/40926/items/P7TZXFWB"],"itemData":{"id":15779,"type":"report","title":"Partners in flight landbird conservation plan: 2016 revision for Canada and continental United States","publisher":"Partners in Flight Science Committee","page":"119","source":"Google Scholar","shortTitle":"Partners in flight landbird conservation plan","author":[{"family":"Rosenberg","given":"K. V."},{"family":"Kennedy","given":"J. A."},{"family":"Dettmers","given":"R."},{"family":"Ford","given":"R. P."},{"family":"Reynolds","given":"D."},{"family":"Alexander","given":"J. D."},{"family":"Beardmore","given":"C. J."},{"family":"Blancher","given":"P. J."},{"family":"Bogart","given":"R. E."},{"family":"Butcher","given":"G. S."}],"issued":{"date-parts":[["2016"]]}},"label":"page"},{"id":15838,"uris":["http://zotero.org/users/40926/items/HIWG9WFF"],"uri":["http://zotero.org/users/40926/items/HIWG9WFF"],"itemData":{"id":15838,"type":"article-journal","title":"Use of North American Breeding Bird Survey data in avian conservation assessments","container-title":"The Condor","page":"594–606","volume":"119","issue":"3","source":"Google Scholar","author":[{"family":"Rosenberg","given":"Kenneth V."},{"family":"Blancher","given":"Peter J."},{"family":"Stanton","given":"Jessica C."},{"family":"Panjabi","given":"Arvind O."}],"issued":{"date-parts":[["2017"]]}},"label":"page"}],"schema":"https://github.com/citation-style-language/schema/raw/master/csl-citation.json"} </w:instrText>
      </w:r>
      <w:r w:rsidR="00DD012F">
        <w:rPr>
          <w:rFonts w:ascii="Times New Roman" w:hAnsi="Times New Roman" w:cs="Times New Roman"/>
        </w:rPr>
        <w:fldChar w:fldCharType="separate"/>
      </w:r>
      <w:r w:rsidR="00DD012F" w:rsidRPr="00DD012F">
        <w:rPr>
          <w:rFonts w:ascii="Times New Roman" w:hAnsi="Times New Roman" w:cs="Times New Roman"/>
        </w:rPr>
        <w:t>(Rosenberg et al. 2016, 2017)</w:t>
      </w:r>
      <w:r w:rsidR="00DD012F">
        <w:rPr>
          <w:rFonts w:ascii="Times New Roman" w:hAnsi="Times New Roman" w:cs="Times New Roman"/>
        </w:rPr>
        <w:fldChar w:fldCharType="end"/>
      </w:r>
      <w:r w:rsidR="006F41FF">
        <w:rPr>
          <w:rFonts w:ascii="Times New Roman" w:hAnsi="Times New Roman" w:cs="Times New Roman"/>
        </w:rPr>
        <w:t xml:space="preserve">. </w:t>
      </w:r>
      <w:r w:rsidR="001A33F4">
        <w:rPr>
          <w:rFonts w:ascii="Times New Roman" w:hAnsi="Times New Roman" w:cs="Times New Roman"/>
        </w:rPr>
        <w:t xml:space="preserve"> </w:t>
      </w:r>
      <w:r w:rsidR="00DD012F">
        <w:rPr>
          <w:rFonts w:ascii="Times New Roman" w:hAnsi="Times New Roman" w:cs="Times New Roman"/>
        </w:rPr>
        <w:t xml:space="preserve">CBC </w:t>
      </w:r>
      <w:r w:rsidR="00800090">
        <w:rPr>
          <w:rFonts w:ascii="Times New Roman" w:hAnsi="Times New Roman" w:cs="Times New Roman"/>
        </w:rPr>
        <w:t>and</w:t>
      </w:r>
      <w:r w:rsidR="00DD012F">
        <w:rPr>
          <w:rFonts w:ascii="Times New Roman" w:hAnsi="Times New Roman" w:cs="Times New Roman"/>
        </w:rPr>
        <w:t xml:space="preserve"> BBS trends are also used by </w:t>
      </w:r>
      <w:proofErr w:type="spellStart"/>
      <w:r w:rsidR="00DD012F">
        <w:rPr>
          <w:rFonts w:ascii="Times New Roman" w:hAnsi="Times New Roman" w:cs="Times New Roman"/>
        </w:rPr>
        <w:t>BirdLife</w:t>
      </w:r>
      <w:proofErr w:type="spellEnd"/>
      <w:r w:rsidR="00DD012F">
        <w:rPr>
          <w:rFonts w:ascii="Times New Roman" w:hAnsi="Times New Roman" w:cs="Times New Roman"/>
        </w:rPr>
        <w:t xml:space="preserve"> International </w:t>
      </w:r>
      <w:r w:rsidR="00800090">
        <w:rPr>
          <w:rFonts w:ascii="Times New Roman" w:hAnsi="Times New Roman" w:cs="Times New Roman"/>
        </w:rPr>
        <w:t>(</w:t>
      </w:r>
      <w:r w:rsidR="00800090" w:rsidRPr="00800090">
        <w:rPr>
          <w:rFonts w:ascii="Times New Roman" w:hAnsi="Times New Roman" w:cs="Times New Roman"/>
        </w:rPr>
        <w:t>http://datazone.birdlife.org/species/search</w:t>
      </w:r>
      <w:r w:rsidR="00800090">
        <w:rPr>
          <w:rFonts w:ascii="Times New Roman" w:hAnsi="Times New Roman" w:cs="Times New Roman"/>
        </w:rPr>
        <w:t xml:space="preserve">) </w:t>
      </w:r>
      <w:r w:rsidR="00DD012F">
        <w:rPr>
          <w:rFonts w:ascii="Times New Roman" w:hAnsi="Times New Roman" w:cs="Times New Roman"/>
        </w:rPr>
        <w:t>to make status recommendations to</w:t>
      </w:r>
      <w:r w:rsidR="00800090">
        <w:rPr>
          <w:rFonts w:ascii="Times New Roman" w:hAnsi="Times New Roman" w:cs="Times New Roman"/>
        </w:rPr>
        <w:t xml:space="preserve"> the International Union for</w:t>
      </w:r>
      <w:r w:rsidR="00DD012F">
        <w:rPr>
          <w:rFonts w:ascii="Times New Roman" w:hAnsi="Times New Roman" w:cs="Times New Roman"/>
        </w:rPr>
        <w:t xml:space="preserve"> Conservation of Nature</w:t>
      </w:r>
      <w:r w:rsidR="001F4007">
        <w:rPr>
          <w:rFonts w:ascii="Times New Roman" w:hAnsi="Times New Roman" w:cs="Times New Roman"/>
        </w:rPr>
        <w:t xml:space="preserve">, creators of the </w:t>
      </w:r>
      <w:r w:rsidR="00C45EF7">
        <w:rPr>
          <w:rFonts w:ascii="Times New Roman" w:hAnsi="Times New Roman" w:cs="Times New Roman"/>
        </w:rPr>
        <w:t>Red List of Threatened Species (</w:t>
      </w:r>
      <w:ins w:id="17" w:author="Michel, Nicole" w:date="2018-12-06T15:05:00Z">
        <w:r w:rsidR="00D460F4">
          <w:rPr>
            <w:rFonts w:ascii="Times New Roman" w:hAnsi="Times New Roman" w:cs="Times New Roman"/>
          </w:rPr>
          <w:fldChar w:fldCharType="begin"/>
        </w:r>
        <w:r w:rsidR="00D460F4">
          <w:rPr>
            <w:rFonts w:ascii="Times New Roman" w:hAnsi="Times New Roman" w:cs="Times New Roman"/>
          </w:rPr>
          <w:instrText xml:space="preserve"> HYPERLINK "</w:instrText>
        </w:r>
      </w:ins>
      <w:r w:rsidR="00D460F4" w:rsidRPr="005A0A86">
        <w:rPr>
          <w:rFonts w:ascii="Times New Roman" w:hAnsi="Times New Roman" w:cs="Times New Roman"/>
        </w:rPr>
        <w:instrText>https://www.iucnredlist.org/</w:instrText>
      </w:r>
      <w:ins w:id="18" w:author="Michel, Nicole" w:date="2018-12-06T15:05:00Z">
        <w:r w:rsidR="00D460F4">
          <w:rPr>
            <w:rFonts w:ascii="Times New Roman" w:hAnsi="Times New Roman" w:cs="Times New Roman"/>
          </w:rPr>
          <w:instrText xml:space="preserve">" </w:instrText>
        </w:r>
        <w:r w:rsidR="00D460F4">
          <w:rPr>
            <w:rFonts w:ascii="Times New Roman" w:hAnsi="Times New Roman" w:cs="Times New Roman"/>
          </w:rPr>
          <w:fldChar w:fldCharType="separate"/>
        </w:r>
      </w:ins>
      <w:r w:rsidR="00D460F4" w:rsidRPr="003E0981">
        <w:rPr>
          <w:rStyle w:val="Hyperlink"/>
          <w:rFonts w:ascii="Times New Roman" w:hAnsi="Times New Roman" w:cs="Times New Roman"/>
        </w:rPr>
        <w:t>https://www.iucnredlist.org/</w:t>
      </w:r>
      <w:ins w:id="19" w:author="Michel, Nicole" w:date="2018-12-06T15:05:00Z">
        <w:r w:rsidR="00D460F4">
          <w:rPr>
            <w:rFonts w:ascii="Times New Roman" w:hAnsi="Times New Roman" w:cs="Times New Roman"/>
          </w:rPr>
          <w:fldChar w:fldCharType="end"/>
        </w:r>
      </w:ins>
      <w:r w:rsidR="00C45EF7">
        <w:rPr>
          <w:rFonts w:ascii="Times New Roman" w:hAnsi="Times New Roman" w:cs="Times New Roman"/>
        </w:rPr>
        <w:t>)</w:t>
      </w:r>
      <w:ins w:id="20" w:author="Michel, Nicole" w:date="2018-12-06T15:05:00Z">
        <w:r w:rsidR="00D460F4">
          <w:rPr>
            <w:rFonts w:ascii="Times New Roman" w:hAnsi="Times New Roman" w:cs="Times New Roman"/>
          </w:rPr>
          <w:t xml:space="preserve">, and by the North American Bird Conservation Initiative </w:t>
        </w:r>
      </w:ins>
      <w:ins w:id="21" w:author="Michel, Nicole" w:date="2018-12-06T15:06:00Z">
        <w:r w:rsidR="00D460F4">
          <w:rPr>
            <w:rFonts w:ascii="Times New Roman" w:hAnsi="Times New Roman" w:cs="Times New Roman"/>
          </w:rPr>
          <w:t xml:space="preserve">to produce their </w:t>
        </w:r>
      </w:ins>
      <w:ins w:id="22" w:author="Michel, Nicole" w:date="2018-12-06T15:07:00Z">
        <w:r w:rsidR="00D460F4">
          <w:rPr>
            <w:rFonts w:ascii="Times New Roman" w:hAnsi="Times New Roman" w:cs="Times New Roman"/>
          </w:rPr>
          <w:t xml:space="preserve">State of the Birds conservation vulnerability assessment for all 1,154 native North </w:t>
        </w:r>
        <w:r w:rsidR="00D460F4">
          <w:rPr>
            <w:rFonts w:ascii="Times New Roman" w:hAnsi="Times New Roman" w:cs="Times New Roman"/>
          </w:rPr>
          <w:lastRenderedPageBreak/>
          <w:t>American bird species (North American Bird Conservation Initiative 2016)</w:t>
        </w:r>
      </w:ins>
      <w:r w:rsidR="00C45EF7">
        <w:rPr>
          <w:rFonts w:ascii="Times New Roman" w:hAnsi="Times New Roman" w:cs="Times New Roman"/>
        </w:rPr>
        <w:t>.</w:t>
      </w:r>
      <w:r w:rsidR="005A0A86">
        <w:rPr>
          <w:rFonts w:ascii="Times New Roman" w:hAnsi="Times New Roman" w:cs="Times New Roman"/>
        </w:rPr>
        <w:t xml:space="preserve"> CBC </w:t>
      </w:r>
      <w:r w:rsidR="0084457F">
        <w:rPr>
          <w:rFonts w:ascii="Times New Roman" w:hAnsi="Times New Roman" w:cs="Times New Roman"/>
        </w:rPr>
        <w:t xml:space="preserve">trends </w:t>
      </w:r>
      <w:r w:rsidR="005A0A86">
        <w:rPr>
          <w:rFonts w:ascii="Times New Roman" w:hAnsi="Times New Roman" w:cs="Times New Roman"/>
        </w:rPr>
        <w:t>are especially useful for species who are otherwise not monitored in their remote northern breeding locations</w:t>
      </w:r>
      <w:ins w:id="23" w:author="Michel, Nicole" w:date="2018-12-06T15:10:00Z">
        <w:r w:rsidR="00B6030C">
          <w:rPr>
            <w:rFonts w:ascii="Times New Roman" w:hAnsi="Times New Roman" w:cs="Times New Roman"/>
          </w:rPr>
          <w:t>, particularly those that breed in the poorly-surveyed boreal forest or Arctic tundra</w:t>
        </w:r>
      </w:ins>
      <w:r w:rsidR="005A0A86">
        <w:rPr>
          <w:rFonts w:ascii="Times New Roman" w:hAnsi="Times New Roman" w:cs="Times New Roman"/>
        </w:rPr>
        <w:t xml:space="preserve"> </w:t>
      </w:r>
      <w:r w:rsidR="005A0A86">
        <w:rPr>
          <w:rFonts w:ascii="Times New Roman" w:hAnsi="Times New Roman" w:cs="Times New Roman"/>
        </w:rPr>
        <w:fldChar w:fldCharType="begin"/>
      </w:r>
      <w:r w:rsidR="00BE7843">
        <w:rPr>
          <w:rFonts w:ascii="Times New Roman" w:hAnsi="Times New Roman" w:cs="Times New Roman"/>
        </w:rPr>
        <w:instrText xml:space="preserve"> ADDIN ZOTERO_ITEM CSL_CITATION {"citationID":"LrF6qbhp","properties":{"formattedCitation":"(Niven et al. 2004)","plainCitation":"(Niven et al. 2004)","noteIndex":0},"citationItems":[{"id":"lpBlgwQR/80iY5cpr","uris":["http://zotero.org/users/40926/items/35ZKDWCE"],"uri":["http://zotero.org/users/40926/items/35ZKDWCE"],"itemData":{"id":15919,"type":"article-journal","title":"Christmas Bird Count provides insights into population change in land birds that breed in the boreal forest","container-title":"American Birds","page":"10–20","volume":"58","issue":"104th Christmas Bird","source":"Google Scholar","author":[{"family":"Niven","given":"Daniel K."},{"family":"Sauer","given":"John R."},{"family":"Butcher","given":"Gregory S."},{"family":"Link","given":"William A."}],"issued":{"date-parts":[["2004"]]}}}],"schema":"https://github.com/citation-style-language/schema/raw/master/csl-citation.json"} </w:instrText>
      </w:r>
      <w:r w:rsidR="005A0A86">
        <w:rPr>
          <w:rFonts w:ascii="Times New Roman" w:hAnsi="Times New Roman" w:cs="Times New Roman"/>
        </w:rPr>
        <w:fldChar w:fldCharType="separate"/>
      </w:r>
      <w:r w:rsidR="005A0A86" w:rsidRPr="005A0A86">
        <w:rPr>
          <w:rFonts w:ascii="Times New Roman" w:hAnsi="Times New Roman" w:cs="Times New Roman"/>
        </w:rPr>
        <w:t>(Niven et al. 2004</w:t>
      </w:r>
      <w:ins w:id="24" w:author="Michel, Nicole" w:date="2018-12-06T15:11:00Z">
        <w:r w:rsidR="00B6030C">
          <w:rPr>
            <w:rFonts w:ascii="Times New Roman" w:hAnsi="Times New Roman" w:cs="Times New Roman"/>
          </w:rPr>
          <w:t xml:space="preserve">, Roy et al. </w:t>
        </w:r>
        <w:r w:rsidR="00B6030C">
          <w:rPr>
            <w:rFonts w:ascii="Times New Roman" w:hAnsi="Times New Roman" w:cs="Times New Roman"/>
            <w:i/>
          </w:rPr>
          <w:t>in review</w:t>
        </w:r>
      </w:ins>
      <w:r w:rsidR="005A0A86" w:rsidRPr="005A0A86">
        <w:rPr>
          <w:rFonts w:ascii="Times New Roman" w:hAnsi="Times New Roman" w:cs="Times New Roman"/>
        </w:rPr>
        <w:t>)</w:t>
      </w:r>
      <w:r w:rsidR="005A0A86">
        <w:rPr>
          <w:rFonts w:ascii="Times New Roman" w:hAnsi="Times New Roman" w:cs="Times New Roman"/>
        </w:rPr>
        <w:fldChar w:fldCharType="end"/>
      </w:r>
      <w:r w:rsidR="005A0A86">
        <w:rPr>
          <w:rFonts w:ascii="Times New Roman" w:hAnsi="Times New Roman" w:cs="Times New Roman"/>
        </w:rPr>
        <w:t>.</w:t>
      </w:r>
    </w:p>
    <w:p w14:paraId="6957290C" w14:textId="29491977" w:rsidR="00F74943" w:rsidRPr="00F74943" w:rsidRDefault="00F74943" w:rsidP="00A04853">
      <w:pPr>
        <w:pStyle w:val="NoSpacing"/>
        <w:spacing w:line="480" w:lineRule="auto"/>
        <w:ind w:firstLine="720"/>
        <w:rPr>
          <w:rFonts w:ascii="Times New Roman" w:hAnsi="Times New Roman" w:cs="Times New Roman"/>
        </w:rPr>
      </w:pPr>
      <w:r w:rsidRPr="00F74943">
        <w:rPr>
          <w:rFonts w:ascii="Times New Roman" w:hAnsi="Times New Roman" w:cs="Times New Roman"/>
        </w:rPr>
        <w:t>The current</w:t>
      </w:r>
      <w:r w:rsidR="008B4602">
        <w:rPr>
          <w:rFonts w:ascii="Times New Roman" w:hAnsi="Times New Roman" w:cs="Times New Roman"/>
        </w:rPr>
        <w:t>,</w:t>
      </w:r>
      <w:r w:rsidRPr="00F74943">
        <w:rPr>
          <w:rFonts w:ascii="Times New Roman" w:hAnsi="Times New Roman" w:cs="Times New Roman"/>
        </w:rPr>
        <w:t xml:space="preserve"> standard</w:t>
      </w:r>
      <w:ins w:id="25" w:author="Michel, Nicole" w:date="2018-12-06T15:20:00Z">
        <w:r w:rsidR="00695A8C">
          <w:rPr>
            <w:rFonts w:ascii="Times New Roman" w:hAnsi="Times New Roman" w:cs="Times New Roman"/>
          </w:rPr>
          <w:t>ized</w:t>
        </w:r>
      </w:ins>
      <w:r w:rsidRPr="00F74943">
        <w:rPr>
          <w:rFonts w:ascii="Times New Roman" w:hAnsi="Times New Roman" w:cs="Times New Roman"/>
        </w:rPr>
        <w:t xml:space="preserve"> approach for g</w:t>
      </w:r>
      <w:r>
        <w:rPr>
          <w:rFonts w:ascii="Times New Roman" w:hAnsi="Times New Roman" w:cs="Times New Roman"/>
        </w:rPr>
        <w:t xml:space="preserve">enerating trends from CBC data </w:t>
      </w:r>
      <w:r>
        <w:rPr>
          <w:rFonts w:ascii="Times New Roman" w:hAnsi="Times New Roman" w:cs="Times New Roman"/>
        </w:rPr>
        <w:fldChar w:fldCharType="begin"/>
      </w:r>
      <w:r>
        <w:rPr>
          <w:rFonts w:ascii="Times New Roman" w:hAnsi="Times New Roman" w:cs="Times New Roman"/>
        </w:rPr>
        <w:instrText xml:space="preserve"> ADDIN ZOTERO_ITEM CSL_CITATION {"citationID":"476F6zbU","properties":{"formattedCitation":"(Link et al. 2006, Soykan et al. 2016)","plainCitation":"(Link et al. 2006, Soykan et al. 2016)","noteIndex":0},"citationItems":[{"id":15671,"uris":["http://zotero.org/users/40926/items/DIMKAAAW"],"uri":["http://zotero.org/users/40926/items/DIMKAAAW"],"itemData":{"id":15671,"type":"article-journal","title":"A hierarchical model for regional analysis of population change using Christmas Bird Count data, with application to the American Black Duck","container-title":"The Condor","page":"13–24","volume":"108","issue":"1","source":"Google Scholar","author":[{"family":"Link","given":"William A."},{"family":"Sauer","given":"John R."},{"family":"Niven","given":"Daniel K."}],"issued":{"date-parts":[["2006"]]}},"label":"page"},{"id":15763,"uris":["http://zotero.org/users/40926/items/V85U6RZV"],"uri":["http://zotero.org/users/40926/items/V85U6RZV"],"itemData":{"id":15763,"type":"article-journal","title":"Population trends for North American winter birds based on hierarchical models","container-title":"Ecosphere","page":"e01351","volume":"7","issue":"5","source":"Google Scholar","author":[{"family":"Soykan","given":"Candan U."},{"family":"Sauer","given":"John"},{"family":"Schuetz","given":"Justin G."},{"family":"LeBaron","given":"Geoffrey S."},{"family":"Dale","given":"Kathy"},{"family":"Langham","given":"Gary M."}],"issued":{"date-parts":[["2016"]]}},"label":"page"}],"schema":"https://github.com/citation-style-language/schema/raw/master/csl-citation.json"} </w:instrText>
      </w:r>
      <w:r>
        <w:rPr>
          <w:rFonts w:ascii="Times New Roman" w:hAnsi="Times New Roman" w:cs="Times New Roman"/>
        </w:rPr>
        <w:fldChar w:fldCharType="separate"/>
      </w:r>
      <w:r w:rsidRPr="00F74943">
        <w:rPr>
          <w:rFonts w:ascii="Times New Roman" w:hAnsi="Times New Roman" w:cs="Times New Roman"/>
        </w:rPr>
        <w:t>(Link et al. 2006, Soykan et al. 2016)</w:t>
      </w:r>
      <w:r>
        <w:rPr>
          <w:rFonts w:ascii="Times New Roman" w:hAnsi="Times New Roman" w:cs="Times New Roman"/>
        </w:rPr>
        <w:fldChar w:fldCharType="end"/>
      </w:r>
      <w:r w:rsidRPr="00F74943">
        <w:rPr>
          <w:rFonts w:ascii="Times New Roman" w:hAnsi="Times New Roman" w:cs="Times New Roman"/>
        </w:rPr>
        <w:t xml:space="preserve"> </w:t>
      </w:r>
      <w:r w:rsidR="006F41FF">
        <w:rPr>
          <w:rFonts w:ascii="Times New Roman" w:hAnsi="Times New Roman" w:cs="Times New Roman"/>
        </w:rPr>
        <w:t>wa</w:t>
      </w:r>
      <w:r w:rsidRPr="00F74943">
        <w:rPr>
          <w:rFonts w:ascii="Times New Roman" w:hAnsi="Times New Roman" w:cs="Times New Roman"/>
        </w:rPr>
        <w:t xml:space="preserve">s </w:t>
      </w:r>
      <w:r w:rsidR="001A33F4">
        <w:rPr>
          <w:rFonts w:ascii="Times New Roman" w:hAnsi="Times New Roman" w:cs="Times New Roman"/>
        </w:rPr>
        <w:t>derived from</w:t>
      </w:r>
      <w:r w:rsidRPr="00F74943">
        <w:rPr>
          <w:rFonts w:ascii="Times New Roman" w:hAnsi="Times New Roman" w:cs="Times New Roman"/>
        </w:rPr>
        <w:t xml:space="preserve"> methods originally developed for BBS data</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{"citationID":"SRVBXWGy","properties":{"formattedCitation":"(Link and Sauer 2002, Sauer and Link 2011)","plainCitation":"(Link and Sauer 2002, Sauer and Link 2011)","noteIndex":0},"citationItems":[{"id":15786,"uris":["http://zotero.org/users/40926/items/DEYUWQRT"],"uri":["http://zotero.org/users/40926/items/DEYUWQRT"],"itemData":{"id":15786,"type":"article-journal","title":"A hierarchical analysis of population change with application to Cerulean Warblers","container-title":"Ecology","page":"2832–2840","volume":"83","issue":"10","source":"Google Scholar","author":[{"family":"Link","given":"William A."},{"family":"Sauer","given":"John R."}],"issued":{"date-parts":[["2002"]]}},"label":"page"},{"id":15673,"uris":["http://zotero.org/users/40926/items/UZGVAVM3"],"uri":["http://zotero.org/users/40926/items/UZGVAVM3"],"itemData":{"id":15673,"type":"article-journal","title":"Analysis of the North American Breeding Bird Survey using hierarchical models","container-title":"The Auk","page":"87–98","volume":"128","issue":"1","source":"Google Scholar","author":[{"family":"Sauer","given":"John R."},{"family":"Link","given":"William A."}],"issued":{"date-parts":[["2011"]]}},"label":"page"}],"schema":"https://github.com/citation-style-language/schema/raw/master/csl-citation.json"} </w:instrText>
      </w:r>
      <w:r>
        <w:rPr>
          <w:rFonts w:ascii="Times New Roman" w:hAnsi="Times New Roman" w:cs="Times New Roman"/>
        </w:rPr>
        <w:fldChar w:fldCharType="separate"/>
      </w:r>
      <w:r w:rsidRPr="00F74943">
        <w:rPr>
          <w:rFonts w:ascii="Times New Roman" w:hAnsi="Times New Roman" w:cs="Times New Roman"/>
        </w:rPr>
        <w:t>(Link and Sauer 2002, Sauer and Link 2011)</w:t>
      </w:r>
      <w:r>
        <w:rPr>
          <w:rFonts w:ascii="Times New Roman" w:hAnsi="Times New Roman" w:cs="Times New Roman"/>
        </w:rPr>
        <w:fldChar w:fldCharType="end"/>
      </w:r>
      <w:r w:rsidRPr="00F74943">
        <w:rPr>
          <w:rFonts w:ascii="Times New Roman" w:hAnsi="Times New Roman" w:cs="Times New Roman"/>
        </w:rPr>
        <w:t xml:space="preserve">. </w:t>
      </w:r>
      <w:r w:rsidR="00A64EA1">
        <w:rPr>
          <w:rFonts w:ascii="Times New Roman" w:hAnsi="Times New Roman" w:cs="Times New Roman"/>
        </w:rPr>
        <w:t xml:space="preserve"> </w:t>
      </w:r>
      <w:r w:rsidRPr="00F74943">
        <w:rPr>
          <w:rFonts w:ascii="Times New Roman" w:hAnsi="Times New Roman" w:cs="Times New Roman"/>
        </w:rPr>
        <w:t xml:space="preserve">The general approach is to assign counts in Canada and the US to </w:t>
      </w:r>
      <w:r w:rsidR="00EF2A11">
        <w:rPr>
          <w:rFonts w:ascii="Times New Roman" w:hAnsi="Times New Roman" w:cs="Times New Roman"/>
        </w:rPr>
        <w:t xml:space="preserve">one of </w:t>
      </w:r>
      <w:r w:rsidR="0095096E">
        <w:rPr>
          <w:rFonts w:ascii="Times New Roman" w:hAnsi="Times New Roman" w:cs="Times New Roman"/>
        </w:rPr>
        <w:t xml:space="preserve">up to </w:t>
      </w:r>
      <w:r w:rsidR="00EF2A11">
        <w:rPr>
          <w:rFonts w:ascii="Times New Roman" w:hAnsi="Times New Roman" w:cs="Times New Roman"/>
        </w:rPr>
        <w:t>169</w:t>
      </w:r>
      <w:del w:id="26" w:author="Michel, Nicole" w:date="2018-12-06T15:20:00Z">
        <w:r w:rsidRPr="00F74943" w:rsidDel="00522BDB">
          <w:rPr>
            <w:rFonts w:ascii="Times New Roman" w:hAnsi="Times New Roman" w:cs="Times New Roman"/>
          </w:rPr>
          <w:delText xml:space="preserve"> </w:delText>
        </w:r>
        <w:r w:rsidR="00DE2BC8" w:rsidDel="00522BDB">
          <w:rPr>
            <w:rFonts w:ascii="Times New Roman" w:hAnsi="Times New Roman" w:cs="Times New Roman"/>
          </w:rPr>
          <w:delText>polygons or</w:delText>
        </w:r>
      </w:del>
      <w:r w:rsidR="00DE2BC8">
        <w:rPr>
          <w:rFonts w:ascii="Times New Roman" w:hAnsi="Times New Roman" w:cs="Times New Roman"/>
        </w:rPr>
        <w:t xml:space="preserve"> </w:t>
      </w:r>
      <w:r w:rsidRPr="00F74943">
        <w:rPr>
          <w:rFonts w:ascii="Times New Roman" w:hAnsi="Times New Roman" w:cs="Times New Roman"/>
        </w:rPr>
        <w:t>spatial strata, which are intersections of US states</w:t>
      </w:r>
      <w:ins w:id="27" w:author="Michel, Nicole" w:date="2018-12-06T15:20:00Z">
        <w:r w:rsidR="00522BDB">
          <w:rPr>
            <w:rFonts w:ascii="Times New Roman" w:hAnsi="Times New Roman" w:cs="Times New Roman"/>
          </w:rPr>
          <w:t xml:space="preserve"> or</w:t>
        </w:r>
      </w:ins>
      <w:del w:id="28" w:author="Michel, Nicole" w:date="2018-12-06T15:20:00Z">
        <w:r w:rsidRPr="00F74943" w:rsidDel="00522BDB">
          <w:rPr>
            <w:rFonts w:ascii="Times New Roman" w:hAnsi="Times New Roman" w:cs="Times New Roman"/>
          </w:rPr>
          <w:delText>,</w:delText>
        </w:r>
      </w:del>
      <w:r w:rsidRPr="00F74943">
        <w:rPr>
          <w:rFonts w:ascii="Times New Roman" w:hAnsi="Times New Roman" w:cs="Times New Roman"/>
        </w:rPr>
        <w:t xml:space="preserve"> Canadian provinces, and Bird Conservation Regions </w:t>
      </w:r>
      <w:r w:rsidR="00D91948">
        <w:rPr>
          <w:rFonts w:ascii="Times New Roman" w:hAnsi="Times New Roman" w:cs="Times New Roman"/>
        </w:rPr>
        <w:fldChar w:fldCharType="begin"/>
      </w:r>
      <w:r w:rsidR="00E920E3">
        <w:rPr>
          <w:rFonts w:ascii="Times New Roman" w:hAnsi="Times New Roman" w:cs="Times New Roman"/>
        </w:rPr>
        <w:instrText xml:space="preserve"> ADDIN ZOTERO_ITEM CSL_CITATION {"citationID":"FBEPIa1D","properties":{"formattedCitation":"(BCR, Sauer et al. 2003)","plainCitation":"(BCR, Sauer et al. 2003)","noteIndex":0},"citationItems":[{"id":15696,"uris":["http://zotero.org/users/40926/items/NE6GIG25"],"uri":["http://zotero.org/users/40926/items/NE6GIG25"],"itemData":{"id":15696,"type":"article-journal","title":"Use of North American Breeding Bird Survey data to estimate population change for bird conservation regions","container-title":"The Journal of Wildlife Management","page":"372–389","volume":"67","source":"Google Scholar","author":[{"family":"Sauer","given":"John R."},{"family":"Fallon","given":"Jane E."},{"family":"Johnson","given":"Rex"}],"issued":{"date-parts":[["2003"]]}},"prefix":"BCR, "}],"schema":"https://github.com/citation-style-language/schema/raw/master/csl-citation.json"} </w:instrText>
      </w:r>
      <w:r w:rsidR="00D91948">
        <w:rPr>
          <w:rFonts w:ascii="Times New Roman" w:hAnsi="Times New Roman" w:cs="Times New Roman"/>
        </w:rPr>
        <w:fldChar w:fldCharType="separate"/>
      </w:r>
      <w:r w:rsidR="00E920E3" w:rsidRPr="00E920E3">
        <w:rPr>
          <w:rFonts w:ascii="Times New Roman" w:hAnsi="Times New Roman" w:cs="Times New Roman"/>
        </w:rPr>
        <w:t>(BCR, Sauer et al. 2003)</w:t>
      </w:r>
      <w:r w:rsidR="00D91948">
        <w:rPr>
          <w:rFonts w:ascii="Times New Roman" w:hAnsi="Times New Roman" w:cs="Times New Roman"/>
        </w:rPr>
        <w:fldChar w:fldCharType="end"/>
      </w:r>
      <w:r w:rsidR="00A64EA1">
        <w:rPr>
          <w:rFonts w:ascii="Times New Roman" w:hAnsi="Times New Roman" w:cs="Times New Roman"/>
        </w:rPr>
        <w:t xml:space="preserve">. </w:t>
      </w:r>
      <w:r w:rsidRPr="00F74943">
        <w:rPr>
          <w:rFonts w:ascii="Times New Roman" w:hAnsi="Times New Roman" w:cs="Times New Roman"/>
        </w:rPr>
        <w:t xml:space="preserve"> Then, treati</w:t>
      </w:r>
      <w:r w:rsidR="00767C56">
        <w:rPr>
          <w:rFonts w:ascii="Times New Roman" w:hAnsi="Times New Roman" w:cs="Times New Roman"/>
        </w:rPr>
        <w:t>ng each stratum as independent,</w:t>
      </w:r>
      <w:r w:rsidRPr="00F74943">
        <w:rPr>
          <w:rFonts w:ascii="Times New Roman" w:hAnsi="Times New Roman" w:cs="Times New Roman"/>
        </w:rPr>
        <w:t xml:space="preserve"> a non-linear function </w:t>
      </w:r>
      <w:r w:rsidR="0095096E">
        <w:rPr>
          <w:rFonts w:ascii="Times New Roman" w:hAnsi="Times New Roman" w:cs="Times New Roman"/>
        </w:rPr>
        <w:t xml:space="preserve">is used </w:t>
      </w:r>
      <w:r w:rsidRPr="00F74943">
        <w:rPr>
          <w:rFonts w:ascii="Times New Roman" w:hAnsi="Times New Roman" w:cs="Times New Roman"/>
        </w:rPr>
        <w:t xml:space="preserve">to </w:t>
      </w:r>
      <w:r w:rsidR="00545DCC">
        <w:rPr>
          <w:rFonts w:ascii="Times New Roman" w:hAnsi="Times New Roman" w:cs="Times New Roman"/>
        </w:rPr>
        <w:t>correct for the</w:t>
      </w:r>
      <w:r w:rsidR="00545DCC" w:rsidRPr="00F74943">
        <w:rPr>
          <w:rFonts w:ascii="Times New Roman" w:hAnsi="Times New Roman" w:cs="Times New Roman"/>
        </w:rPr>
        <w:t xml:space="preserve"> </w:t>
      </w:r>
      <w:r w:rsidRPr="00F74943">
        <w:rPr>
          <w:rFonts w:ascii="Times New Roman" w:hAnsi="Times New Roman" w:cs="Times New Roman"/>
        </w:rPr>
        <w:t xml:space="preserve">effect of observer effort on counts, </w:t>
      </w:r>
      <w:r w:rsidR="0084457F">
        <w:rPr>
          <w:rFonts w:ascii="Times New Roman" w:hAnsi="Times New Roman" w:cs="Times New Roman"/>
        </w:rPr>
        <w:t>while</w:t>
      </w:r>
      <w:r w:rsidRPr="00F74943">
        <w:rPr>
          <w:rFonts w:ascii="Times New Roman" w:hAnsi="Times New Roman" w:cs="Times New Roman"/>
        </w:rPr>
        <w:t xml:space="preserve"> </w:t>
      </w:r>
      <w:r w:rsidR="0084457F">
        <w:rPr>
          <w:rFonts w:ascii="Times New Roman" w:hAnsi="Times New Roman" w:cs="Times New Roman"/>
        </w:rPr>
        <w:t>simultaneous effects are estimated for the impact of</w:t>
      </w:r>
      <w:r w:rsidRPr="00F74943">
        <w:rPr>
          <w:rFonts w:ascii="Times New Roman" w:hAnsi="Times New Roman" w:cs="Times New Roman"/>
        </w:rPr>
        <w:t xml:space="preserve"> count circle</w:t>
      </w:r>
      <w:r w:rsidR="00767C56">
        <w:rPr>
          <w:rFonts w:ascii="Times New Roman" w:hAnsi="Times New Roman" w:cs="Times New Roman"/>
        </w:rPr>
        <w:t>, year</w:t>
      </w:r>
      <w:r w:rsidR="0084457F">
        <w:rPr>
          <w:rFonts w:ascii="Times New Roman" w:hAnsi="Times New Roman" w:cs="Times New Roman"/>
        </w:rPr>
        <w:t xml:space="preserve">, and stratum by year </w:t>
      </w:r>
      <w:r w:rsidR="00DE2BC8">
        <w:rPr>
          <w:rFonts w:ascii="Times New Roman" w:hAnsi="Times New Roman" w:cs="Times New Roman"/>
        </w:rPr>
        <w:fldChar w:fldCharType="begin"/>
      </w:r>
      <w:r w:rsidR="00DE2BC8">
        <w:rPr>
          <w:rFonts w:ascii="Times New Roman" w:hAnsi="Times New Roman" w:cs="Times New Roman"/>
        </w:rPr>
        <w:instrText xml:space="preserve"> ADDIN ZOTERO_ITEM CSL_CITATION {"citationID":"t13YWvoi","properties":{"formattedCitation":"(Link et al. 2006, Soykan et al. 2016)","plainCitation":"(Link et al. 2006, Soykan et al. 2016)","noteIndex":0},"citationItems":[{"id":15671,"uris":["http://zotero.org/users/40926/items/DIMKAAAW"],"uri":["http://zotero.org/users/40926/items/DIMKAAAW"],"itemData":{"id":15671,"type":"article-journal","title":"A hierarchical model for regional analysis of population change using Christmas Bird Count data, with application to the American Black Duck","container-title":"The Condor","page":"13–24","volume":"108","issue":"1","source":"Google Scholar","author":[{"family":"Link","given":"William A."},{"family":"Sauer","given":"John R."},{"family":"Niven","given":"Daniel K."}],"issued":{"date-parts":[["2006"]]}},"label":"page"},{"id":15763,"uris":["http://zotero.org/users/40926/items/V85U6RZV"],"uri":["http://zotero.org/users/40926/items/V85U6RZV"],"itemData":{"id":15763,"type":"article-journal","title":"Population trends for North American winter birds based on hierarchical models","container-title":"Ecosphere","page":"e01351","volume":"7","issue":"5","source":"Google Scholar","author":[{"family":"Soykan","given":"Candan U."},{"family":"Sauer","given":"John"},{"family":"Schuetz","given":"Justin G."},{"family":"LeBaron","given":"Geoffrey S."},{"family":"Dale","given":"Kathy"},{"family":"Langham","given":"Gary M."}],"issued":{"date-parts":[["2016"]]}},"label":"page"}],"schema":"https://github.com/citation-style-language/schema/raw/master/csl-citation.json"} </w:instrText>
      </w:r>
      <w:r w:rsidR="00DE2BC8">
        <w:rPr>
          <w:rFonts w:ascii="Times New Roman" w:hAnsi="Times New Roman" w:cs="Times New Roman"/>
        </w:rPr>
        <w:fldChar w:fldCharType="separate"/>
      </w:r>
      <w:r w:rsidR="00DE2BC8" w:rsidRPr="00DE2BC8">
        <w:rPr>
          <w:rFonts w:ascii="Times New Roman" w:hAnsi="Times New Roman" w:cs="Times New Roman"/>
        </w:rPr>
        <w:t>(Link et al. 2006, Soykan et al. 2016)</w:t>
      </w:r>
      <w:r w:rsidR="00DE2BC8">
        <w:rPr>
          <w:rFonts w:ascii="Times New Roman" w:hAnsi="Times New Roman" w:cs="Times New Roman"/>
        </w:rPr>
        <w:fldChar w:fldCharType="end"/>
      </w:r>
      <w:r w:rsidR="00767C56">
        <w:rPr>
          <w:rFonts w:ascii="Times New Roman" w:hAnsi="Times New Roman" w:cs="Times New Roman"/>
        </w:rPr>
        <w:t xml:space="preserve">. </w:t>
      </w:r>
      <w:r w:rsidR="00A64EA1">
        <w:rPr>
          <w:rFonts w:ascii="Times New Roman" w:hAnsi="Times New Roman" w:cs="Times New Roman"/>
        </w:rPr>
        <w:t xml:space="preserve"> </w:t>
      </w:r>
      <w:r w:rsidR="0095096E">
        <w:rPr>
          <w:rFonts w:ascii="Times New Roman" w:hAnsi="Times New Roman" w:cs="Times New Roman"/>
        </w:rPr>
        <w:t>These</w:t>
      </w:r>
      <w:r w:rsidRPr="00F74943">
        <w:rPr>
          <w:rFonts w:ascii="Times New Roman" w:hAnsi="Times New Roman" w:cs="Times New Roman"/>
        </w:rPr>
        <w:t xml:space="preserve"> parameter</w:t>
      </w:r>
      <w:r w:rsidR="003D2A9E">
        <w:rPr>
          <w:rFonts w:ascii="Times New Roman" w:hAnsi="Times New Roman" w:cs="Times New Roman"/>
        </w:rPr>
        <w:t xml:space="preserve"> estimates</w:t>
      </w:r>
      <w:r w:rsidRPr="00F74943">
        <w:rPr>
          <w:rFonts w:ascii="Times New Roman" w:hAnsi="Times New Roman" w:cs="Times New Roman"/>
        </w:rPr>
        <w:t xml:space="preserve"> are used to derive a relative abundance index per s</w:t>
      </w:r>
      <w:r w:rsidR="00767C56">
        <w:rPr>
          <w:rFonts w:ascii="Times New Roman" w:hAnsi="Times New Roman" w:cs="Times New Roman"/>
        </w:rPr>
        <w:t>tratum and year, and</w:t>
      </w:r>
      <w:r w:rsidRPr="00F74943">
        <w:rPr>
          <w:rFonts w:ascii="Times New Roman" w:hAnsi="Times New Roman" w:cs="Times New Roman"/>
        </w:rPr>
        <w:t xml:space="preserve"> those </w:t>
      </w:r>
      <w:ins w:id="29" w:author="Michel, Nicole" w:date="2018-12-06T15:21:00Z">
        <w:r w:rsidR="00522BDB">
          <w:rPr>
            <w:rFonts w:ascii="Times New Roman" w:hAnsi="Times New Roman" w:cs="Times New Roman"/>
          </w:rPr>
          <w:t xml:space="preserve">annual </w:t>
        </w:r>
      </w:ins>
      <w:r w:rsidRPr="00F74943">
        <w:rPr>
          <w:rFonts w:ascii="Times New Roman" w:hAnsi="Times New Roman" w:cs="Times New Roman"/>
        </w:rPr>
        <w:t xml:space="preserve">indices are used to compute </w:t>
      </w:r>
      <w:r w:rsidR="00AE46B2">
        <w:rPr>
          <w:rFonts w:ascii="Times New Roman" w:hAnsi="Times New Roman" w:cs="Times New Roman"/>
        </w:rPr>
        <w:t xml:space="preserve">annual </w:t>
      </w:r>
      <w:r w:rsidRPr="00F74943">
        <w:rPr>
          <w:rFonts w:ascii="Times New Roman" w:hAnsi="Times New Roman" w:cs="Times New Roman"/>
        </w:rPr>
        <w:t xml:space="preserve">percent change per stratum across </w:t>
      </w:r>
      <w:r w:rsidR="0095096E">
        <w:rPr>
          <w:rFonts w:ascii="Times New Roman" w:hAnsi="Times New Roman" w:cs="Times New Roman"/>
        </w:rPr>
        <w:t xml:space="preserve">defined time periods </w:t>
      </w:r>
      <w:r w:rsidR="00AE3690">
        <w:rPr>
          <w:rFonts w:ascii="Times New Roman" w:hAnsi="Times New Roman" w:cs="Times New Roman"/>
        </w:rPr>
        <w:fldChar w:fldCharType="begin"/>
      </w:r>
      <w:r w:rsidR="00AE3690">
        <w:rPr>
          <w:rFonts w:ascii="Times New Roman" w:hAnsi="Times New Roman" w:cs="Times New Roman"/>
        </w:rPr>
        <w:instrText xml:space="preserve"> ADDIN ZOTERO_ITEM CSL_CITATION {"citationID":"lltkqQAG","properties":{"formattedCitation":"(Link and Sauer 2002, Sauer and Link 2011)","plainCitation":"(Link and Sauer 2002, Sauer and Link 2011)","noteIndex":0},"citationItems":[{"id":15786,"uris":["http://zotero.org/users/40926/items/DEYUWQRT"],"uri":["http://zotero.org/users/40926/items/DEYUWQRT"],"itemData":{"id":15786,"type":"article-journal","title":"A hierarchical analysis of population change with application to Cerulean Warblers","container-title":"Ecology","page":"2832–2840","volume":"83","issue":"10","source":"Google Scholar","author":[{"family":"Link","given":"William A."},{"family":"Sauer","given":"John R."}],"issued":{"date-parts":[["2002"]]}},"label":"page"},{"id":15673,"uris":["http://zotero.org/users/40926/items/UZGVAVM3"],"uri":["http://zotero.org/users/40926/items/UZGVAVM3"],"itemData":{"id":15673,"type":"article-journal","title":"Analysis of the North American Breeding Bird Survey using hierarchical models","container-title":"The Auk","page":"87–98","volume":"128","issue":"1","source":"Google Scholar","author":[{"family":"Sauer","given":"John R."},{"family":"Link","given":"William A."}],"issued":{"date-parts":[["2011"]]}},"label":"page"}],"schema":"https://github.com/citation-style-language/schema/raw/master/csl-citation.json"} </w:instrText>
      </w:r>
      <w:r w:rsidR="00AE3690">
        <w:rPr>
          <w:rFonts w:ascii="Times New Roman" w:hAnsi="Times New Roman" w:cs="Times New Roman"/>
        </w:rPr>
        <w:fldChar w:fldCharType="separate"/>
      </w:r>
      <w:r w:rsidR="00AE3690" w:rsidRPr="00F74943">
        <w:rPr>
          <w:rFonts w:ascii="Times New Roman" w:hAnsi="Times New Roman" w:cs="Times New Roman"/>
        </w:rPr>
        <w:t>(Link and Sauer 2002, Sauer and Link 2011)</w:t>
      </w:r>
      <w:r w:rsidR="00AE3690">
        <w:rPr>
          <w:rFonts w:ascii="Times New Roman" w:hAnsi="Times New Roman" w:cs="Times New Roman"/>
        </w:rPr>
        <w:fldChar w:fldCharType="end"/>
      </w:r>
      <w:r w:rsidRPr="00F74943">
        <w:rPr>
          <w:rFonts w:ascii="Times New Roman" w:hAnsi="Times New Roman" w:cs="Times New Roman"/>
        </w:rPr>
        <w:t>.</w:t>
      </w:r>
    </w:p>
    <w:p w14:paraId="42E2B81C" w14:textId="1476EAD0" w:rsidR="00F74943" w:rsidRPr="00F74943" w:rsidRDefault="00F74943" w:rsidP="00A04853">
      <w:pPr>
        <w:pStyle w:val="NoSpacing"/>
        <w:spacing w:line="480" w:lineRule="auto"/>
        <w:ind w:firstLine="720"/>
        <w:rPr>
          <w:rFonts w:ascii="Times New Roman" w:hAnsi="Times New Roman" w:cs="Times New Roman"/>
        </w:rPr>
      </w:pPr>
      <w:r w:rsidRPr="00F74943">
        <w:rPr>
          <w:rFonts w:ascii="Times New Roman" w:hAnsi="Times New Roman" w:cs="Times New Roman"/>
        </w:rPr>
        <w:t xml:space="preserve">The </w:t>
      </w:r>
      <w:r w:rsidR="00A04853">
        <w:rPr>
          <w:rFonts w:ascii="Times New Roman" w:hAnsi="Times New Roman" w:cs="Times New Roman"/>
        </w:rPr>
        <w:t>standard</w:t>
      </w:r>
      <w:r w:rsidR="00D91948">
        <w:rPr>
          <w:rFonts w:ascii="Times New Roman" w:hAnsi="Times New Roman" w:cs="Times New Roman"/>
        </w:rPr>
        <w:t xml:space="preserve"> </w:t>
      </w:r>
      <w:r w:rsidR="00767C56">
        <w:rPr>
          <w:rFonts w:ascii="Times New Roman" w:hAnsi="Times New Roman" w:cs="Times New Roman"/>
        </w:rPr>
        <w:t xml:space="preserve">CBC </w:t>
      </w:r>
      <w:r w:rsidR="00AE46B2">
        <w:rPr>
          <w:rFonts w:ascii="Times New Roman" w:hAnsi="Times New Roman" w:cs="Times New Roman"/>
        </w:rPr>
        <w:t xml:space="preserve">analysis </w:t>
      </w:r>
      <w:r w:rsidR="0095096E">
        <w:rPr>
          <w:rFonts w:ascii="Times New Roman" w:hAnsi="Times New Roman" w:cs="Times New Roman"/>
        </w:rPr>
        <w:t xml:space="preserve">provides robust long-term trend estimates from </w:t>
      </w:r>
      <w:r w:rsidR="00A04853">
        <w:rPr>
          <w:rFonts w:ascii="Times New Roman" w:hAnsi="Times New Roman" w:cs="Times New Roman"/>
        </w:rPr>
        <w:t>heterogeneous</w:t>
      </w:r>
      <w:r w:rsidR="0095096E">
        <w:rPr>
          <w:rFonts w:ascii="Times New Roman" w:hAnsi="Times New Roman" w:cs="Times New Roman"/>
        </w:rPr>
        <w:t xml:space="preserve"> </w:t>
      </w:r>
      <w:r w:rsidR="00A160EC">
        <w:rPr>
          <w:rFonts w:ascii="Times New Roman" w:hAnsi="Times New Roman" w:cs="Times New Roman"/>
        </w:rPr>
        <w:t xml:space="preserve">community science </w:t>
      </w:r>
      <w:r w:rsidR="0095096E">
        <w:rPr>
          <w:rFonts w:ascii="Times New Roman" w:hAnsi="Times New Roman" w:cs="Times New Roman"/>
        </w:rPr>
        <w:t>data across large spatial scales</w:t>
      </w:r>
      <w:r w:rsidR="00767C56">
        <w:rPr>
          <w:rFonts w:ascii="Times New Roman" w:hAnsi="Times New Roman" w:cs="Times New Roman"/>
        </w:rPr>
        <w:t>.  B</w:t>
      </w:r>
      <w:r w:rsidRPr="00F74943">
        <w:rPr>
          <w:rFonts w:ascii="Times New Roman" w:hAnsi="Times New Roman" w:cs="Times New Roman"/>
        </w:rPr>
        <w:t xml:space="preserve">y pooling count circles per stratum, this approach deals with the issue of count </w:t>
      </w:r>
      <w:r w:rsidR="00A04853">
        <w:rPr>
          <w:rFonts w:ascii="Times New Roman" w:hAnsi="Times New Roman" w:cs="Times New Roman"/>
        </w:rPr>
        <w:t>circles</w:t>
      </w:r>
      <w:r w:rsidR="00FD59AB">
        <w:rPr>
          <w:rFonts w:ascii="Times New Roman" w:hAnsi="Times New Roman" w:cs="Times New Roman"/>
        </w:rPr>
        <w:t xml:space="preserve"> </w:t>
      </w:r>
      <w:r w:rsidRPr="00F74943">
        <w:rPr>
          <w:rFonts w:ascii="Times New Roman" w:hAnsi="Times New Roman" w:cs="Times New Roman"/>
        </w:rPr>
        <w:t>haphazardly becoming active or inactive ov</w:t>
      </w:r>
      <w:r w:rsidR="00767C56">
        <w:rPr>
          <w:rFonts w:ascii="Times New Roman" w:hAnsi="Times New Roman" w:cs="Times New Roman"/>
        </w:rPr>
        <w:t>er the time series</w:t>
      </w:r>
      <w:ins w:id="30" w:author="Michel, Nicole" w:date="2018-12-06T15:23:00Z">
        <w:r w:rsidR="00522BDB">
          <w:rPr>
            <w:rFonts w:ascii="Times New Roman" w:hAnsi="Times New Roman" w:cs="Times New Roman"/>
          </w:rPr>
          <w:t xml:space="preserve">, as well as with the unequal spatial distribution of count circles </w:t>
        </w:r>
      </w:ins>
      <w:del w:id="31" w:author="Michel, Nicole" w:date="2018-12-06T15:24:00Z">
        <w:r w:rsidR="00A64EA1" w:rsidDel="00522BDB">
          <w:rPr>
            <w:rFonts w:ascii="Times New Roman" w:hAnsi="Times New Roman" w:cs="Times New Roman"/>
          </w:rPr>
          <w:delText xml:space="preserve"> </w:delText>
        </w:r>
      </w:del>
      <w:r w:rsidR="00AE3690">
        <w:rPr>
          <w:rFonts w:ascii="Times New Roman" w:hAnsi="Times New Roman" w:cs="Times New Roman"/>
        </w:rPr>
        <w:fldChar w:fldCharType="begin"/>
      </w:r>
      <w:r w:rsidR="00AE3690">
        <w:rPr>
          <w:rFonts w:ascii="Times New Roman" w:hAnsi="Times New Roman" w:cs="Times New Roman"/>
        </w:rPr>
        <w:instrText xml:space="preserve"> ADDIN ZOTERO_ITEM CSL_CITATION {"citationID":"BHAa7oAK","properties":{"formattedCitation":"(Sauer and Link 2011, Soykan et al. 2016)","plainCitation":"(Sauer and Link 2011, Soykan et al. 2016)","noteIndex":0},"citationItems":[{"id":15673,"uris":["http://zotero.org/users/40926/items/UZGVAVM3"],"uri":["http://zotero.org/users/40926/items/UZGVAVM3"],"itemData":{"id":15673,"type":"article-journal","title":"Analysis of the North American Breeding Bird Survey using hierarchical models","container-title":"The Auk","page":"87–98","volume":"128","issue":"1","source":"Google Scholar","author":[{"family":"Sauer","given":"John R."},{"family":"Link","given":"William A."}],"issued":{"date-parts":[["2011"]]}},"label":"page"},{"id":15763,"uris":["http://zotero.org/users/40926/items/V85U6RZV"],"uri":["http://zotero.org/users/40926/items/V85U6RZV"],"itemData":{"id":15763,"type":"article-journal","title":"Population trends for North American winter birds based on hierarchical models","container-title":"Ecosphere","page":"e01351","volume":"7","issue":"5","source":"Google Scholar","author":[{"family":"Soykan","given":"Candan U."},{"family":"Sauer","given":"John"},{"family":"Schuetz","given":"Justin G."},{"family":"LeBaron","given":"Geoffrey S."},{"family":"Dale","given":"Kathy"},{"family":"Langham","given":"Gary M."}],"issued":{"date-parts":[["2016"]]}},"label":"page"}],"schema":"https://github.com/citation-style-language/schema/raw/master/csl-citation.json"} </w:instrText>
      </w:r>
      <w:r w:rsidR="00AE3690">
        <w:rPr>
          <w:rFonts w:ascii="Times New Roman" w:hAnsi="Times New Roman" w:cs="Times New Roman"/>
        </w:rPr>
        <w:fldChar w:fldCharType="separate"/>
      </w:r>
      <w:r w:rsidR="00AE3690" w:rsidRPr="00AE3690">
        <w:rPr>
          <w:rFonts w:ascii="Times New Roman" w:hAnsi="Times New Roman" w:cs="Times New Roman"/>
        </w:rPr>
        <w:t>(</w:t>
      </w:r>
      <w:ins w:id="32" w:author="Michel, Nicole" w:date="2018-12-06T15:24:00Z">
        <w:r w:rsidR="00522BDB">
          <w:rPr>
            <w:rFonts w:ascii="Times New Roman" w:hAnsi="Times New Roman" w:cs="Times New Roman"/>
          </w:rPr>
          <w:t xml:space="preserve">e.g., clumping near populated areas; </w:t>
        </w:r>
      </w:ins>
      <w:r w:rsidR="00AE3690" w:rsidRPr="00AE3690">
        <w:rPr>
          <w:rFonts w:ascii="Times New Roman" w:hAnsi="Times New Roman" w:cs="Times New Roman"/>
        </w:rPr>
        <w:t>Sauer and Link 2011, Soykan et al. 2016)</w:t>
      </w:r>
      <w:r w:rsidR="00AE3690">
        <w:rPr>
          <w:rFonts w:ascii="Times New Roman" w:hAnsi="Times New Roman" w:cs="Times New Roman"/>
        </w:rPr>
        <w:fldChar w:fldCharType="end"/>
      </w:r>
      <w:r w:rsidR="00767C56">
        <w:rPr>
          <w:rFonts w:ascii="Times New Roman" w:hAnsi="Times New Roman" w:cs="Times New Roman"/>
        </w:rPr>
        <w:t xml:space="preserve">. </w:t>
      </w:r>
      <w:r w:rsidR="00A64EA1">
        <w:rPr>
          <w:rFonts w:ascii="Times New Roman" w:hAnsi="Times New Roman" w:cs="Times New Roman"/>
        </w:rPr>
        <w:t xml:space="preserve"> </w:t>
      </w:r>
      <w:r w:rsidR="0095096E">
        <w:rPr>
          <w:rFonts w:ascii="Times New Roman" w:hAnsi="Times New Roman" w:cs="Times New Roman"/>
        </w:rPr>
        <w:t>Additionally</w:t>
      </w:r>
      <w:r w:rsidRPr="00F74943">
        <w:rPr>
          <w:rFonts w:ascii="Times New Roman" w:hAnsi="Times New Roman" w:cs="Times New Roman"/>
        </w:rPr>
        <w:t xml:space="preserve">, </w:t>
      </w:r>
      <w:r w:rsidR="0095096E">
        <w:rPr>
          <w:rFonts w:ascii="Times New Roman" w:hAnsi="Times New Roman" w:cs="Times New Roman"/>
        </w:rPr>
        <w:t xml:space="preserve">pooling produces </w:t>
      </w:r>
      <w:r w:rsidRPr="00F74943">
        <w:rPr>
          <w:rFonts w:ascii="Times New Roman" w:hAnsi="Times New Roman" w:cs="Times New Roman"/>
        </w:rPr>
        <w:t xml:space="preserve">a </w:t>
      </w:r>
      <w:r w:rsidR="0095096E">
        <w:rPr>
          <w:rFonts w:ascii="Times New Roman" w:hAnsi="Times New Roman" w:cs="Times New Roman"/>
        </w:rPr>
        <w:t xml:space="preserve">sufficiently </w:t>
      </w:r>
      <w:r w:rsidRPr="00F74943">
        <w:rPr>
          <w:rFonts w:ascii="Times New Roman" w:hAnsi="Times New Roman" w:cs="Times New Roman"/>
        </w:rPr>
        <w:t>large sample of counts to generate a reasonably robust count-effort co</w:t>
      </w:r>
      <w:r w:rsidR="00767C56">
        <w:rPr>
          <w:rFonts w:ascii="Times New Roman" w:hAnsi="Times New Roman" w:cs="Times New Roman"/>
        </w:rPr>
        <w:t>rrection function</w:t>
      </w:r>
      <w:r w:rsidR="00A64EA1">
        <w:rPr>
          <w:rFonts w:ascii="Times New Roman" w:hAnsi="Times New Roman" w:cs="Times New Roman"/>
        </w:rPr>
        <w:t xml:space="preserve"> </w:t>
      </w:r>
      <w:r w:rsidR="00A64EA1">
        <w:rPr>
          <w:rFonts w:ascii="Times New Roman" w:hAnsi="Times New Roman" w:cs="Times New Roman"/>
        </w:rPr>
        <w:fldChar w:fldCharType="begin"/>
      </w:r>
      <w:r w:rsidR="00A64EA1">
        <w:rPr>
          <w:rFonts w:ascii="Times New Roman" w:hAnsi="Times New Roman" w:cs="Times New Roman"/>
        </w:rPr>
        <w:instrText xml:space="preserve"> ADDIN ZOTERO_ITEM CSL_CITATION {"citationID":"K3FF9P0a","properties":{"formattedCitation":"(Link and Sauer 1999)","plainCitation":"(Link and Sauer 1999)","noteIndex":0},"citationItems":[{"id":15669,"uris":["http://zotero.org/users/40926/items/R4CJRMTX"],"uri":["http://zotero.org/users/40926/items/R4CJRMTX"],"itemData":{"id":15669,"type":"article-journal","title":"Controlling for varying effort in count surveys: an analysis of Christmas Bird Count data","container-title":"Journal of Agricultural, Biological, and Environmental Statistics","page":"116–125","volume":"4","issue":"2","source":"Google Scholar","shortTitle":"Controlling for varying effort in count surveys","author":[{"family":"Link","given":"William A."},{"family":"Sauer","given":"John R."}],"issued":{"date-parts":[["1999"]]}}}],"schema":"https://github.com/citation-style-language/schema/raw/master/csl-citation.json"} </w:instrText>
      </w:r>
      <w:r w:rsidR="00A64EA1">
        <w:rPr>
          <w:rFonts w:ascii="Times New Roman" w:hAnsi="Times New Roman" w:cs="Times New Roman"/>
        </w:rPr>
        <w:fldChar w:fldCharType="separate"/>
      </w:r>
      <w:r w:rsidR="00A64EA1" w:rsidRPr="00A64EA1">
        <w:rPr>
          <w:rFonts w:ascii="Times New Roman" w:hAnsi="Times New Roman" w:cs="Times New Roman"/>
        </w:rPr>
        <w:t>(Link and Sauer 1999)</w:t>
      </w:r>
      <w:r w:rsidR="00A64EA1">
        <w:rPr>
          <w:rFonts w:ascii="Times New Roman" w:hAnsi="Times New Roman" w:cs="Times New Roman"/>
        </w:rPr>
        <w:fldChar w:fldCharType="end"/>
      </w:r>
      <w:r w:rsidR="003D2A9E">
        <w:rPr>
          <w:rFonts w:ascii="Times New Roman" w:hAnsi="Times New Roman" w:cs="Times New Roman"/>
        </w:rPr>
        <w:t xml:space="preserve">, which is critical given the wide variation in count effort </w:t>
      </w:r>
      <w:r w:rsidR="00FD59AB">
        <w:rPr>
          <w:rFonts w:ascii="Times New Roman" w:hAnsi="Times New Roman" w:cs="Times New Roman"/>
        </w:rPr>
        <w:t xml:space="preserve">among </w:t>
      </w:r>
      <w:r w:rsidR="003D2A9E">
        <w:rPr>
          <w:rFonts w:ascii="Times New Roman" w:hAnsi="Times New Roman" w:cs="Times New Roman"/>
        </w:rPr>
        <w:t xml:space="preserve">count circles </w:t>
      </w:r>
      <w:r w:rsidR="003D2A9E">
        <w:rPr>
          <w:rFonts w:ascii="Times New Roman" w:hAnsi="Times New Roman" w:cs="Times New Roman"/>
        </w:rPr>
        <w:fldChar w:fldCharType="begin"/>
      </w:r>
      <w:r w:rsidR="003D2A9E">
        <w:rPr>
          <w:rFonts w:ascii="Times New Roman" w:hAnsi="Times New Roman" w:cs="Times New Roman"/>
        </w:rPr>
        <w:instrText xml:space="preserve"> ADDIN ZOTERO_ITEM CSL_CITATION {"citationID":"ZSuVXvcZ","properties":{"formattedCitation":"(Bock and Root 1981, Dunn et al. 2005)","plainCitation":"(Bock and Root 1981, Dunn et al. 2005)","noteIndex":0},"citationItems":[{"id":1086,"uris":["http://zotero.org/users/40926/items/TSPZG2C9"],"uri":["http://zotero.org/users/40926/items/TSPZG2C9"],"itemData":{"id":1086,"type":"article-journal","title":"The Christmas Bird Count and avian ecology","container-title":"Studies in Avian Biology","page":"17-23","volume":"6","author":[{"family":"Bock","given":"C. E."},{"family":"Root","given":"T. L."}],"issued":{"date-parts":[["1981"]]}},"label":"page"},{"id":15716,"uris":["http://zotero.org/users/40926/items/ITE32MJQ"],"uri":["http://zotero.org/users/40926/items/ITE32MJQ"],"itemData":{"id":15716,"type":"article-journal","title":"Enhancing the scientific value of the Christmas Bird Count","container-title":"The Auk","page":"338–346","volume":"122","issue":"1","source":"Google Scholar","author":[{"family":"Dunn","given":"Erica H."},{"family":"Francis","given":"Charles M."},{"family":"Blancher","given":"Peter J."},{"family":"Drennan","given":"Susan Roney"},{"family":"Howe","given":"Marshall A."},{"family":"Lepage","given":"Denis"},{"family":"Robbins","given":"Chandler S."},{"family":"Rosenberg","given":"Kenneth V."},{"family":"Sauer","given":"John R."},{"family":"Smith","given":"Kimberly G."}],"issued":{"date-parts":[["2005"]]}},"label":"page"}],"schema":"https://github.com/citation-style-language/schema/raw/master/csl-citation.json"} </w:instrText>
      </w:r>
      <w:r w:rsidR="003D2A9E">
        <w:rPr>
          <w:rFonts w:ascii="Times New Roman" w:hAnsi="Times New Roman" w:cs="Times New Roman"/>
        </w:rPr>
        <w:fldChar w:fldCharType="separate"/>
      </w:r>
      <w:r w:rsidR="003D2A9E" w:rsidRPr="003D2A9E">
        <w:rPr>
          <w:rFonts w:ascii="Times New Roman" w:hAnsi="Times New Roman" w:cs="Times New Roman"/>
        </w:rPr>
        <w:t>(Bock and Root 1981, Dunn et al. 2005)</w:t>
      </w:r>
      <w:r w:rsidR="003D2A9E">
        <w:rPr>
          <w:rFonts w:ascii="Times New Roman" w:hAnsi="Times New Roman" w:cs="Times New Roman"/>
        </w:rPr>
        <w:fldChar w:fldCharType="end"/>
      </w:r>
      <w:r w:rsidR="00767C56">
        <w:rPr>
          <w:rFonts w:ascii="Times New Roman" w:hAnsi="Times New Roman" w:cs="Times New Roman"/>
        </w:rPr>
        <w:t xml:space="preserve">. </w:t>
      </w:r>
      <w:r w:rsidR="00A64EA1">
        <w:rPr>
          <w:rFonts w:ascii="Times New Roman" w:hAnsi="Times New Roman" w:cs="Times New Roman"/>
        </w:rPr>
        <w:t xml:space="preserve"> </w:t>
      </w:r>
      <w:r w:rsidRPr="00F74943">
        <w:rPr>
          <w:rFonts w:ascii="Times New Roman" w:hAnsi="Times New Roman" w:cs="Times New Roman"/>
        </w:rPr>
        <w:t>Th</w:t>
      </w:r>
      <w:r w:rsidR="00FD59AB">
        <w:rPr>
          <w:rFonts w:ascii="Times New Roman" w:hAnsi="Times New Roman" w:cs="Times New Roman"/>
        </w:rPr>
        <w:t>is</w:t>
      </w:r>
      <w:r w:rsidRPr="00F74943">
        <w:rPr>
          <w:rFonts w:ascii="Times New Roman" w:hAnsi="Times New Roman" w:cs="Times New Roman"/>
        </w:rPr>
        <w:t xml:space="preserve"> approach produces a </w:t>
      </w:r>
      <w:r w:rsidRPr="00F74943">
        <w:rPr>
          <w:rFonts w:ascii="Times New Roman" w:hAnsi="Times New Roman" w:cs="Times New Roman"/>
        </w:rPr>
        <w:lastRenderedPageBreak/>
        <w:t xml:space="preserve">relative abundance index per year and stratum, which can be </w:t>
      </w:r>
      <w:r w:rsidR="00AE46B2">
        <w:rPr>
          <w:rFonts w:ascii="Times New Roman" w:hAnsi="Times New Roman" w:cs="Times New Roman"/>
        </w:rPr>
        <w:t xml:space="preserve">used to explore variation around long-term log-linear trends, and </w:t>
      </w:r>
      <w:r w:rsidR="00AA5886">
        <w:rPr>
          <w:rFonts w:ascii="Times New Roman" w:hAnsi="Times New Roman" w:cs="Times New Roman"/>
        </w:rPr>
        <w:t xml:space="preserve">can be </w:t>
      </w:r>
      <w:r w:rsidRPr="00F74943">
        <w:rPr>
          <w:rFonts w:ascii="Times New Roman" w:hAnsi="Times New Roman" w:cs="Times New Roman"/>
        </w:rPr>
        <w:t xml:space="preserve">summed across larger </w:t>
      </w:r>
      <w:r w:rsidR="00FD59AB">
        <w:rPr>
          <w:rFonts w:ascii="Times New Roman" w:hAnsi="Times New Roman" w:cs="Times New Roman"/>
        </w:rPr>
        <w:t xml:space="preserve">hierarchically nested </w:t>
      </w:r>
      <w:r w:rsidRPr="00F74943">
        <w:rPr>
          <w:rFonts w:ascii="Times New Roman" w:hAnsi="Times New Roman" w:cs="Times New Roman"/>
        </w:rPr>
        <w:t xml:space="preserve">strata, such as states, provinces, </w:t>
      </w:r>
      <w:del w:id="33" w:author="Michel, Nicole" w:date="2018-12-06T15:35:00Z">
        <w:r w:rsidRPr="00F74943" w:rsidDel="00C92FDA">
          <w:rPr>
            <w:rFonts w:ascii="Times New Roman" w:hAnsi="Times New Roman" w:cs="Times New Roman"/>
          </w:rPr>
          <w:delText xml:space="preserve">or </w:delText>
        </w:r>
      </w:del>
      <w:r w:rsidRPr="00F74943">
        <w:rPr>
          <w:rFonts w:ascii="Times New Roman" w:hAnsi="Times New Roman" w:cs="Times New Roman"/>
        </w:rPr>
        <w:t xml:space="preserve">BCRs, </w:t>
      </w:r>
      <w:ins w:id="34" w:author="Michel, Nicole" w:date="2018-12-06T15:35:00Z">
        <w:r w:rsidR="00C92FDA">
          <w:rPr>
            <w:rFonts w:ascii="Times New Roman" w:hAnsi="Times New Roman" w:cs="Times New Roman"/>
          </w:rPr>
          <w:t xml:space="preserve">or Landscape Conservation Cooperative regions (LCCs), </w:t>
        </w:r>
      </w:ins>
      <w:r w:rsidRPr="00F74943">
        <w:rPr>
          <w:rFonts w:ascii="Times New Roman" w:hAnsi="Times New Roman" w:cs="Times New Roman"/>
        </w:rPr>
        <w:t xml:space="preserve">and used to </w:t>
      </w:r>
      <w:del w:id="35" w:author="Michel, Nicole" w:date="2018-12-06T15:36:00Z">
        <w:r w:rsidRPr="00F74943" w:rsidDel="00C92FDA">
          <w:rPr>
            <w:rFonts w:ascii="Times New Roman" w:hAnsi="Times New Roman" w:cs="Times New Roman"/>
          </w:rPr>
          <w:delText xml:space="preserve">calculate </w:delText>
        </w:r>
      </w:del>
      <w:ins w:id="36" w:author="Michel, Nicole" w:date="2018-12-06T15:36:00Z">
        <w:r w:rsidR="00C92FDA">
          <w:rPr>
            <w:rFonts w:ascii="Times New Roman" w:hAnsi="Times New Roman" w:cs="Times New Roman"/>
          </w:rPr>
          <w:t>estim</w:t>
        </w:r>
        <w:r w:rsidR="00C92FDA" w:rsidRPr="00F74943">
          <w:rPr>
            <w:rFonts w:ascii="Times New Roman" w:hAnsi="Times New Roman" w:cs="Times New Roman"/>
          </w:rPr>
          <w:t xml:space="preserve">ate </w:t>
        </w:r>
      </w:ins>
      <w:r w:rsidR="00AE3690">
        <w:rPr>
          <w:rFonts w:ascii="Times New Roman" w:hAnsi="Times New Roman" w:cs="Times New Roman"/>
        </w:rPr>
        <w:t>change in relative abundance</w:t>
      </w:r>
      <w:r w:rsidRPr="00F74943">
        <w:rPr>
          <w:rFonts w:ascii="Times New Roman" w:hAnsi="Times New Roman" w:cs="Times New Roman"/>
        </w:rPr>
        <w:t xml:space="preserve"> at larger spatial scales. </w:t>
      </w:r>
      <w:r w:rsidR="00AE3690">
        <w:rPr>
          <w:rFonts w:ascii="Times New Roman" w:hAnsi="Times New Roman" w:cs="Times New Roman"/>
        </w:rPr>
        <w:t xml:space="preserve"> </w:t>
      </w:r>
      <w:r w:rsidR="00AE46B2">
        <w:rPr>
          <w:rFonts w:ascii="Times New Roman" w:hAnsi="Times New Roman" w:cs="Times New Roman"/>
        </w:rPr>
        <w:t>P</w:t>
      </w:r>
      <w:r w:rsidR="00C94AE7">
        <w:rPr>
          <w:rFonts w:ascii="Times New Roman" w:hAnsi="Times New Roman" w:cs="Times New Roman"/>
        </w:rPr>
        <w:t xml:space="preserve">roducing annual abundance indices </w:t>
      </w:r>
      <w:r w:rsidR="00AE46B2">
        <w:rPr>
          <w:rFonts w:ascii="Times New Roman" w:hAnsi="Times New Roman" w:cs="Times New Roman"/>
        </w:rPr>
        <w:t xml:space="preserve">also </w:t>
      </w:r>
      <w:r w:rsidR="003D2A9E">
        <w:rPr>
          <w:rFonts w:ascii="Times New Roman" w:hAnsi="Times New Roman" w:cs="Times New Roman"/>
        </w:rPr>
        <w:t>permits</w:t>
      </w:r>
      <w:r w:rsidR="00C94AE7">
        <w:rPr>
          <w:rFonts w:ascii="Times New Roman" w:hAnsi="Times New Roman" w:cs="Times New Roman"/>
        </w:rPr>
        <w:t xml:space="preserve"> </w:t>
      </w:r>
      <w:r w:rsidR="003D2A9E">
        <w:rPr>
          <w:rFonts w:ascii="Times New Roman" w:hAnsi="Times New Roman" w:cs="Times New Roman"/>
        </w:rPr>
        <w:t>summarizing</w:t>
      </w:r>
      <w:r w:rsidR="00C94AE7">
        <w:rPr>
          <w:rFonts w:ascii="Times New Roman" w:hAnsi="Times New Roman" w:cs="Times New Roman"/>
        </w:rPr>
        <w:t xml:space="preserve"> </w:t>
      </w:r>
      <w:r w:rsidR="00C45065">
        <w:rPr>
          <w:rFonts w:ascii="Times New Roman" w:hAnsi="Times New Roman" w:cs="Times New Roman"/>
        </w:rPr>
        <w:t xml:space="preserve">abundance </w:t>
      </w:r>
      <w:r w:rsidR="00C94AE7">
        <w:rPr>
          <w:rFonts w:ascii="Times New Roman" w:hAnsi="Times New Roman" w:cs="Times New Roman"/>
        </w:rPr>
        <w:t xml:space="preserve">change </w:t>
      </w:r>
      <w:r w:rsidR="00FD59AB">
        <w:rPr>
          <w:rFonts w:ascii="Times New Roman" w:hAnsi="Times New Roman" w:cs="Times New Roman"/>
        </w:rPr>
        <w:t xml:space="preserve">between </w:t>
      </w:r>
      <w:r w:rsidR="00C94AE7">
        <w:rPr>
          <w:rFonts w:ascii="Times New Roman" w:hAnsi="Times New Roman" w:cs="Times New Roman"/>
        </w:rPr>
        <w:t xml:space="preserve">any </w:t>
      </w:r>
      <w:r w:rsidR="00AE3690">
        <w:rPr>
          <w:rFonts w:ascii="Times New Roman" w:hAnsi="Times New Roman" w:cs="Times New Roman"/>
        </w:rPr>
        <w:t>desired</w:t>
      </w:r>
      <w:r w:rsidR="00AE46B2">
        <w:rPr>
          <w:rFonts w:ascii="Times New Roman" w:hAnsi="Times New Roman" w:cs="Times New Roman"/>
        </w:rPr>
        <w:t xml:space="preserve"> </w:t>
      </w:r>
      <w:r w:rsidR="003D2A9E">
        <w:rPr>
          <w:rFonts w:ascii="Times New Roman" w:hAnsi="Times New Roman" w:cs="Times New Roman"/>
        </w:rPr>
        <w:t>pair of</w:t>
      </w:r>
      <w:r w:rsidR="00AE3690">
        <w:rPr>
          <w:rFonts w:ascii="Times New Roman" w:hAnsi="Times New Roman" w:cs="Times New Roman"/>
        </w:rPr>
        <w:t xml:space="preserve"> </w:t>
      </w:r>
      <w:r w:rsidR="003D2A9E">
        <w:rPr>
          <w:rFonts w:ascii="Times New Roman" w:hAnsi="Times New Roman" w:cs="Times New Roman"/>
        </w:rPr>
        <w:t xml:space="preserve">time </w:t>
      </w:r>
      <w:r w:rsidR="00AE3690">
        <w:rPr>
          <w:rFonts w:ascii="Times New Roman" w:hAnsi="Times New Roman" w:cs="Times New Roman"/>
        </w:rPr>
        <w:t>points</w:t>
      </w:r>
      <w:r w:rsidR="00C94AE7">
        <w:rPr>
          <w:rFonts w:ascii="Times New Roman" w:hAnsi="Times New Roman" w:cs="Times New Roman"/>
        </w:rPr>
        <w:t>.</w:t>
      </w:r>
      <w:r w:rsidR="00AE46B2">
        <w:rPr>
          <w:rFonts w:ascii="Times New Roman" w:hAnsi="Times New Roman" w:cs="Times New Roman"/>
        </w:rPr>
        <w:t xml:space="preserve"> Finally, the simplicity of the standard model </w:t>
      </w:r>
      <w:r w:rsidR="003D2A9E">
        <w:rPr>
          <w:rFonts w:ascii="Times New Roman" w:hAnsi="Times New Roman" w:cs="Times New Roman"/>
        </w:rPr>
        <w:t>enables</w:t>
      </w:r>
      <w:r w:rsidR="00C45065">
        <w:rPr>
          <w:rFonts w:ascii="Times New Roman" w:hAnsi="Times New Roman" w:cs="Times New Roman"/>
        </w:rPr>
        <w:t xml:space="preserve"> a flexible and robust computational process, suitable for analysis of hundreds of species that vary enormously in their ubiquity, abundance, and population dynamics.</w:t>
      </w:r>
    </w:p>
    <w:p w14:paraId="1C4D7BD8" w14:textId="77777777" w:rsidR="00C015CE" w:rsidRDefault="00545DCC" w:rsidP="00A04853">
      <w:pPr>
        <w:pStyle w:val="NoSpacing"/>
        <w:spacing w:line="480" w:lineRule="auto"/>
        <w:ind w:firstLine="720"/>
        <w:rPr>
          <w:ins w:id="37" w:author="Michel, Nicole" w:date="2018-12-06T16:25:00Z"/>
          <w:rFonts w:ascii="Times New Roman" w:hAnsi="Times New Roman" w:cs="Times New Roman"/>
        </w:rPr>
      </w:pPr>
      <w:r>
        <w:rPr>
          <w:rFonts w:ascii="Times New Roman" w:hAnsi="Times New Roman" w:cs="Times New Roman"/>
        </w:rPr>
        <w:t>While</w:t>
      </w:r>
      <w:r w:rsidR="008307A9">
        <w:rPr>
          <w:rFonts w:ascii="Times New Roman" w:hAnsi="Times New Roman" w:cs="Times New Roman"/>
        </w:rPr>
        <w:t xml:space="preserve"> the current approach produces trends that are useful for understanding population status of birds at regional </w:t>
      </w:r>
      <w:r w:rsidR="00A04853">
        <w:rPr>
          <w:rFonts w:ascii="Times New Roman" w:hAnsi="Times New Roman" w:cs="Times New Roman"/>
        </w:rPr>
        <w:t>to</w:t>
      </w:r>
      <w:r w:rsidR="008307A9">
        <w:rPr>
          <w:rFonts w:ascii="Times New Roman" w:hAnsi="Times New Roman" w:cs="Times New Roman"/>
        </w:rPr>
        <w:t xml:space="preserve"> continental scales</w:t>
      </w:r>
      <w:r>
        <w:rPr>
          <w:rFonts w:ascii="Times New Roman" w:hAnsi="Times New Roman" w:cs="Times New Roman"/>
        </w:rPr>
        <w:t>,</w:t>
      </w:r>
      <w:r w:rsidR="008307A9">
        <w:rPr>
          <w:rFonts w:ascii="Times New Roman" w:hAnsi="Times New Roman" w:cs="Times New Roman"/>
        </w:rPr>
        <w:t xml:space="preserve"> the approach has </w:t>
      </w:r>
      <w:r w:rsidR="0084457F">
        <w:rPr>
          <w:rFonts w:ascii="Times New Roman" w:hAnsi="Times New Roman" w:cs="Times New Roman"/>
        </w:rPr>
        <w:t>some</w:t>
      </w:r>
      <w:r w:rsidR="008307A9">
        <w:rPr>
          <w:rFonts w:ascii="Times New Roman" w:hAnsi="Times New Roman" w:cs="Times New Roman"/>
        </w:rPr>
        <w:t xml:space="preserve"> limitations</w:t>
      </w:r>
      <w:r w:rsidR="00F74943" w:rsidRPr="00F74943">
        <w:rPr>
          <w:rFonts w:ascii="Times New Roman" w:hAnsi="Times New Roman" w:cs="Times New Roman"/>
        </w:rPr>
        <w:t xml:space="preserve">. </w:t>
      </w:r>
      <w:r w:rsidR="00AE3690">
        <w:rPr>
          <w:rFonts w:ascii="Times New Roman" w:hAnsi="Times New Roman" w:cs="Times New Roman"/>
        </w:rPr>
        <w:t>As implemented, i</w:t>
      </w:r>
      <w:r w:rsidR="00F74943" w:rsidRPr="00F74943">
        <w:rPr>
          <w:rFonts w:ascii="Times New Roman" w:hAnsi="Times New Roman" w:cs="Times New Roman"/>
        </w:rPr>
        <w:t xml:space="preserve">t is </w:t>
      </w:r>
      <w:r w:rsidR="00767C56">
        <w:rPr>
          <w:rFonts w:ascii="Times New Roman" w:hAnsi="Times New Roman" w:cs="Times New Roman"/>
        </w:rPr>
        <w:t xml:space="preserve">a </w:t>
      </w:r>
      <w:r w:rsidR="00F74943" w:rsidRPr="00F74943">
        <w:rPr>
          <w:rFonts w:ascii="Times New Roman" w:hAnsi="Times New Roman" w:cs="Times New Roman"/>
        </w:rPr>
        <w:t>computationally intensive</w:t>
      </w:r>
      <w:r w:rsidR="00767C56">
        <w:rPr>
          <w:rFonts w:ascii="Times New Roman" w:hAnsi="Times New Roman" w:cs="Times New Roman"/>
        </w:rPr>
        <w:t xml:space="preserve"> process</w:t>
      </w:r>
      <w:r w:rsidR="00F74943" w:rsidRPr="00F74943">
        <w:rPr>
          <w:rFonts w:ascii="Times New Roman" w:hAnsi="Times New Roman" w:cs="Times New Roman"/>
        </w:rPr>
        <w:t>, especially for wide-ranging species</w:t>
      </w:r>
      <w:r w:rsidR="008307A9">
        <w:rPr>
          <w:rFonts w:ascii="Times New Roman" w:hAnsi="Times New Roman" w:cs="Times New Roman"/>
        </w:rPr>
        <w:t xml:space="preserve">. This is due to </w:t>
      </w:r>
      <w:r>
        <w:rPr>
          <w:rFonts w:ascii="Times New Roman" w:hAnsi="Times New Roman" w:cs="Times New Roman"/>
        </w:rPr>
        <w:t>the</w:t>
      </w:r>
      <w:r w:rsidR="008307A9">
        <w:rPr>
          <w:rFonts w:ascii="Times New Roman" w:hAnsi="Times New Roman" w:cs="Times New Roman"/>
        </w:rPr>
        <w:t xml:space="preserve"> use of</w:t>
      </w:r>
      <w:r w:rsidR="00F74943" w:rsidRPr="00F74943">
        <w:rPr>
          <w:rFonts w:ascii="Times New Roman" w:hAnsi="Times New Roman" w:cs="Times New Roman"/>
        </w:rPr>
        <w:t xml:space="preserve"> Markov chain Monte Carlo (MCMC) to estimate model parameters for relative abundance</w:t>
      </w:r>
      <w:r w:rsidR="008307A9">
        <w:rPr>
          <w:rFonts w:ascii="Times New Roman" w:hAnsi="Times New Roman" w:cs="Times New Roman"/>
        </w:rPr>
        <w:t>,</w:t>
      </w:r>
      <w:r w:rsidR="00F74943" w:rsidRPr="00F74943">
        <w:rPr>
          <w:rFonts w:ascii="Times New Roman" w:hAnsi="Times New Roman" w:cs="Times New Roman"/>
        </w:rPr>
        <w:t xml:space="preserve"> </w:t>
      </w:r>
      <w:r>
        <w:rPr>
          <w:rFonts w:ascii="Times New Roman" w:hAnsi="Times New Roman" w:cs="Times New Roman"/>
        </w:rPr>
        <w:t xml:space="preserve">and </w:t>
      </w:r>
      <w:r w:rsidR="00F74943" w:rsidRPr="00F74943">
        <w:rPr>
          <w:rFonts w:ascii="Times New Roman" w:hAnsi="Times New Roman" w:cs="Times New Roman"/>
        </w:rPr>
        <w:t>process</w:t>
      </w:r>
      <w:r>
        <w:rPr>
          <w:rFonts w:ascii="Times New Roman" w:hAnsi="Times New Roman" w:cs="Times New Roman"/>
        </w:rPr>
        <w:t>ing</w:t>
      </w:r>
      <w:r w:rsidR="008307A9">
        <w:rPr>
          <w:rFonts w:ascii="Times New Roman" w:hAnsi="Times New Roman" w:cs="Times New Roman"/>
        </w:rPr>
        <w:t xml:space="preserve"> </w:t>
      </w:r>
      <w:r w:rsidR="00F74943" w:rsidRPr="00F74943">
        <w:rPr>
          <w:rFonts w:ascii="Times New Roman" w:hAnsi="Times New Roman" w:cs="Times New Roman"/>
        </w:rPr>
        <w:t xml:space="preserve">large MCMC chains to scale relative abundance to larger aggregate units </w:t>
      </w:r>
      <w:r w:rsidR="00A04853">
        <w:rPr>
          <w:rFonts w:ascii="Times New Roman" w:hAnsi="Times New Roman" w:cs="Times New Roman"/>
        </w:rPr>
        <w:t xml:space="preserve">to </w:t>
      </w:r>
      <w:r w:rsidR="00F74943" w:rsidRPr="00F74943">
        <w:rPr>
          <w:rFonts w:ascii="Times New Roman" w:hAnsi="Times New Roman" w:cs="Times New Roman"/>
        </w:rPr>
        <w:t>genera</w:t>
      </w:r>
      <w:r w:rsidR="00D91948">
        <w:rPr>
          <w:rFonts w:ascii="Times New Roman" w:hAnsi="Times New Roman" w:cs="Times New Roman"/>
        </w:rPr>
        <w:t xml:space="preserve">te </w:t>
      </w:r>
      <w:r w:rsidR="00C45065">
        <w:rPr>
          <w:rFonts w:ascii="Times New Roman" w:hAnsi="Times New Roman" w:cs="Times New Roman"/>
        </w:rPr>
        <w:t>change</w:t>
      </w:r>
      <w:r w:rsidR="00D91948">
        <w:rPr>
          <w:rFonts w:ascii="Times New Roman" w:hAnsi="Times New Roman" w:cs="Times New Roman"/>
        </w:rPr>
        <w:t xml:space="preserve"> estimates</w:t>
      </w:r>
      <w:r w:rsidR="00C94AE7">
        <w:rPr>
          <w:rFonts w:ascii="Times New Roman" w:hAnsi="Times New Roman" w:cs="Times New Roman"/>
        </w:rPr>
        <w:t xml:space="preserve">.  </w:t>
      </w:r>
    </w:p>
    <w:p w14:paraId="0FEAF569" w14:textId="0F9364CB" w:rsidR="00ED6C34" w:rsidRDefault="00ED6C34" w:rsidP="00A04853">
      <w:pPr>
        <w:pStyle w:val="NoSpacing"/>
        <w:spacing w:line="480" w:lineRule="auto"/>
        <w:ind w:firstLine="720"/>
        <w:rPr>
          <w:rFonts w:ascii="Times New Roman" w:hAnsi="Times New Roman" w:cs="Times New Roman"/>
        </w:rPr>
      </w:pPr>
      <w:del w:id="38" w:author="Michel, Nicole" w:date="2018-12-06T15:36:00Z">
        <w:r w:rsidDel="00C92FDA">
          <w:rPr>
            <w:rFonts w:ascii="Times New Roman" w:hAnsi="Times New Roman" w:cs="Times New Roman"/>
          </w:rPr>
          <w:delText>Additionally</w:delText>
        </w:r>
      </w:del>
      <w:ins w:id="39" w:author="Michel, Nicole" w:date="2018-12-06T15:36:00Z">
        <w:r w:rsidR="00C92FDA">
          <w:rPr>
            <w:rFonts w:ascii="Times New Roman" w:hAnsi="Times New Roman" w:cs="Times New Roman"/>
          </w:rPr>
          <w:t>Notably, from an ecological perspective</w:t>
        </w:r>
      </w:ins>
      <w:r w:rsidR="008307A9">
        <w:rPr>
          <w:rFonts w:ascii="Times New Roman" w:hAnsi="Times New Roman" w:cs="Times New Roman"/>
        </w:rPr>
        <w:t>, the</w:t>
      </w:r>
      <w:del w:id="40" w:author="Michel, Nicole" w:date="2018-12-06T16:25:00Z">
        <w:r w:rsidR="008307A9" w:rsidDel="00C015CE">
          <w:rPr>
            <w:rFonts w:ascii="Times New Roman" w:hAnsi="Times New Roman" w:cs="Times New Roman"/>
          </w:rPr>
          <w:delText>ir</w:delText>
        </w:r>
      </w:del>
      <w:r w:rsidR="008307A9">
        <w:rPr>
          <w:rFonts w:ascii="Times New Roman" w:hAnsi="Times New Roman" w:cs="Times New Roman"/>
        </w:rPr>
        <w:t xml:space="preserve"> coarse resolution </w:t>
      </w:r>
      <w:ins w:id="41" w:author="Michel, Nicole" w:date="2018-12-06T16:25:00Z">
        <w:r w:rsidR="00C015CE">
          <w:rPr>
            <w:rFonts w:ascii="Times New Roman" w:hAnsi="Times New Roman" w:cs="Times New Roman"/>
          </w:rPr>
          <w:t xml:space="preserve">of standard population trend analyses </w:t>
        </w:r>
      </w:ins>
      <w:r w:rsidR="008307A9">
        <w:rPr>
          <w:rFonts w:ascii="Times New Roman" w:hAnsi="Times New Roman" w:cs="Times New Roman"/>
        </w:rPr>
        <w:t>limits their ability to provide inference about local variatio</w:t>
      </w:r>
      <w:ins w:id="42" w:author="Michel, Nicole" w:date="2018-12-06T15:37:00Z">
        <w:r w:rsidR="00C92FDA">
          <w:rPr>
            <w:rFonts w:ascii="Times New Roman" w:hAnsi="Times New Roman" w:cs="Times New Roman"/>
          </w:rPr>
          <w:t>n,</w:t>
        </w:r>
      </w:ins>
      <w:del w:id="43" w:author="Michel, Nicole" w:date="2018-12-06T15:37:00Z">
        <w:r w:rsidR="008307A9" w:rsidDel="00C92FDA">
          <w:rPr>
            <w:rFonts w:ascii="Times New Roman" w:hAnsi="Times New Roman" w:cs="Times New Roman"/>
          </w:rPr>
          <w:delText>n and</w:delText>
        </w:r>
      </w:del>
      <w:r w:rsidR="008307A9">
        <w:rPr>
          <w:rFonts w:ascii="Times New Roman" w:hAnsi="Times New Roman" w:cs="Times New Roman"/>
        </w:rPr>
        <w:t xml:space="preserve"> processes</w:t>
      </w:r>
      <w:ins w:id="44" w:author="Michel, Nicole" w:date="2018-12-06T15:37:00Z">
        <w:r w:rsidR="00C92FDA">
          <w:rPr>
            <w:rFonts w:ascii="Times New Roman" w:hAnsi="Times New Roman" w:cs="Times New Roman"/>
          </w:rPr>
          <w:t>, and drivers</w:t>
        </w:r>
      </w:ins>
      <w:r w:rsidR="008307A9">
        <w:rPr>
          <w:rFonts w:ascii="Times New Roman" w:hAnsi="Times New Roman" w:cs="Times New Roman"/>
        </w:rPr>
        <w:t>.</w:t>
      </w:r>
      <w:r w:rsidR="008307A9" w:rsidRPr="00F74943">
        <w:rPr>
          <w:rFonts w:ascii="Times New Roman" w:hAnsi="Times New Roman" w:cs="Times New Roman"/>
        </w:rPr>
        <w:t xml:space="preserve"> </w:t>
      </w:r>
      <w:r w:rsidR="00F74943" w:rsidRPr="00F74943">
        <w:rPr>
          <w:rFonts w:ascii="Times New Roman" w:hAnsi="Times New Roman" w:cs="Times New Roman"/>
        </w:rPr>
        <w:t xml:space="preserve">While trends can be scaled up to larger </w:t>
      </w:r>
      <w:r w:rsidR="008307A9">
        <w:rPr>
          <w:rFonts w:ascii="Times New Roman" w:hAnsi="Times New Roman" w:cs="Times New Roman"/>
        </w:rPr>
        <w:t>spatial</w:t>
      </w:r>
      <w:r w:rsidR="008307A9" w:rsidRPr="00F74943">
        <w:rPr>
          <w:rFonts w:ascii="Times New Roman" w:hAnsi="Times New Roman" w:cs="Times New Roman"/>
        </w:rPr>
        <w:t xml:space="preserve"> </w:t>
      </w:r>
      <w:r w:rsidR="00F74943" w:rsidRPr="00F74943">
        <w:rPr>
          <w:rFonts w:ascii="Times New Roman" w:hAnsi="Times New Roman" w:cs="Times New Roman"/>
        </w:rPr>
        <w:t>units, they cannot be scaled down to smaller ones.</w:t>
      </w:r>
      <w:r w:rsidR="00767C56">
        <w:rPr>
          <w:rFonts w:ascii="Times New Roman" w:hAnsi="Times New Roman" w:cs="Times New Roman"/>
        </w:rPr>
        <w:t xml:space="preserve"> </w:t>
      </w:r>
      <w:r w:rsidR="00AA5886">
        <w:rPr>
          <w:rFonts w:ascii="Times New Roman" w:hAnsi="Times New Roman" w:cs="Times New Roman"/>
        </w:rPr>
        <w:t xml:space="preserve"> The analytical stratum</w:t>
      </w:r>
      <w:r w:rsidR="00F74943" w:rsidRPr="00F74943">
        <w:rPr>
          <w:rFonts w:ascii="Times New Roman" w:hAnsi="Times New Roman" w:cs="Times New Roman"/>
        </w:rPr>
        <w:t xml:space="preserve"> is the finest level of resolution, which limits the extent to which </w:t>
      </w:r>
      <w:r w:rsidR="00C45065">
        <w:rPr>
          <w:rFonts w:ascii="Times New Roman" w:hAnsi="Times New Roman" w:cs="Times New Roman"/>
        </w:rPr>
        <w:t xml:space="preserve">variation in </w:t>
      </w:r>
      <w:r w:rsidR="00F74943" w:rsidRPr="00F74943">
        <w:rPr>
          <w:rFonts w:ascii="Times New Roman" w:hAnsi="Times New Roman" w:cs="Times New Roman"/>
        </w:rPr>
        <w:t xml:space="preserve">trends can be attributed to </w:t>
      </w:r>
      <w:ins w:id="45" w:author="Michel, Nicole" w:date="2018-12-06T15:37:00Z">
        <w:r w:rsidR="00C92FDA">
          <w:rPr>
            <w:rFonts w:ascii="Times New Roman" w:hAnsi="Times New Roman" w:cs="Times New Roman"/>
          </w:rPr>
          <w:t xml:space="preserve">fine-scale </w:t>
        </w:r>
      </w:ins>
      <w:r>
        <w:rPr>
          <w:rFonts w:ascii="Times New Roman" w:hAnsi="Times New Roman" w:cs="Times New Roman"/>
        </w:rPr>
        <w:t>processes</w:t>
      </w:r>
      <w:r w:rsidRPr="00F74943">
        <w:rPr>
          <w:rFonts w:ascii="Times New Roman" w:hAnsi="Times New Roman" w:cs="Times New Roman"/>
        </w:rPr>
        <w:t xml:space="preserve"> </w:t>
      </w:r>
      <w:del w:id="46" w:author="Michel, Nicole" w:date="2018-12-06T15:37:00Z">
        <w:r w:rsidR="00F74943" w:rsidRPr="00F74943" w:rsidDel="00C92FDA">
          <w:rPr>
            <w:rFonts w:ascii="Times New Roman" w:hAnsi="Times New Roman" w:cs="Times New Roman"/>
          </w:rPr>
          <w:delText>occurring at finer spatial scales</w:delText>
        </w:r>
      </w:del>
      <w:ins w:id="47" w:author="Michel, Nicole" w:date="2018-12-06T15:37:00Z">
        <w:r w:rsidR="00C92FDA">
          <w:rPr>
            <w:rFonts w:ascii="Times New Roman" w:hAnsi="Times New Roman" w:cs="Times New Roman"/>
          </w:rPr>
          <w:t>such as change in local land cover or weather patterns</w:t>
        </w:r>
      </w:ins>
      <w:r w:rsidR="00F74943" w:rsidRPr="00F74943">
        <w:rPr>
          <w:rFonts w:ascii="Times New Roman" w:hAnsi="Times New Roman" w:cs="Times New Roman"/>
        </w:rPr>
        <w:t xml:space="preserve"> </w:t>
      </w:r>
      <w:r w:rsidR="00D91948">
        <w:rPr>
          <w:rFonts w:ascii="Times New Roman" w:hAnsi="Times New Roman" w:cs="Times New Roman"/>
        </w:rPr>
        <w:fldChar w:fldCharType="begin"/>
      </w:r>
      <w:r w:rsidR="007D2D0B">
        <w:rPr>
          <w:rFonts w:ascii="Times New Roman" w:hAnsi="Times New Roman" w:cs="Times New Roman"/>
        </w:rPr>
        <w:instrText xml:space="preserve"> ADDIN ZOTERO_ITEM CSL_CITATION {"citationID":"mRej2dTB","properties":{"formattedCitation":"(Thogmartin et al. 2004, Bled et al. 2013)","plainCitation":"(Thogmartin et al. 2004, Bled et al. 2013)","noteIndex":0},"citationItems":[{"id":15699,"uris":["http://zotero.org/users/40926/items/6WJQAR5A"],"uri":["http://zotero.org/users/40926/items/6WJQAR5A"],"itemData":{"id":15699,"type":"article-journal","title":"A hierarchical spatial model of avian abundance with application to Cerulean Warblers","container-title":"Ecological Applications","page":"1766–1779","volume":"14","issue":"6","source":"Google Scholar","author":[{"family":"Thogmartin","given":"Wayne E."},{"family":"Sauer","given":"John R."},{"family":"Knutson","given":"Melinda G."}],"issued":{"date-parts":[["2004"]]}},"label":"page"},{"id":15800,"uris":["http://zotero.org/users/40926/items/DAF5NMAF"],"uri":["http://zotero.org/users/40926/items/DAF5NMAF"],"itemData":{"id":15800,"type":"article-journal","title":"Modeling trends from North American Breeding Bird Survey data: a spatially explicit approach","container-title":"PLoS ONE","page":"e81867","volume":"8","issue":"12","source":"Google Scholar","shortTitle":"Modeling trends from North American Breeding Bird Survey data","author":[{"family":"Bled","given":"Florent"},{"family":"Sauer","given":"John"},{"family":"Pardieck","given":"Keith"},{"family":"Doherty","given":"Paul"},{"family":"Royle","given":"J. Andrew"}],"issued":{"date-parts":[["2013"]]}},"label":"page"}],"schema":"https://github.com/citation-style-language/schema/raw/master/csl-citation.json"} </w:instrText>
      </w:r>
      <w:r w:rsidR="00D91948">
        <w:rPr>
          <w:rFonts w:ascii="Times New Roman" w:hAnsi="Times New Roman" w:cs="Times New Roman"/>
        </w:rPr>
        <w:fldChar w:fldCharType="separate"/>
      </w:r>
      <w:r w:rsidR="00B02358" w:rsidRPr="00B02358">
        <w:rPr>
          <w:rFonts w:ascii="Times New Roman" w:hAnsi="Times New Roman" w:cs="Times New Roman"/>
        </w:rPr>
        <w:t>(</w:t>
      </w:r>
      <w:proofErr w:type="spellStart"/>
      <w:r w:rsidR="00B02358" w:rsidRPr="00B02358">
        <w:rPr>
          <w:rFonts w:ascii="Times New Roman" w:hAnsi="Times New Roman" w:cs="Times New Roman"/>
        </w:rPr>
        <w:t>Thogmartin</w:t>
      </w:r>
      <w:proofErr w:type="spellEnd"/>
      <w:r w:rsidR="00B02358" w:rsidRPr="00B02358">
        <w:rPr>
          <w:rFonts w:ascii="Times New Roman" w:hAnsi="Times New Roman" w:cs="Times New Roman"/>
        </w:rPr>
        <w:t xml:space="preserve"> et al. 2004, Bled et al. 2013)</w:t>
      </w:r>
      <w:r w:rsidR="00D91948">
        <w:rPr>
          <w:rFonts w:ascii="Times New Roman" w:hAnsi="Times New Roman" w:cs="Times New Roman"/>
        </w:rPr>
        <w:fldChar w:fldCharType="end"/>
      </w:r>
      <w:ins w:id="48" w:author="Michel, Nicole" w:date="2018-12-06T15:37:00Z">
        <w:r w:rsidR="00C92FDA">
          <w:rPr>
            <w:rFonts w:ascii="Times New Roman" w:hAnsi="Times New Roman" w:cs="Times New Roman"/>
          </w:rPr>
          <w:t>,</w:t>
        </w:r>
      </w:ins>
      <w:r w:rsidR="009B0F0F">
        <w:rPr>
          <w:rFonts w:ascii="Times New Roman" w:hAnsi="Times New Roman" w:cs="Times New Roman"/>
        </w:rPr>
        <w:t xml:space="preserve"> and limits </w:t>
      </w:r>
      <w:del w:id="49" w:author="Michel, Nicole" w:date="2018-12-06T15:38:00Z">
        <w:r w:rsidR="009B0F0F" w:rsidDel="00C92FDA">
          <w:rPr>
            <w:rFonts w:ascii="Times New Roman" w:hAnsi="Times New Roman" w:cs="Times New Roman"/>
          </w:rPr>
          <w:delText xml:space="preserve">possibilities </w:delText>
        </w:r>
      </w:del>
      <w:ins w:id="50" w:author="Michel, Nicole" w:date="2018-12-06T15:38:00Z">
        <w:r w:rsidR="00C92FDA">
          <w:rPr>
            <w:rFonts w:ascii="Times New Roman" w:hAnsi="Times New Roman" w:cs="Times New Roman"/>
          </w:rPr>
          <w:t>opportun</w:t>
        </w:r>
        <w:r w:rsidR="00C92FDA">
          <w:rPr>
            <w:rFonts w:ascii="Times New Roman" w:hAnsi="Times New Roman" w:cs="Times New Roman"/>
          </w:rPr>
          <w:t xml:space="preserve">ities </w:t>
        </w:r>
      </w:ins>
      <w:r w:rsidR="009B0F0F">
        <w:rPr>
          <w:rFonts w:ascii="Times New Roman" w:hAnsi="Times New Roman" w:cs="Times New Roman"/>
        </w:rPr>
        <w:t xml:space="preserve">for tailoring conservation plans to local conditions </w:t>
      </w:r>
      <w:r w:rsidR="009B0F0F">
        <w:rPr>
          <w:rFonts w:ascii="Times New Roman" w:hAnsi="Times New Roman" w:cs="Times New Roman"/>
        </w:rPr>
        <w:fldChar w:fldCharType="begin"/>
      </w:r>
      <w:r w:rsidR="009B0F0F">
        <w:rPr>
          <w:rFonts w:ascii="Times New Roman" w:hAnsi="Times New Roman" w:cs="Times New Roman"/>
        </w:rPr>
        <w:instrText xml:space="preserve"> ADDIN ZOTERO_ITEM CSL_CITATION {"citationID":"s1DM3L89","properties":{"formattedCitation":"(Ethier and Nudds 2015, Ethier et al. 2017)","plainCitation":"(Ethier and Nudds 2015, Ethier et al. 2017)","noteIndex":0},"citationItems":[{"id":15884,"uris":["http://zotero.org/users/40926/items/A8EL6DYB"],"uri":["http://zotero.org/users/40926/items/A8EL6DYB"],"itemData":{"id":15884,"type":"article-journal","title":"Scalar considerations in population trend estimates: Implications for recovery strategy planning for species of conservation concern","container-title":"The Condor","page":"545-559","volume":"117","issue":"4","source":"JSTOR","abstract":"[ABSTRACT Broad-scale population trends are often used to identify and list species of conservation concern and as baselines to surmise which recovery actions might arrest or reverse declines. It is therefore important that trends are quantified regionally, so that finer-scale assessments can be made about the plausible causes of declines and targeted conservation actions can be implemented. We estimated regional population trends for a grassland bird, the Bobolink (Dolichonyx oryzivorus), to compare with trends from provincial analyses used for risk assessment, to identify the regions contributing most substantially to population declines. We used 45 yr of count data from the North American Breeding Bird Survey, across 35 agricultural census divisions in southern Ontario, Canada, to develop spatially explicit hierarchical Bayesian models of regional population trends. Population trends were negative in 30 of 35 census divisions, 6 of which had 95% credibility intervals (CI) that did not include zero. In 34 of 35 census divisions, the CI included the provincial short-term recovery goal of a population trend of −1%. Between 1998 and 2011, corresponding to the time series used for provincial risk assessment, the CI for 3 of 21 negative trends did not include 0 or −1. Our results indicate that most regional trend estimates currently exceed the goal set out in the recovery strategy, insofar as they have been stable and not necessarily declining. This suggests a more optimistic picture of the state of Bobolink population trends than that obtained from analyses at broader spatial scales, which masked important regional variation. This result demonstrates the need for consideration of scale variance in trend estimation during risk assessment and management planning, and the application of spatially explicit trend estimation for small geographic areas to aid in this process.]","ISSN":"0010-5422","shortTitle":"Scalar considerations in population trend estimates","author":[{"family":"Ethier","given":"Danielle M."},{"family":"Nudds","given":"Thomas D."}],"issued":{"date-parts":[["2015"]]}},"label":"page"},{"id":15881,"uris":["http://zotero.org/users/40926/items/C73MWAR4"],"uri":["http://zotero.org/users/40926/items/C73MWAR4"],"itemData":{"id":15881,"type":"article-journal","title":"Spatiotemporal variation in mechanisms driving regional-scale population dynamics of a Threatened grassland bird","container-title":"Ecology and Evolution","page":"4152-4162","volume":"7","issue":"12","source":"Wiley Online Library","abstract":"To achieve national population targets for migratory birds, landscape-level conservation approaches are increasingly encouraged. However, knowledge of the mechanisms that drive spatiotemporal patterns in population dynamics are needed to inform scale-variant policy development. Using hierarchical Bayesian models and variable selection, we determined by which mechanism(s), and to what extent, changes in quantity and quality of surrogate grassland habitats contributed to regional variation in population trends of an obligatory grassland bird, Bobolink (Dolichonyx oryzivorous). We used North American Breeding Bird Survey data to develop spatially explicit models of regional population trends over 25 years across 35 agricultural census divisions in Ontario, Canada. We measured the strength of evidence for effects of land-use change on population trends over the entire study period and over five subperiods. Over the entire study period, one region (Perth) displayed strong evidence of population decline (95% CI is entirely below 0); four regions displayed strong evidence of population increase (Bruce, Simcoe, Peterborough, and Northumberland). Population trends shifted spatially among subperiods, with more extreme declines later in time (1986–1990: 28% of 35 census divisions, 1991–1995: 46%, 1996–2000: 40%, 2001–2005: 66%, 2006–2010: 82%). Important predictors of spatial patterns in Bobolink population trends over the entire study period were human development and fragmentation. However, factors inferred to drive patterns in population trends were not consistent over space and time. This result underscores that effective threat identification (both spatially and temporally) and implementation of flexible, regionally tailored policies will be critical to realize efficient conservation of Bobolink and similar at-risk species.","DOI":"10.1002/ece3.3004","ISSN":"2045-7758","language":"en","author":[{"family":"Ethier","given":"Danielle M."},{"family":"Koper","given":"Nicola"},{"family":"Nudds","given":"Thomas D."}],"issued":{"date-parts":[["2017",6,1]]}},"label":"page"}],"schema":"https://github.com/citation-style-language/schema/raw/master/csl-citation.json"} </w:instrText>
      </w:r>
      <w:r w:rsidR="009B0F0F">
        <w:rPr>
          <w:rFonts w:ascii="Times New Roman" w:hAnsi="Times New Roman" w:cs="Times New Roman"/>
        </w:rPr>
        <w:fldChar w:fldCharType="separate"/>
      </w:r>
      <w:r w:rsidR="009B0F0F" w:rsidRPr="009B0F0F">
        <w:rPr>
          <w:rFonts w:ascii="Times New Roman" w:hAnsi="Times New Roman" w:cs="Times New Roman"/>
        </w:rPr>
        <w:t>(Ethier and Nudds 2015, Ethier et al. 2017)</w:t>
      </w:r>
      <w:r w:rsidR="009B0F0F">
        <w:rPr>
          <w:rFonts w:ascii="Times New Roman" w:hAnsi="Times New Roman" w:cs="Times New Roman"/>
        </w:rPr>
        <w:fldChar w:fldCharType="end"/>
      </w:r>
      <w:r w:rsidR="009B0F0F">
        <w:rPr>
          <w:rFonts w:ascii="Times New Roman" w:hAnsi="Times New Roman" w:cs="Times New Roman"/>
        </w:rPr>
        <w:t>.</w:t>
      </w:r>
      <w:ins w:id="51" w:author="Michel, Nicole" w:date="2018-12-06T16:24:00Z">
        <w:r w:rsidR="00C015CE">
          <w:rPr>
            <w:rFonts w:ascii="Times New Roman" w:hAnsi="Times New Roman" w:cs="Times New Roman"/>
          </w:rPr>
          <w:t xml:space="preserve"> </w:t>
        </w:r>
      </w:ins>
      <w:ins w:id="52" w:author="Michel, Nicole" w:date="2018-12-06T16:26:00Z">
        <w:r w:rsidR="00C015CE">
          <w:rPr>
            <w:rFonts w:ascii="Times New Roman" w:hAnsi="Times New Roman" w:cs="Times New Roman"/>
          </w:rPr>
          <w:t xml:space="preserve"> </w:t>
        </w:r>
      </w:ins>
      <w:ins w:id="53" w:author="Michel, Nicole" w:date="2018-12-06T16:34:00Z">
        <w:r w:rsidR="00C015CE">
          <w:rPr>
            <w:rFonts w:ascii="Times New Roman" w:hAnsi="Times New Roman" w:cs="Times New Roman"/>
          </w:rPr>
          <w:t>Abundance, distribution, and population trends of birds</w:t>
        </w:r>
      </w:ins>
      <w:ins w:id="54" w:author="Michel, Nicole" w:date="2018-12-06T16:26:00Z">
        <w:r w:rsidR="00C015CE">
          <w:rPr>
            <w:rFonts w:ascii="Times New Roman" w:hAnsi="Times New Roman" w:cs="Times New Roman"/>
          </w:rPr>
          <w:t xml:space="preserve"> are affected by </w:t>
        </w:r>
      </w:ins>
      <w:ins w:id="55" w:author="Michel, Nicole" w:date="2018-12-06T16:31:00Z">
        <w:r w:rsidR="00C015CE">
          <w:rPr>
            <w:rFonts w:ascii="Times New Roman" w:hAnsi="Times New Roman" w:cs="Times New Roman"/>
          </w:rPr>
          <w:t xml:space="preserve">land cover, climate, topography, and other </w:t>
        </w:r>
      </w:ins>
      <w:ins w:id="56" w:author="Michel, Nicole" w:date="2018-12-06T16:26:00Z">
        <w:r w:rsidR="00C015CE">
          <w:rPr>
            <w:rFonts w:ascii="Times New Roman" w:hAnsi="Times New Roman" w:cs="Times New Roman"/>
          </w:rPr>
          <w:t xml:space="preserve">environmental conditions and processes at a variety of spatial scales </w:t>
        </w:r>
      </w:ins>
      <w:ins w:id="57" w:author="Michel, Nicole" w:date="2018-12-06T16:30:00Z">
        <w:r w:rsidR="00C015CE">
          <w:rPr>
            <w:rFonts w:ascii="Times New Roman" w:hAnsi="Times New Roman" w:cs="Times New Roman"/>
          </w:rPr>
          <w:lastRenderedPageBreak/>
          <w:t>ranging from local (</w:t>
        </w:r>
      </w:ins>
      <w:ins w:id="58" w:author="Michel, Nicole" w:date="2018-12-06T16:31:00Z">
        <w:r w:rsidR="00C015CE">
          <w:rPr>
            <w:rFonts w:ascii="Times New Roman" w:hAnsi="Times New Roman" w:cs="Times New Roman"/>
          </w:rPr>
          <w:t xml:space="preserve">e.g., </w:t>
        </w:r>
      </w:ins>
      <w:ins w:id="59" w:author="Michel, Nicole" w:date="2018-12-06T16:30:00Z">
        <w:r w:rsidR="00C015CE">
          <w:rPr>
            <w:rFonts w:ascii="Times New Roman" w:hAnsi="Times New Roman" w:cs="Times New Roman"/>
          </w:rPr>
          <w:t>home range</w:t>
        </w:r>
      </w:ins>
      <w:ins w:id="60" w:author="Michel, Nicole" w:date="2018-12-06T16:31:00Z">
        <w:r w:rsidR="00C015CE">
          <w:rPr>
            <w:rFonts w:ascii="Times New Roman" w:hAnsi="Times New Roman" w:cs="Times New Roman"/>
          </w:rPr>
          <w:t xml:space="preserve"> or smaller</w:t>
        </w:r>
      </w:ins>
      <w:ins w:id="61" w:author="Michel, Nicole" w:date="2018-12-06T16:30:00Z">
        <w:r w:rsidR="00C015CE">
          <w:rPr>
            <w:rFonts w:ascii="Times New Roman" w:hAnsi="Times New Roman" w:cs="Times New Roman"/>
          </w:rPr>
          <w:t>) to landscape (</w:t>
        </w:r>
        <w:proofErr w:type="spellStart"/>
        <w:r w:rsidR="00C015CE">
          <w:rPr>
            <w:rFonts w:ascii="Times New Roman" w:hAnsi="Times New Roman" w:cs="Times New Roman"/>
          </w:rPr>
          <w:t>Thogmartin</w:t>
        </w:r>
        <w:proofErr w:type="spellEnd"/>
        <w:r w:rsidR="00C015CE">
          <w:rPr>
            <w:rFonts w:ascii="Times New Roman" w:hAnsi="Times New Roman" w:cs="Times New Roman"/>
          </w:rPr>
          <w:t xml:space="preserve"> et al. </w:t>
        </w:r>
      </w:ins>
      <w:ins w:id="62" w:author="Michel, Nicole" w:date="2018-12-06T16:35:00Z">
        <w:r w:rsidR="00C015CE">
          <w:rPr>
            <w:rFonts w:ascii="Times New Roman" w:hAnsi="Times New Roman" w:cs="Times New Roman"/>
          </w:rPr>
          <w:t xml:space="preserve">2004, </w:t>
        </w:r>
      </w:ins>
      <w:ins w:id="63" w:author="Michel, Nicole" w:date="2018-12-06T16:30:00Z">
        <w:r w:rsidR="00C015CE">
          <w:rPr>
            <w:rFonts w:ascii="Times New Roman" w:hAnsi="Times New Roman" w:cs="Times New Roman"/>
          </w:rPr>
          <w:t>2006</w:t>
        </w:r>
      </w:ins>
      <w:ins w:id="64" w:author="Michel, Nicole" w:date="2018-12-06T16:34:00Z">
        <w:r w:rsidR="00C015CE">
          <w:rPr>
            <w:rFonts w:ascii="Times New Roman" w:hAnsi="Times New Roman" w:cs="Times New Roman"/>
          </w:rPr>
          <w:t>; Zhang et al. 2012</w:t>
        </w:r>
      </w:ins>
      <w:ins w:id="65" w:author="Michel, Nicole" w:date="2018-12-06T16:30:00Z">
        <w:r w:rsidR="00C015CE">
          <w:rPr>
            <w:rFonts w:ascii="Times New Roman" w:hAnsi="Times New Roman" w:cs="Times New Roman"/>
          </w:rPr>
          <w:t>)</w:t>
        </w:r>
      </w:ins>
      <w:ins w:id="66" w:author="Michel, Nicole" w:date="2018-12-06T16:35:00Z">
        <w:r w:rsidR="00C015CE">
          <w:rPr>
            <w:rFonts w:ascii="Times New Roman" w:hAnsi="Times New Roman" w:cs="Times New Roman"/>
          </w:rPr>
          <w:t xml:space="preserve">. </w:t>
        </w:r>
      </w:ins>
      <w:ins w:id="67" w:author="Michel, Nicole" w:date="2018-12-06T16:36:00Z">
        <w:r w:rsidR="00727950">
          <w:rPr>
            <w:rFonts w:ascii="Times New Roman" w:hAnsi="Times New Roman" w:cs="Times New Roman"/>
          </w:rPr>
          <w:t xml:space="preserve">Summarizing </w:t>
        </w:r>
      </w:ins>
      <w:ins w:id="68" w:author="Michel, Nicole" w:date="2018-12-06T16:37:00Z">
        <w:r w:rsidR="00727950">
          <w:rPr>
            <w:rFonts w:ascii="Times New Roman" w:hAnsi="Times New Roman" w:cs="Times New Roman"/>
          </w:rPr>
          <w:t xml:space="preserve">and evaluating correlates of </w:t>
        </w:r>
      </w:ins>
      <w:ins w:id="69" w:author="Michel, Nicole" w:date="2018-12-06T16:36:00Z">
        <w:r w:rsidR="00727950">
          <w:rPr>
            <w:rFonts w:ascii="Times New Roman" w:hAnsi="Times New Roman" w:cs="Times New Roman"/>
          </w:rPr>
          <w:t xml:space="preserve">trends at the scale of traditional strata may miss important regional variation in abundance, distribution, </w:t>
        </w:r>
      </w:ins>
      <w:ins w:id="70" w:author="Michel, Nicole" w:date="2018-12-06T16:37:00Z">
        <w:r w:rsidR="00727950">
          <w:rPr>
            <w:rFonts w:ascii="Times New Roman" w:hAnsi="Times New Roman" w:cs="Times New Roman"/>
          </w:rPr>
          <w:t xml:space="preserve">and the environmental conditions affecting them. </w:t>
        </w:r>
      </w:ins>
    </w:p>
    <w:p w14:paraId="3FA7B3B9" w14:textId="77EC8E5D" w:rsidR="00993E79" w:rsidRDefault="00ED6C34" w:rsidP="00993E79">
      <w:pPr>
        <w:pStyle w:val="NoSpacing"/>
        <w:spacing w:line="480" w:lineRule="auto"/>
        <w:ind w:firstLine="720"/>
        <w:rPr>
          <w:rFonts w:ascii="Times New Roman" w:hAnsi="Times New Roman" w:cs="Times New Roman"/>
        </w:rPr>
      </w:pPr>
      <w:r>
        <w:rPr>
          <w:rFonts w:ascii="Times New Roman" w:hAnsi="Times New Roman" w:cs="Times New Roman"/>
        </w:rPr>
        <w:t>Moreover, the current approach</w:t>
      </w:r>
      <w:r w:rsidR="00F74943" w:rsidRPr="00F74943">
        <w:rPr>
          <w:rFonts w:ascii="Times New Roman" w:hAnsi="Times New Roman" w:cs="Times New Roman"/>
        </w:rPr>
        <w:t xml:space="preserve"> does not take full account or advantage of spatial </w:t>
      </w:r>
      <w:proofErr w:type="gramStart"/>
      <w:r w:rsidR="00F74943" w:rsidRPr="00F74943">
        <w:rPr>
          <w:rFonts w:ascii="Times New Roman" w:hAnsi="Times New Roman" w:cs="Times New Roman"/>
        </w:rPr>
        <w:t>relationships</w:t>
      </w:r>
      <w:proofErr w:type="gramEnd"/>
      <w:r w:rsidR="00F74943" w:rsidRPr="00F74943">
        <w:rPr>
          <w:rFonts w:ascii="Times New Roman" w:hAnsi="Times New Roman" w:cs="Times New Roman"/>
        </w:rPr>
        <w:t xml:space="preserve"> </w:t>
      </w:r>
      <w:r>
        <w:rPr>
          <w:rFonts w:ascii="Times New Roman" w:hAnsi="Times New Roman" w:cs="Times New Roman"/>
        </w:rPr>
        <w:t xml:space="preserve">among </w:t>
      </w:r>
      <w:r w:rsidR="00F74943" w:rsidRPr="00F74943">
        <w:rPr>
          <w:rFonts w:ascii="Times New Roman" w:hAnsi="Times New Roman" w:cs="Times New Roman"/>
        </w:rPr>
        <w:t xml:space="preserve">counts. </w:t>
      </w:r>
      <w:r w:rsidR="00767C56">
        <w:rPr>
          <w:rFonts w:ascii="Times New Roman" w:hAnsi="Times New Roman" w:cs="Times New Roman"/>
        </w:rPr>
        <w:t xml:space="preserve"> </w:t>
      </w:r>
      <w:r w:rsidR="00F74943" w:rsidRPr="00F74943">
        <w:rPr>
          <w:rFonts w:ascii="Times New Roman" w:hAnsi="Times New Roman" w:cs="Times New Roman"/>
        </w:rPr>
        <w:t>Modeling this structure would facilitate borrowing information across spatial boundaries, allowing more robust trend estimates in places where data</w:t>
      </w:r>
      <w:r w:rsidR="00C45065">
        <w:rPr>
          <w:rFonts w:ascii="Times New Roman" w:hAnsi="Times New Roman" w:cs="Times New Roman"/>
        </w:rPr>
        <w:t xml:space="preserve"> are sparse</w:t>
      </w:r>
      <w:r w:rsidR="00F74943" w:rsidRPr="00F74943">
        <w:rPr>
          <w:rFonts w:ascii="Times New Roman" w:hAnsi="Times New Roman" w:cs="Times New Roman"/>
        </w:rPr>
        <w:t xml:space="preserve"> </w:t>
      </w:r>
      <w:r w:rsidR="0036241A">
        <w:rPr>
          <w:rFonts w:ascii="Times New Roman" w:hAnsi="Times New Roman" w:cs="Times New Roman"/>
        </w:rPr>
        <w:fldChar w:fldCharType="begin"/>
      </w:r>
      <w:r w:rsidR="000B3267">
        <w:rPr>
          <w:rFonts w:ascii="Times New Roman" w:hAnsi="Times New Roman" w:cs="Times New Roman"/>
        </w:rPr>
        <w:instrText xml:space="preserve"> ADDIN ZOTERO_ITEM CSL_CITATION {"citationID":"ilpuXxiY","properties":{"formattedCitation":"(Waller and Gotway 2004, Blangiardo et al. 2013, Banerjee et al. 2014)","plainCitation":"(Waller and Gotway 2004, Blangiardo et al. 2013, Banerjee et al. 2014)","noteIndex":0},"citationItems":[{"id":4218,"uris":["http://zotero.org/users/40926/items/TANE7MMB"],"uri":["http://zotero.org/users/40926/items/TANE7MMB"],"itemData":{"id":4218,"type":"book","title":"Applied Spatial Statistics for Public Health Data","publisher":"John Wiley &amp; Sons","publisher-place":"New York, NY","volume":"368","source":"Google Scholar","event-place":"New York, NY","URL":"https://books.google.com/books?hl=en&amp;lr=&amp;id=OuQwgShUdGAC&amp;oi=fnd&amp;pg=PR7&amp;dq=lance+waller+spatial+statistics&amp;ots=6p6NhPnU6G&amp;sig=efSl_-L32xCBRLRDqxJGtUSADfM","author":[{"family":"Waller","given":"Lance A."},{"family":"Gotway","given":"Carol A."}],"issued":{"date-parts":[["2004"]]},"accessed":{"date-parts":[["2016",3,16]]}},"label":"page"},{"id":4190,"uris":["http://zotero.org/users/40926/items/SI9DV52N"],"uri":["http://zotero.org/users/40926/items/SI9DV52N"],"itemData":{"id":4190,"type":"article-journal","title":"Spatial and spatio-temporal models with R-INLA","container-title":"Spatial and Spatio-Temporal Epidemiology","page":"39–55","volume":"7","source":"Google Scholar","author":[{"family":"Blangiardo","given":"Marta"},{"family":"Cameletti","given":"Michela"},{"family":"Baio","given":"Gianluca"},{"family":"Rue","given":"Haavard"}],"issued":{"date-parts":[["2013"]]}},"label":"page"},{"id":4206,"uris":["http://zotero.org/users/40926/items/2HS94XJ7"],"uri":["http://zotero.org/users/40926/items/2HS94XJ7"],"itemData":{"id":4206,"type":"book","title":"Hierarchical Modeling and Analysis for Spatial Data","publisher":"CRC Press","publisher-place":"Boca Raton, Florida","source":"Google Scholar","event-place":"Boca Raton, Florida","URL":"https://books.google.com/books?hl=en&amp;lr=&amp;id=WVHRBQAAQBAJ&amp;oi=fnd&amp;pg=PP1&amp;dq=banerjee+carlin&amp;ots=Anw3xkSFl2&amp;sig=uMLfIEehIxsf888j7BNyU-M-vKs","author":[{"family":"Banerjee","given":"Sudipto"},{"family":"Carlin","given":"Bradley P."},{"family":"Gelfand","given":"Alan E."}],"issued":{"date-parts":[["2014"]]},"accessed":{"date-parts":[["2015",11,17]]}},"label":"page"}],"schema":"https://github.com/citation-style-language/schema/raw/master/csl-citation.json"} </w:instrText>
      </w:r>
      <w:r w:rsidR="0036241A">
        <w:rPr>
          <w:rFonts w:ascii="Times New Roman" w:hAnsi="Times New Roman" w:cs="Times New Roman"/>
        </w:rPr>
        <w:fldChar w:fldCharType="separate"/>
      </w:r>
      <w:r w:rsidR="000B3267" w:rsidRPr="000B3267">
        <w:rPr>
          <w:rFonts w:ascii="Times New Roman" w:hAnsi="Times New Roman" w:cs="Times New Roman"/>
        </w:rPr>
        <w:t>(Waller and Gotway 2004, Blangiardo et al. 2013, Banerjee et al. 2014)</w:t>
      </w:r>
      <w:r w:rsidR="0036241A">
        <w:rPr>
          <w:rFonts w:ascii="Times New Roman" w:hAnsi="Times New Roman" w:cs="Times New Roman"/>
        </w:rPr>
        <w:fldChar w:fldCharType="end"/>
      </w:r>
      <w:ins w:id="71" w:author="Michel, Nicole" w:date="2018-12-06T15:40:00Z">
        <w:r w:rsidR="00C92FDA">
          <w:rPr>
            <w:rFonts w:ascii="Times New Roman" w:hAnsi="Times New Roman" w:cs="Times New Roman"/>
          </w:rPr>
          <w:t xml:space="preserve"> and enabling</w:t>
        </w:r>
      </w:ins>
      <w:del w:id="72" w:author="Michel, Nicole" w:date="2018-12-06T15:40:00Z">
        <w:r w:rsidR="00F74943" w:rsidRPr="00F74943" w:rsidDel="00C92FDA">
          <w:rPr>
            <w:rFonts w:ascii="Times New Roman" w:hAnsi="Times New Roman" w:cs="Times New Roman"/>
          </w:rPr>
          <w:delText xml:space="preserve">. </w:delText>
        </w:r>
        <w:r w:rsidR="00767C56" w:rsidDel="00C92FDA">
          <w:rPr>
            <w:rFonts w:ascii="Times New Roman" w:hAnsi="Times New Roman" w:cs="Times New Roman"/>
          </w:rPr>
          <w:delText xml:space="preserve"> </w:delText>
        </w:r>
        <w:r w:rsidR="00AA5886" w:rsidDel="00C92FDA">
          <w:rPr>
            <w:rFonts w:ascii="Times New Roman" w:hAnsi="Times New Roman" w:cs="Times New Roman"/>
          </w:rPr>
          <w:delText>Indeed</w:delText>
        </w:r>
        <w:r w:rsidR="00426191" w:rsidDel="00C92FDA">
          <w:rPr>
            <w:rFonts w:ascii="Times New Roman" w:hAnsi="Times New Roman" w:cs="Times New Roman"/>
          </w:rPr>
          <w:delText xml:space="preserve">, </w:delText>
        </w:r>
        <w:r w:rsidR="0079226C" w:rsidDel="00C92FDA">
          <w:rPr>
            <w:rFonts w:ascii="Times New Roman" w:hAnsi="Times New Roman" w:cs="Times New Roman"/>
          </w:rPr>
          <w:delText>b</w:delText>
        </w:r>
        <w:r w:rsidR="00F74943" w:rsidRPr="00F74943" w:rsidDel="00C92FDA">
          <w:rPr>
            <w:rFonts w:ascii="Times New Roman" w:hAnsi="Times New Roman" w:cs="Times New Roman"/>
          </w:rPr>
          <w:delText xml:space="preserve">orrowing </w:delText>
        </w:r>
        <w:r w:rsidR="0079226C" w:rsidDel="00C92FDA">
          <w:rPr>
            <w:rFonts w:ascii="Times New Roman" w:hAnsi="Times New Roman" w:cs="Times New Roman"/>
          </w:rPr>
          <w:delText xml:space="preserve">of </w:delText>
        </w:r>
        <w:r w:rsidR="00F74943" w:rsidRPr="00F74943" w:rsidDel="00C92FDA">
          <w:rPr>
            <w:rFonts w:ascii="Times New Roman" w:hAnsi="Times New Roman" w:cs="Times New Roman"/>
          </w:rPr>
          <w:delText xml:space="preserve">information </w:delText>
        </w:r>
        <w:r w:rsidR="0079226C" w:rsidDel="00C92FDA">
          <w:rPr>
            <w:rFonts w:ascii="Times New Roman" w:hAnsi="Times New Roman" w:cs="Times New Roman"/>
          </w:rPr>
          <w:delText>could</w:delText>
        </w:r>
        <w:r w:rsidR="00F74943" w:rsidRPr="00F74943" w:rsidDel="00C92FDA">
          <w:rPr>
            <w:rFonts w:ascii="Times New Roman" w:hAnsi="Times New Roman" w:cs="Times New Roman"/>
          </w:rPr>
          <w:delText xml:space="preserve"> </w:delText>
        </w:r>
        <w:r w:rsidR="00426191" w:rsidDel="00C92FDA">
          <w:rPr>
            <w:rFonts w:ascii="Times New Roman" w:hAnsi="Times New Roman" w:cs="Times New Roman"/>
          </w:rPr>
          <w:delText xml:space="preserve">possibly </w:delText>
        </w:r>
        <w:r w:rsidR="00F74943" w:rsidRPr="00F74943" w:rsidDel="00C92FDA">
          <w:rPr>
            <w:rFonts w:ascii="Times New Roman" w:hAnsi="Times New Roman" w:cs="Times New Roman"/>
          </w:rPr>
          <w:delText>allow</w:delText>
        </w:r>
      </w:del>
      <w:r w:rsidR="00F74943" w:rsidRPr="00F74943">
        <w:rPr>
          <w:rFonts w:ascii="Times New Roman" w:hAnsi="Times New Roman" w:cs="Times New Roman"/>
        </w:rPr>
        <w:t xml:space="preserve"> trend</w:t>
      </w:r>
      <w:del w:id="73" w:author="Michel, Nicole" w:date="2018-12-06T15:40:00Z">
        <w:r w:rsidR="00F74943" w:rsidRPr="00F74943" w:rsidDel="00C92FDA">
          <w:rPr>
            <w:rFonts w:ascii="Times New Roman" w:hAnsi="Times New Roman" w:cs="Times New Roman"/>
          </w:rPr>
          <w:delText>s to be</w:delText>
        </w:r>
      </w:del>
      <w:r w:rsidR="00F74943" w:rsidRPr="00F74943">
        <w:rPr>
          <w:rFonts w:ascii="Times New Roman" w:hAnsi="Times New Roman" w:cs="Times New Roman"/>
        </w:rPr>
        <w:t xml:space="preserve"> estimat</w:t>
      </w:r>
      <w:ins w:id="74" w:author="Michel, Nicole" w:date="2018-12-06T15:40:00Z">
        <w:r w:rsidR="00C92FDA">
          <w:rPr>
            <w:rFonts w:ascii="Times New Roman" w:hAnsi="Times New Roman" w:cs="Times New Roman"/>
          </w:rPr>
          <w:t>ion</w:t>
        </w:r>
      </w:ins>
      <w:del w:id="75" w:author="Michel, Nicole" w:date="2018-12-06T15:40:00Z">
        <w:r w:rsidR="00F74943" w:rsidRPr="00F74943" w:rsidDel="00C92FDA">
          <w:rPr>
            <w:rFonts w:ascii="Times New Roman" w:hAnsi="Times New Roman" w:cs="Times New Roman"/>
          </w:rPr>
          <w:delText>ed</w:delText>
        </w:r>
      </w:del>
      <w:r w:rsidR="00F74943" w:rsidRPr="00F74943">
        <w:rPr>
          <w:rFonts w:ascii="Times New Roman" w:hAnsi="Times New Roman" w:cs="Times New Roman"/>
        </w:rPr>
        <w:t xml:space="preserve"> at </w:t>
      </w:r>
      <w:ins w:id="76" w:author="Michel, Nicole" w:date="2018-12-06T15:40:00Z">
        <w:r w:rsidR="00C92FDA">
          <w:rPr>
            <w:rFonts w:ascii="Times New Roman" w:hAnsi="Times New Roman" w:cs="Times New Roman"/>
          </w:rPr>
          <w:t xml:space="preserve">finer </w:t>
        </w:r>
      </w:ins>
      <w:r w:rsidR="00F74943" w:rsidRPr="00F74943">
        <w:rPr>
          <w:rFonts w:ascii="Times New Roman" w:hAnsi="Times New Roman" w:cs="Times New Roman"/>
        </w:rPr>
        <w:t xml:space="preserve">spatial scales </w:t>
      </w:r>
      <w:del w:id="77" w:author="Michel, Nicole" w:date="2018-12-06T15:40:00Z">
        <w:r w:rsidR="00F74943" w:rsidRPr="00F74943" w:rsidDel="00C92FDA">
          <w:rPr>
            <w:rFonts w:ascii="Times New Roman" w:hAnsi="Times New Roman" w:cs="Times New Roman"/>
          </w:rPr>
          <w:delText>that are finer than th</w:delText>
        </w:r>
        <w:r w:rsidR="0079226C" w:rsidDel="00C92FDA">
          <w:rPr>
            <w:rFonts w:ascii="Times New Roman" w:hAnsi="Times New Roman" w:cs="Times New Roman"/>
          </w:rPr>
          <w:delText xml:space="preserve">e spatial strata currently used </w:delText>
        </w:r>
      </w:del>
      <w:r w:rsidR="0079226C">
        <w:rPr>
          <w:rFonts w:ascii="Times New Roman" w:hAnsi="Times New Roman" w:cs="Times New Roman"/>
        </w:rPr>
        <w:fldChar w:fldCharType="begin"/>
      </w:r>
      <w:r w:rsidR="0079226C">
        <w:rPr>
          <w:rFonts w:ascii="Times New Roman" w:hAnsi="Times New Roman" w:cs="Times New Roman"/>
        </w:rPr>
        <w:instrText xml:space="preserve"> ADDIN ZOTERO_ITEM CSL_CITATION {"citationID":"sYjjZFJx","properties":{"formattedCitation":"(Thogmartin et al. 2004, Bled et al. 2013)","plainCitation":"(Thogmartin et al. 2004, Bled et al. 2013)","noteIndex":0},"citationItems":[{"id":15699,"uris":["http://zotero.org/users/40926/items/6WJQAR5A"],"uri":["http://zotero.org/users/40926/items/6WJQAR5A"],"itemData":{"id":15699,"type":"article-journal","title":"A hierarchical spatial model of avian abundance with application to Cerulean Warblers","container-title":"Ecological Applications","page":"1766–1779","volume":"14","issue":"6","source":"Google Scholar","author":[{"family":"Thogmartin","given":"Wayne E."},{"family":"Sauer","given":"John R."},{"family":"Knutson","given":"Melinda G."}],"issued":{"date-parts":[["2004"]]}},"label":"page"},{"id":15800,"uris":["http://zotero.org/users/40926/items/DAF5NMAF"],"uri":["http://zotero.org/users/40926/items/DAF5NMAF"],"itemData":{"id":15800,"type":"article-journal","title":"Modeling trends from North American Breeding Bird Survey data: a spatially explicit approach","container-title":"PLoS ONE","page":"e81867","volume":"8","issue":"12","source":"Google Scholar","shortTitle":"Modeling trends from North American Breeding Bird Survey data","author":[{"family":"Bled","given":"Florent"},{"family":"Sauer","given":"John"},{"family":"Pardieck","given":"Keith"},{"family":"Doherty","given":"Paul"},{"family":"Royle","given":"J. Andrew"}],"issued":{"date-parts":[["2013"]]}},"label":"page"}],"schema":"https://github.com/citation-style-language/schema/raw/master/csl-citation.json"} </w:instrText>
      </w:r>
      <w:r w:rsidR="0079226C">
        <w:rPr>
          <w:rFonts w:ascii="Times New Roman" w:hAnsi="Times New Roman" w:cs="Times New Roman"/>
        </w:rPr>
        <w:fldChar w:fldCharType="separate"/>
      </w:r>
      <w:r w:rsidR="0079226C" w:rsidRPr="0079226C">
        <w:rPr>
          <w:rFonts w:ascii="Times New Roman" w:hAnsi="Times New Roman" w:cs="Times New Roman"/>
        </w:rPr>
        <w:t>(</w:t>
      </w:r>
      <w:proofErr w:type="spellStart"/>
      <w:r w:rsidR="0079226C" w:rsidRPr="0079226C">
        <w:rPr>
          <w:rFonts w:ascii="Times New Roman" w:hAnsi="Times New Roman" w:cs="Times New Roman"/>
        </w:rPr>
        <w:t>Thogmartin</w:t>
      </w:r>
      <w:proofErr w:type="spellEnd"/>
      <w:r w:rsidR="0079226C" w:rsidRPr="0079226C">
        <w:rPr>
          <w:rFonts w:ascii="Times New Roman" w:hAnsi="Times New Roman" w:cs="Times New Roman"/>
        </w:rPr>
        <w:t xml:space="preserve"> et al. 2004, Bled et al. 2013)</w:t>
      </w:r>
      <w:r w:rsidR="0079226C">
        <w:rPr>
          <w:rFonts w:ascii="Times New Roman" w:hAnsi="Times New Roman" w:cs="Times New Roman"/>
        </w:rPr>
        <w:fldChar w:fldCharType="end"/>
      </w:r>
      <w:r w:rsidR="0079226C">
        <w:rPr>
          <w:rFonts w:ascii="Times New Roman" w:hAnsi="Times New Roman" w:cs="Times New Roman"/>
        </w:rPr>
        <w:t>.</w:t>
      </w:r>
      <w:r w:rsidR="00993E79">
        <w:rPr>
          <w:rFonts w:ascii="Times New Roman" w:hAnsi="Times New Roman" w:cs="Times New Roman"/>
        </w:rPr>
        <w:t xml:space="preserve"> Accounting for the spatial dependence across count sites also reduces the amount of spatial autocorrelation in model residuals, which leads to more reliable inference about trend estimates </w:t>
      </w:r>
      <w:r w:rsidR="00993E79">
        <w:rPr>
          <w:rFonts w:ascii="Times New Roman" w:hAnsi="Times New Roman" w:cs="Times New Roman"/>
        </w:rPr>
        <w:fldChar w:fldCharType="begin"/>
      </w:r>
      <w:r w:rsidR="00993E79">
        <w:rPr>
          <w:rFonts w:ascii="Times New Roman" w:hAnsi="Times New Roman" w:cs="Times New Roman"/>
        </w:rPr>
        <w:instrText xml:space="preserve"> ADDIN ZOTERO_ITEM CSL_CITATION {"citationID":"gbErLUXz","properties":{"formattedCitation":"(Dormann et al. 2007, Beale et al. 2010)","plainCitation":"(Dormann et al. 2007, Beale et al. 2010)","noteIndex":0},"citationItems":[{"id":4070,"uris":["http://zotero.org/users/40926/items/N6SZMFQ5"],"uri":["http://zotero.org/users/40926/items/N6SZMFQ5"],"itemData":{"id":4070,"type":"article-journal","title":"Methods to account for spatial autocorrelation in the analysis of species distributional data: a review","container-title":"Ecography","page":"609-628","volume":"30","issue":"5","abstract":"Species distributional or trait data based on range map (extent-of-occurrence) or atlas survey data often display spatial autocorrelation, i.e. locations close to each other exhibit more similar values than those further apart. If this pattern remains present in the residuals of a statistical model based on such data, one of the key assumptions of standard statistical analyses, that residuals are independent and identically distributed (i.i.d), is violated. The violation of the assumption of i.i.d. residuals may bias parameter estimates and can increase type I error rates (falsely rejecting the null hypothesis of no effect). While this is increasingly recognised by researchers analysing species distribution data, there is, to our knowledge, no comprehensive overview of the many available spatial statistical methods to take spatial autocorrelation into account in tests of statistical significance. Here, we describe six different statistical approaches to infer correlates of species' distributions, for both presence/absence (binary response) and species abundance data (poisson or normally distributed response), while accounting for spatial autocorrelation in model residuals: autocovariate regression; spatial eigenvector mapping; generalised least squares; (conditional and simultaneous) autoregressive models and generalised estimating equations. A comprehensive comparison of the relative merits of these methods is beyond the scope of this paper. To demonstrate each method's implementation, however, we undertook preliminary tests based on simulated data. These preliminary tests verified that most of the spatial modeling techniques we examined showed good type I error control and precise parameter estimates, at least when confronted with simplistic simulated data containing spatial autocorrelation in the errors. However, we found that for presence/absence data the results and conclusions were very variable between the different methods. This is likely due to the low information content of binary maps. Also, in contrast with previous studies, we found that autocovariate methods consistently underestimated the effects of environmental controls of species distributions. Given their widespread use, in particular for the modelling of species presence/absence data (e.g. climate envelope models), we argue that this warrants further study and caution in their use. To aid other ecologists in making use of the methods described, code to implement them in freely available software is provided in an electronic appendix.","author":[{"family":"Dormann","given":"C. F."},{"family":"McPherson","given":"J. M."},{"family":"Araujo","given":"M. B."},{"family":"Bivand","given":"R."},{"family":"Bolliger","given":"J."},{"family":"Carl","given":"G."},{"family":"Davies","given":"R. G."},{"family":"Hirzel","given":"A."},{"family":"Jetz","given":"W."},{"family":"Kissling","given":"W. D."},{"family":"Kuhn","given":"I."},{"family":"Ohlemuller","given":"R."},{"family":"Peres-Neto","given":"P. R."},{"family":"Reineking","given":"B."},{"family":"Schroder","given":"B."},{"family":"Schurr","given":"F. M."},{"family":"Wilson","given":"R."}],"issued":{"date-parts":[["2007"]]}},"label":"page"},{"id":3632,"uris":["http://zotero.org/users/40926/items/GBNC9XP9"],"uri":["http://zotero.org/users/40926/items/GBNC9XP9"],"itemData":{"id":3632,"type":"article-journal","title":"Regression analysis of spatial data","container-title":"Ecology Letters","page":"246-264","volume":"13","issue":"2","source":"Wiley Online Library","abstract":"Ecology Letters (2010) 13: 246–264 \nAbstract\nMany of the most interesting questions ecologists ask lead to analyses of spatial data. Yet, perhaps confused by the large number of statistical models and fitting methods available, many ecologists seem to believe this is best left to specialists. Here, we describe the issues that need consideration when analysing spatial data and illustrate these using simulation studies. Our comparative analysis involves using methods including generalized least squares, spatial filters, wavelet revised models, conditional autoregressive models and generalized additive mixed models to estimate regression coefficients from synthetic but realistic data sets, including some which violate standard regression assumptions. We assess the performance of each method using two measures and using statistical error rates for model selection. Methods that performed well included generalized least squares family of models and a Bayesian implementation of the conditional auto-regressive model. Ordinary least squares also performed adequately in the absence of model selection, but had poorly controlled Type I error rates and so did not show the improvements in performance under model selection when using the above methods. Removing large-scale spatial trends in the response led to poor performance. These are empirical results; hence extrapolation of these findings to other situations should be performed cautiously. Nevertheless, our simulation-based approach provides much stronger evidence for comparative analysis than assessments based on single or small numbers of data sets, and should be considered a necessary foundation for statements of this type in future.","DOI":"10.1111/j.1461-0248.2009.01422.x","ISSN":"1461-0248","language":"en","author":[{"family":"Beale","given":"Colin M."},{"family":"Lennon","given":"Jack J."},{"family":"Yearsley","given":"Jon M."},{"family":"Brewer","given":"Mark J."},{"family":"Elston","given":"David A."}],"issued":{"date-parts":[["2010",2,1]]}},"label":"page"}],"schema":"https://github.com/citation-style-language/schema/raw/master/csl-citation.json"} </w:instrText>
      </w:r>
      <w:r w:rsidR="00993E79">
        <w:rPr>
          <w:rFonts w:ascii="Times New Roman" w:hAnsi="Times New Roman" w:cs="Times New Roman"/>
        </w:rPr>
        <w:fldChar w:fldCharType="separate"/>
      </w:r>
      <w:r w:rsidR="00993E79" w:rsidRPr="00993E79">
        <w:rPr>
          <w:rFonts w:ascii="Times New Roman" w:hAnsi="Times New Roman" w:cs="Times New Roman"/>
        </w:rPr>
        <w:t>(Dormann et al. 2007, Beale et al. 2010)</w:t>
      </w:r>
      <w:r w:rsidR="00993E79">
        <w:rPr>
          <w:rFonts w:ascii="Times New Roman" w:hAnsi="Times New Roman" w:cs="Times New Roman"/>
        </w:rPr>
        <w:fldChar w:fldCharType="end"/>
      </w:r>
      <w:r w:rsidR="00993E79">
        <w:rPr>
          <w:rFonts w:ascii="Times New Roman" w:hAnsi="Times New Roman" w:cs="Times New Roman"/>
        </w:rPr>
        <w:t>.</w:t>
      </w:r>
    </w:p>
    <w:p w14:paraId="355239E9" w14:textId="28A29058" w:rsidR="00F74943" w:rsidRPr="00F74943" w:rsidRDefault="00ED6C34" w:rsidP="00993E79">
      <w:pPr>
        <w:pStyle w:val="NoSpacing"/>
        <w:spacing w:line="480" w:lineRule="auto"/>
        <w:ind w:firstLine="720"/>
        <w:rPr>
          <w:rFonts w:ascii="Times New Roman" w:hAnsi="Times New Roman" w:cs="Times New Roman"/>
        </w:rPr>
      </w:pPr>
      <w:r>
        <w:rPr>
          <w:rFonts w:ascii="Times New Roman" w:hAnsi="Times New Roman" w:cs="Times New Roman"/>
        </w:rPr>
        <w:t>Previous w</w:t>
      </w:r>
      <w:r w:rsidR="00F74943" w:rsidRPr="00F74943">
        <w:rPr>
          <w:rFonts w:ascii="Times New Roman" w:hAnsi="Times New Roman" w:cs="Times New Roman"/>
        </w:rPr>
        <w:t xml:space="preserve">ork by </w:t>
      </w:r>
      <w:proofErr w:type="spellStart"/>
      <w:r w:rsidR="00B02358">
        <w:rPr>
          <w:rFonts w:ascii="Times New Roman" w:hAnsi="Times New Roman" w:cs="Times New Roman"/>
        </w:rPr>
        <w:t>Thogmartin</w:t>
      </w:r>
      <w:proofErr w:type="spellEnd"/>
      <w:r w:rsidR="00B02358">
        <w:rPr>
          <w:rFonts w:ascii="Times New Roman" w:hAnsi="Times New Roman" w:cs="Times New Roman"/>
        </w:rPr>
        <w:t xml:space="preserve"> et al. </w:t>
      </w:r>
      <w:r w:rsidR="00B02358">
        <w:rPr>
          <w:rFonts w:ascii="Times New Roman" w:hAnsi="Times New Roman" w:cs="Times New Roman"/>
        </w:rPr>
        <w:fldChar w:fldCharType="begin"/>
      </w:r>
      <w:r w:rsidR="00B02358">
        <w:rPr>
          <w:rFonts w:ascii="Times New Roman" w:hAnsi="Times New Roman" w:cs="Times New Roman"/>
        </w:rPr>
        <w:instrText xml:space="preserve"> ADDIN ZOTERO_ITEM CSL_CITATION {"citationID":"kpbBXbcM","properties":{"formattedCitation":"(2004)","plainCitation":"(2004)","noteIndex":0},"citationItems":[{"id":15699,"uris":["http://zotero.org/users/40926/items/6WJQAR5A"],"uri":["http://zotero.org/users/40926/items/6WJQAR5A"],"itemData":{"id":15699,"type":"article-journal","title":"A hierarchical spatial model of avian abundance with application to Cerulean Warblers","container-title":"Ecological Applications","page":"1766–1779","volume":"14","issue":"6","source":"Google Scholar","author":[{"family":"Thogmartin","given":"Wayne E."},{"family":"Sauer","given":"John R."},{"family":"Knutson","given":"Melinda G."}],"issued":{"date-parts":[["2004"]]}},"suppress-author":true}],"schema":"https://github.com/citation-style-language/schema/raw/master/csl-citation.json"} </w:instrText>
      </w:r>
      <w:r w:rsidR="00B02358">
        <w:rPr>
          <w:rFonts w:ascii="Times New Roman" w:hAnsi="Times New Roman" w:cs="Times New Roman"/>
        </w:rPr>
        <w:fldChar w:fldCharType="separate"/>
      </w:r>
      <w:r w:rsidR="00B02358" w:rsidRPr="00B02358">
        <w:rPr>
          <w:rFonts w:ascii="Times New Roman" w:hAnsi="Times New Roman" w:cs="Times New Roman"/>
        </w:rPr>
        <w:t>(2004)</w:t>
      </w:r>
      <w:r w:rsidR="00B02358">
        <w:rPr>
          <w:rFonts w:ascii="Times New Roman" w:hAnsi="Times New Roman" w:cs="Times New Roman"/>
        </w:rPr>
        <w:fldChar w:fldCharType="end"/>
      </w:r>
      <w:r w:rsidR="00F74943" w:rsidRPr="00F74943">
        <w:rPr>
          <w:rFonts w:ascii="Times New Roman" w:hAnsi="Times New Roman" w:cs="Times New Roman"/>
        </w:rPr>
        <w:t xml:space="preserve">, Bled et al. </w:t>
      </w:r>
      <w:r w:rsidR="00B02358">
        <w:rPr>
          <w:rFonts w:ascii="Times New Roman" w:hAnsi="Times New Roman" w:cs="Times New Roman"/>
        </w:rPr>
        <w:fldChar w:fldCharType="begin"/>
      </w:r>
      <w:r w:rsidR="007D2D0B">
        <w:rPr>
          <w:rFonts w:ascii="Times New Roman" w:hAnsi="Times New Roman" w:cs="Times New Roman"/>
        </w:rPr>
        <w:instrText xml:space="preserve"> ADDIN ZOTERO_ITEM CSL_CITATION {"citationID":"g8yCcOBn","properties":{"formattedCitation":"(2013)","plainCitation":"(2013)","noteIndex":0},"citationItems":[{"id":15800,"uris":["http://zotero.org/users/40926/items/DAF5NMAF"],"uri":["http://zotero.org/users/40926/items/DAF5NMAF"],"itemData":{"id":15800,"type":"article-journal","title":"Modeling trends from North American Breeding Bird Survey data: a spatially explicit approach","container-title":"PLoS ONE","page":"e81867","volume":"8","issue":"12","source":"Google Scholar","shortTitle":"Modeling trends from North American Breeding Bird Survey data","author":[{"family":"Bled","given":"Florent"},{"family":"Sauer","given":"John"},{"family":"Pardieck","given":"Keith"},{"family":"Doherty","given":"Paul"},{"family":"Royle","given":"J. Andrew"}],"issued":{"date-parts":[["2013"]]}},"suppress-author":true}],"schema":"https://github.com/citation-style-language/schema/raw/master/csl-citation.json"} </w:instrText>
      </w:r>
      <w:r w:rsidR="00B02358">
        <w:rPr>
          <w:rFonts w:ascii="Times New Roman" w:hAnsi="Times New Roman" w:cs="Times New Roman"/>
        </w:rPr>
        <w:fldChar w:fldCharType="separate"/>
      </w:r>
      <w:r w:rsidR="00B02358" w:rsidRPr="00B02358">
        <w:rPr>
          <w:rFonts w:ascii="Times New Roman" w:hAnsi="Times New Roman" w:cs="Times New Roman"/>
        </w:rPr>
        <w:t>(2013)</w:t>
      </w:r>
      <w:r w:rsidR="00B02358">
        <w:rPr>
          <w:rFonts w:ascii="Times New Roman" w:hAnsi="Times New Roman" w:cs="Times New Roman"/>
        </w:rPr>
        <w:fldChar w:fldCharType="end"/>
      </w:r>
      <w:r w:rsidR="00F74943" w:rsidRPr="00F74943">
        <w:rPr>
          <w:rFonts w:ascii="Times New Roman" w:hAnsi="Times New Roman" w:cs="Times New Roman"/>
        </w:rPr>
        <w:t xml:space="preserve">, and Smith et al. </w:t>
      </w:r>
      <w:r w:rsidR="00B02358">
        <w:rPr>
          <w:rFonts w:ascii="Times New Roman" w:hAnsi="Times New Roman" w:cs="Times New Roman"/>
        </w:rPr>
        <w:fldChar w:fldCharType="begin"/>
      </w:r>
      <w:r w:rsidR="00E920E3">
        <w:rPr>
          <w:rFonts w:ascii="Times New Roman" w:hAnsi="Times New Roman" w:cs="Times New Roman"/>
        </w:rPr>
        <w:instrText xml:space="preserve"> ADDIN ZOTERO_ITEM CSL_CITATION {"citationID":"buimOvDP","properties":{"formattedCitation":"(2015)","plainCitation":"(2015)","noteIndex":0},"citationItems":[{"id":15810,"uris":["http://zotero.org/users/40926/items/N9FWDSZI"],"uri":["http://zotero.org/users/40926/items/N9FWDSZI"],"itemData":{"id":15810,"type":"article-journal","title":"Change points in the population trends of aerial-insectivorous birds in North America: synchronized in time across species and regions","container-title":"PLOS ONE","page":"e0130768","volume":"10","issue":"7","source":"Google Scholar","shortTitle":"Change points in the population trends of aerial-insectivorous birds in North America","author":[{"family":"Smith","given":"Adam C."},{"family":"Hudson","given":"Marie-Anne R."},{"family":"Downes","given":"Constance M."},{"family":"Francis","given":"Charles M."}],"issued":{"date-parts":[["2015"]]}},"suppress-author":true}],"schema":"https://github.com/citation-style-language/schema/raw/master/csl-citation.json"} </w:instrText>
      </w:r>
      <w:r w:rsidR="00B02358">
        <w:rPr>
          <w:rFonts w:ascii="Times New Roman" w:hAnsi="Times New Roman" w:cs="Times New Roman"/>
        </w:rPr>
        <w:fldChar w:fldCharType="separate"/>
      </w:r>
      <w:r w:rsidR="00B02358" w:rsidRPr="00B02358">
        <w:rPr>
          <w:rFonts w:ascii="Times New Roman" w:hAnsi="Times New Roman" w:cs="Times New Roman"/>
        </w:rPr>
        <w:t>(2015)</w:t>
      </w:r>
      <w:r w:rsidR="00B02358">
        <w:rPr>
          <w:rFonts w:ascii="Times New Roman" w:hAnsi="Times New Roman" w:cs="Times New Roman"/>
        </w:rPr>
        <w:fldChar w:fldCharType="end"/>
      </w:r>
      <w:r w:rsidR="00993E79">
        <w:rPr>
          <w:rFonts w:ascii="Times New Roman" w:hAnsi="Times New Roman" w:cs="Times New Roman"/>
        </w:rPr>
        <w:t>, among others,</w:t>
      </w:r>
      <w:r w:rsidR="00B02358">
        <w:rPr>
          <w:rFonts w:ascii="Times New Roman" w:hAnsi="Times New Roman" w:cs="Times New Roman"/>
        </w:rPr>
        <w:t xml:space="preserve"> </w:t>
      </w:r>
      <w:r w:rsidR="00F74943" w:rsidRPr="00F74943">
        <w:rPr>
          <w:rFonts w:ascii="Times New Roman" w:hAnsi="Times New Roman" w:cs="Times New Roman"/>
        </w:rPr>
        <w:t>offered spatially-explicit variations of the standard trend analysis approach</w:t>
      </w:r>
      <w:r w:rsidR="009D0A8D">
        <w:rPr>
          <w:rFonts w:ascii="Times New Roman" w:hAnsi="Times New Roman" w:cs="Times New Roman"/>
        </w:rPr>
        <w:t xml:space="preserve"> for community science data</w:t>
      </w:r>
      <w:r w:rsidR="00F74943" w:rsidRPr="00F74943">
        <w:rPr>
          <w:rFonts w:ascii="Times New Roman" w:hAnsi="Times New Roman" w:cs="Times New Roman"/>
        </w:rPr>
        <w:t>.</w:t>
      </w:r>
      <w:r w:rsidR="00A64EA1">
        <w:rPr>
          <w:rFonts w:ascii="Times New Roman" w:hAnsi="Times New Roman" w:cs="Times New Roman"/>
        </w:rPr>
        <w:t xml:space="preserve"> </w:t>
      </w:r>
      <w:r w:rsidR="00F74943" w:rsidRPr="00F74943">
        <w:rPr>
          <w:rFonts w:ascii="Times New Roman" w:hAnsi="Times New Roman" w:cs="Times New Roman"/>
        </w:rPr>
        <w:t xml:space="preserve"> These works were focused on analysis of BBS data, but their approaches are easily </w:t>
      </w:r>
      <w:del w:id="78" w:author="Michel, Nicole" w:date="2018-12-06T15:41:00Z">
        <w:r w:rsidR="00F74943" w:rsidRPr="00F74943" w:rsidDel="00C92FDA">
          <w:rPr>
            <w:rFonts w:ascii="Times New Roman" w:hAnsi="Times New Roman" w:cs="Times New Roman"/>
          </w:rPr>
          <w:delText xml:space="preserve">related </w:delText>
        </w:r>
      </w:del>
      <w:ins w:id="79" w:author="Michel, Nicole" w:date="2018-12-06T15:41:00Z">
        <w:r w:rsidR="00C92FDA">
          <w:rPr>
            <w:rFonts w:ascii="Times New Roman" w:hAnsi="Times New Roman" w:cs="Times New Roman"/>
          </w:rPr>
          <w:t>applied</w:t>
        </w:r>
        <w:r w:rsidR="00C92FDA" w:rsidRPr="00F74943">
          <w:rPr>
            <w:rFonts w:ascii="Times New Roman" w:hAnsi="Times New Roman" w:cs="Times New Roman"/>
          </w:rPr>
          <w:t xml:space="preserve"> </w:t>
        </w:r>
      </w:ins>
      <w:r w:rsidR="00F74943" w:rsidRPr="00F74943">
        <w:rPr>
          <w:rFonts w:ascii="Times New Roman" w:hAnsi="Times New Roman" w:cs="Times New Roman"/>
        </w:rPr>
        <w:t xml:space="preserve">to analysis of CBC data. </w:t>
      </w:r>
      <w:r w:rsidR="00A64EA1">
        <w:rPr>
          <w:rFonts w:ascii="Times New Roman" w:hAnsi="Times New Roman" w:cs="Times New Roman"/>
        </w:rPr>
        <w:t xml:space="preserve"> </w:t>
      </w:r>
      <w:r w:rsidR="00F74943" w:rsidRPr="00F74943">
        <w:rPr>
          <w:rFonts w:ascii="Times New Roman" w:hAnsi="Times New Roman" w:cs="Times New Roman"/>
        </w:rPr>
        <w:t>Instead of using the standard strata described above</w:t>
      </w:r>
      <w:r w:rsidR="009B0E7D">
        <w:rPr>
          <w:rFonts w:ascii="Times New Roman" w:hAnsi="Times New Roman" w:cs="Times New Roman"/>
        </w:rPr>
        <w:t xml:space="preserve"> (Smith et al. 2015)</w:t>
      </w:r>
      <w:r w:rsidR="00F74943" w:rsidRPr="00F74943">
        <w:rPr>
          <w:rFonts w:ascii="Times New Roman" w:hAnsi="Times New Roman" w:cs="Times New Roman"/>
        </w:rPr>
        <w:t xml:space="preserve">, </w:t>
      </w:r>
      <w:proofErr w:type="spellStart"/>
      <w:r w:rsidR="00F74943" w:rsidRPr="00F74943">
        <w:rPr>
          <w:rFonts w:ascii="Times New Roman" w:hAnsi="Times New Roman" w:cs="Times New Roman"/>
        </w:rPr>
        <w:t>Thogmartin</w:t>
      </w:r>
      <w:proofErr w:type="spellEnd"/>
      <w:r w:rsidR="00F74943" w:rsidRPr="00F74943">
        <w:rPr>
          <w:rFonts w:ascii="Times New Roman" w:hAnsi="Times New Roman" w:cs="Times New Roman"/>
        </w:rPr>
        <w:t xml:space="preserve"> et al. </w:t>
      </w:r>
      <w:r w:rsidR="00B02358">
        <w:rPr>
          <w:rFonts w:ascii="Times New Roman" w:hAnsi="Times New Roman" w:cs="Times New Roman"/>
        </w:rPr>
        <w:fldChar w:fldCharType="begin"/>
      </w:r>
      <w:r w:rsidR="00B02358">
        <w:rPr>
          <w:rFonts w:ascii="Times New Roman" w:hAnsi="Times New Roman" w:cs="Times New Roman"/>
        </w:rPr>
        <w:instrText xml:space="preserve"> ADDIN ZOTERO_ITEM CSL_CITATION {"citationID":"4e2Gg9WO","properties":{"formattedCitation":"(2004)","plainCitation":"(2004)","noteIndex":0},"citationItems":[{"id":15699,"uris":["http://zotero.org/users/40926/items/6WJQAR5A"],"uri":["http://zotero.org/users/40926/items/6WJQAR5A"],"itemData":{"id":15699,"type":"article-journal","title":"A hierarchical spatial model of avian abundance with application to Cerulean Warblers","container-title":"Ecological Applications","page":"1766–1779","volume":"14","issue":"6","source":"Google Scholar","author":[{"family":"Thogmartin","given":"Wayne E."},{"family":"Sauer","given":"John R."},{"family":"Knutson","given":"Melinda G."}],"issued":{"date-parts":[["2004"]]}},"suppress-author":true}],"schema":"https://github.com/citation-style-language/schema/raw/master/csl-citation.json"} </w:instrText>
      </w:r>
      <w:r w:rsidR="00B02358">
        <w:rPr>
          <w:rFonts w:ascii="Times New Roman" w:hAnsi="Times New Roman" w:cs="Times New Roman"/>
        </w:rPr>
        <w:fldChar w:fldCharType="separate"/>
      </w:r>
      <w:r w:rsidR="00B02358" w:rsidRPr="00B02358">
        <w:rPr>
          <w:rFonts w:ascii="Times New Roman" w:hAnsi="Times New Roman" w:cs="Times New Roman"/>
        </w:rPr>
        <w:t>(2004)</w:t>
      </w:r>
      <w:r w:rsidR="00B02358">
        <w:rPr>
          <w:rFonts w:ascii="Times New Roman" w:hAnsi="Times New Roman" w:cs="Times New Roman"/>
        </w:rPr>
        <w:fldChar w:fldCharType="end"/>
      </w:r>
      <w:r w:rsidR="00F74943" w:rsidRPr="00F74943">
        <w:rPr>
          <w:rFonts w:ascii="Times New Roman" w:hAnsi="Times New Roman" w:cs="Times New Roman"/>
        </w:rPr>
        <w:t xml:space="preserve"> assigned count sites to irregular polygons, created by tessellation of BBS route locations.  Bled et al. </w:t>
      </w:r>
      <w:r w:rsidR="00B02358">
        <w:rPr>
          <w:rFonts w:ascii="Times New Roman" w:hAnsi="Times New Roman" w:cs="Times New Roman"/>
        </w:rPr>
        <w:fldChar w:fldCharType="begin"/>
      </w:r>
      <w:r w:rsidR="007D2D0B">
        <w:rPr>
          <w:rFonts w:ascii="Times New Roman" w:hAnsi="Times New Roman" w:cs="Times New Roman"/>
        </w:rPr>
        <w:instrText xml:space="preserve"> ADDIN ZOTERO_ITEM CSL_CITATION {"citationID":"jy8fLFrD","properties":{"formattedCitation":"(2013)","plainCitation":"(2013)","noteIndex":0},"citationItems":[{"id":15800,"uris":["http://zotero.org/users/40926/items/DAF5NMAF"],"uri":["http://zotero.org/users/40926/items/DAF5NMAF"],"itemData":{"id":15800,"type":"article-journal","title":"Modeling trends from North American Breeding Bird Survey data: a spatially explicit approach","container-title":"PLoS ONE","page":"e81867","volume":"8","issue":"12","source":"Google Scholar","shortTitle":"Modeling trends from North American Breeding Bird Survey data","author":[{"family":"Bled","given":"Florent"},{"family":"Sauer","given":"John"},{"family":"Pardieck","given":"Keith"},{"family":"Doherty","given":"Paul"},{"family":"Royle","given":"J. Andrew"}],"issued":{"date-parts":[["2013"]]}},"suppress-author":true}],"schema":"https://github.com/citation-style-language/schema/raw/master/csl-citation.json"} </w:instrText>
      </w:r>
      <w:r w:rsidR="00B02358">
        <w:rPr>
          <w:rFonts w:ascii="Times New Roman" w:hAnsi="Times New Roman" w:cs="Times New Roman"/>
        </w:rPr>
        <w:fldChar w:fldCharType="separate"/>
      </w:r>
      <w:r w:rsidR="00B02358" w:rsidRPr="00B02358">
        <w:rPr>
          <w:rFonts w:ascii="Times New Roman" w:hAnsi="Times New Roman" w:cs="Times New Roman"/>
        </w:rPr>
        <w:t>(2013)</w:t>
      </w:r>
      <w:r w:rsidR="00B02358">
        <w:rPr>
          <w:rFonts w:ascii="Times New Roman" w:hAnsi="Times New Roman" w:cs="Times New Roman"/>
        </w:rPr>
        <w:fldChar w:fldCharType="end"/>
      </w:r>
      <w:r w:rsidR="00B02358">
        <w:rPr>
          <w:rFonts w:ascii="Times New Roman" w:hAnsi="Times New Roman" w:cs="Times New Roman"/>
        </w:rPr>
        <w:t xml:space="preserve"> </w:t>
      </w:r>
      <w:r w:rsidR="00F74943" w:rsidRPr="00F74943">
        <w:rPr>
          <w:rFonts w:ascii="Times New Roman" w:hAnsi="Times New Roman" w:cs="Times New Roman"/>
        </w:rPr>
        <w:t>assigned routes to cells on a regular grid, with one-degree latitude and longitude spacing</w:t>
      </w:r>
      <w:r w:rsidR="0079226C">
        <w:rPr>
          <w:rFonts w:ascii="Times New Roman" w:hAnsi="Times New Roman" w:cs="Times New Roman"/>
        </w:rPr>
        <w:t xml:space="preserve">.  </w:t>
      </w:r>
      <w:r w:rsidR="00F74943" w:rsidRPr="00F74943">
        <w:rPr>
          <w:rFonts w:ascii="Times New Roman" w:hAnsi="Times New Roman" w:cs="Times New Roman"/>
        </w:rPr>
        <w:t>All three studies utilized spatial</w:t>
      </w:r>
      <w:r w:rsidR="009B0E7D">
        <w:rPr>
          <w:rFonts w:ascii="Times New Roman" w:hAnsi="Times New Roman" w:cs="Times New Roman"/>
        </w:rPr>
        <w:t>ly-structured random intercepts</w:t>
      </w:r>
      <w:r w:rsidR="00AA5886">
        <w:rPr>
          <w:rFonts w:ascii="Times New Roman" w:hAnsi="Times New Roman" w:cs="Times New Roman"/>
        </w:rPr>
        <w:t xml:space="preserve"> </w:t>
      </w:r>
      <w:r w:rsidR="00F74943" w:rsidRPr="00F74943">
        <w:rPr>
          <w:rFonts w:ascii="Times New Roman" w:hAnsi="Times New Roman" w:cs="Times New Roman"/>
        </w:rPr>
        <w:t>for relative abundance per</w:t>
      </w:r>
      <w:r w:rsidR="0079226C">
        <w:rPr>
          <w:rFonts w:ascii="Times New Roman" w:hAnsi="Times New Roman" w:cs="Times New Roman"/>
        </w:rPr>
        <w:t xml:space="preserve"> </w:t>
      </w:r>
      <w:r w:rsidR="00F74943" w:rsidRPr="00F74943">
        <w:rPr>
          <w:rFonts w:ascii="Times New Roman" w:hAnsi="Times New Roman" w:cs="Times New Roman"/>
        </w:rPr>
        <w:t>polygon</w:t>
      </w:r>
      <w:r w:rsidR="0079226C">
        <w:rPr>
          <w:rFonts w:ascii="Times New Roman" w:hAnsi="Times New Roman" w:cs="Times New Roman"/>
        </w:rPr>
        <w:t>,</w:t>
      </w:r>
      <w:r w:rsidR="00F74943" w:rsidRPr="00F74943">
        <w:rPr>
          <w:rFonts w:ascii="Times New Roman" w:hAnsi="Times New Roman" w:cs="Times New Roman"/>
        </w:rPr>
        <w:t xml:space="preserve"> grid cell</w:t>
      </w:r>
      <w:r w:rsidR="00AF4688">
        <w:rPr>
          <w:rFonts w:ascii="Times New Roman" w:hAnsi="Times New Roman" w:cs="Times New Roman"/>
        </w:rPr>
        <w:t>, or stratum</w:t>
      </w:r>
      <w:r w:rsidR="00F74943" w:rsidRPr="00F74943">
        <w:rPr>
          <w:rFonts w:ascii="Times New Roman" w:hAnsi="Times New Roman" w:cs="Times New Roman"/>
        </w:rPr>
        <w:t xml:space="preserve">. </w:t>
      </w:r>
      <w:r w:rsidR="00A64EA1">
        <w:rPr>
          <w:rFonts w:ascii="Times New Roman" w:hAnsi="Times New Roman" w:cs="Times New Roman"/>
        </w:rPr>
        <w:t xml:space="preserve"> </w:t>
      </w:r>
      <w:proofErr w:type="spellStart"/>
      <w:r w:rsidR="00F74943" w:rsidRPr="00F74943">
        <w:rPr>
          <w:rFonts w:ascii="Times New Roman" w:hAnsi="Times New Roman" w:cs="Times New Roman"/>
        </w:rPr>
        <w:t>Thogmartin</w:t>
      </w:r>
      <w:proofErr w:type="spellEnd"/>
      <w:r w:rsidR="00F74943" w:rsidRPr="00F74943">
        <w:rPr>
          <w:rFonts w:ascii="Times New Roman" w:hAnsi="Times New Roman" w:cs="Times New Roman"/>
        </w:rPr>
        <w:t xml:space="preserve"> et al. </w:t>
      </w:r>
      <w:r w:rsidR="00A227A9">
        <w:rPr>
          <w:rFonts w:ascii="Times New Roman" w:hAnsi="Times New Roman" w:cs="Times New Roman"/>
        </w:rPr>
        <w:fldChar w:fldCharType="begin"/>
      </w:r>
      <w:r w:rsidR="00A227A9">
        <w:rPr>
          <w:rFonts w:ascii="Times New Roman" w:hAnsi="Times New Roman" w:cs="Times New Roman"/>
        </w:rPr>
        <w:instrText xml:space="preserve"> ADDIN ZOTERO_ITEM CSL_CITATION {"citationID":"S14C52Rm","properties":{"formattedCitation":"(2004)","plainCitation":"(2004)","noteIndex":0},"citationItems":[{"id":15699,"uris":["http://zotero.org/users/40926/items/6WJQAR5A"],"uri":["http://zotero.org/users/40926/items/6WJQAR5A"],"itemData":{"id":15699,"type":"article-journal","title":"A hierarchical spatial model of avian abundance with application to Cerulean Warblers","container-title":"Ecological Applications","page":"1766–1779","volume":"14","issue":"6","source":"Google Scholar","author":[{"family":"Thogmartin","given":"Wayne E."},{"family":"Sauer","given":"John R."},{"family":"Knutson","given":"Melinda G."}],"issued":{"date-parts":[["2004"]]}},"suppress-author":true}],"schema":"https://github.com/citation-style-language/schema/raw/master/csl-citation.json"} </w:instrText>
      </w:r>
      <w:r w:rsidR="00A227A9">
        <w:rPr>
          <w:rFonts w:ascii="Times New Roman" w:hAnsi="Times New Roman" w:cs="Times New Roman"/>
        </w:rPr>
        <w:fldChar w:fldCharType="separate"/>
      </w:r>
      <w:r w:rsidR="00A227A9" w:rsidRPr="00A227A9">
        <w:rPr>
          <w:rFonts w:ascii="Times New Roman" w:hAnsi="Times New Roman" w:cs="Times New Roman"/>
        </w:rPr>
        <w:t>(2004)</w:t>
      </w:r>
      <w:r w:rsidR="00A227A9">
        <w:rPr>
          <w:rFonts w:ascii="Times New Roman" w:hAnsi="Times New Roman" w:cs="Times New Roman"/>
        </w:rPr>
        <w:fldChar w:fldCharType="end"/>
      </w:r>
      <w:r w:rsidR="00F74943" w:rsidRPr="00F74943">
        <w:rPr>
          <w:rFonts w:ascii="Times New Roman" w:hAnsi="Times New Roman" w:cs="Times New Roman"/>
        </w:rPr>
        <w:t xml:space="preserve"> utilized a fixed effect of </w:t>
      </w:r>
      <w:r w:rsidR="002D70E9">
        <w:rPr>
          <w:rFonts w:ascii="Times New Roman" w:hAnsi="Times New Roman" w:cs="Times New Roman"/>
        </w:rPr>
        <w:t>year</w:t>
      </w:r>
      <w:r w:rsidR="00F74943" w:rsidRPr="00F74943">
        <w:rPr>
          <w:rFonts w:ascii="Times New Roman" w:hAnsi="Times New Roman" w:cs="Times New Roman"/>
        </w:rPr>
        <w:t xml:space="preserve"> per </w:t>
      </w:r>
      <w:r w:rsidR="0079226C">
        <w:rPr>
          <w:rFonts w:ascii="Times New Roman" w:hAnsi="Times New Roman" w:cs="Times New Roman"/>
        </w:rPr>
        <w:t>polygon</w:t>
      </w:r>
      <w:r w:rsidR="00F74943" w:rsidRPr="00F74943">
        <w:rPr>
          <w:rFonts w:ascii="Times New Roman" w:hAnsi="Times New Roman" w:cs="Times New Roman"/>
        </w:rPr>
        <w:t>, but that effect did not incorporate</w:t>
      </w:r>
      <w:r w:rsidR="00A64EA1">
        <w:rPr>
          <w:rFonts w:ascii="Times New Roman" w:hAnsi="Times New Roman" w:cs="Times New Roman"/>
        </w:rPr>
        <w:t xml:space="preserve"> spatial structure.  </w:t>
      </w:r>
      <w:r w:rsidR="00F74943" w:rsidRPr="00F74943">
        <w:rPr>
          <w:rFonts w:ascii="Times New Roman" w:hAnsi="Times New Roman" w:cs="Times New Roman"/>
        </w:rPr>
        <w:t xml:space="preserve">Bled et al. </w:t>
      </w:r>
      <w:r w:rsidR="00A227A9">
        <w:rPr>
          <w:rFonts w:ascii="Times New Roman" w:hAnsi="Times New Roman" w:cs="Times New Roman"/>
        </w:rPr>
        <w:fldChar w:fldCharType="begin"/>
      </w:r>
      <w:r w:rsidR="007D2D0B">
        <w:rPr>
          <w:rFonts w:ascii="Times New Roman" w:hAnsi="Times New Roman" w:cs="Times New Roman"/>
        </w:rPr>
        <w:instrText xml:space="preserve"> ADDIN ZOTERO_ITEM CSL_CITATION {"citationID":"MSQfQ6hB","properties":{"formattedCitation":"(2013)","plainCitation":"(2013)","noteIndex":0},"citationItems":[{"id":15800,"uris":["http://zotero.org/users/40926/items/DAF5NMAF"],"uri":["http://zotero.org/users/40926/items/DAF5NMAF"],"itemData":{"id":15800,"type":"article-journal","title":"Modeling trends from North American Breeding Bird Survey data: a spatially explicit approach","container-title":"PLoS ONE","page":"e81867","volume":"8","issue":"12","source":"Google Scholar","shortTitle":"Modeling trends from North American Breeding Bird Survey data","author":[{"family":"Bled","given":"Florent"},{"family":"Sauer","given":"John"},{"family":"Pardieck","given":"Keith"},{"family":"Doherty","given":"Paul"},{"family":"Royle","given":"J. Andrew"}],"issued":{"date-parts":[["2013"]]}},"suppress-author":true}],"schema":"https://github.com/citation-style-language/schema/raw/master/csl-citation.json"} </w:instrText>
      </w:r>
      <w:r w:rsidR="00A227A9">
        <w:rPr>
          <w:rFonts w:ascii="Times New Roman" w:hAnsi="Times New Roman" w:cs="Times New Roman"/>
        </w:rPr>
        <w:fldChar w:fldCharType="separate"/>
      </w:r>
      <w:r w:rsidR="00A227A9" w:rsidRPr="00A227A9">
        <w:rPr>
          <w:rFonts w:ascii="Times New Roman" w:hAnsi="Times New Roman" w:cs="Times New Roman"/>
        </w:rPr>
        <w:t>(2013)</w:t>
      </w:r>
      <w:r w:rsidR="00A227A9">
        <w:rPr>
          <w:rFonts w:ascii="Times New Roman" w:hAnsi="Times New Roman" w:cs="Times New Roman"/>
        </w:rPr>
        <w:fldChar w:fldCharType="end"/>
      </w:r>
      <w:r w:rsidR="00F74943" w:rsidRPr="00F74943">
        <w:rPr>
          <w:rFonts w:ascii="Times New Roman" w:hAnsi="Times New Roman" w:cs="Times New Roman"/>
        </w:rPr>
        <w:t xml:space="preserve"> and Smith et al. </w:t>
      </w:r>
      <w:r w:rsidR="00A227A9">
        <w:rPr>
          <w:rFonts w:ascii="Times New Roman" w:hAnsi="Times New Roman" w:cs="Times New Roman"/>
        </w:rPr>
        <w:fldChar w:fldCharType="begin"/>
      </w:r>
      <w:r w:rsidR="00E920E3">
        <w:rPr>
          <w:rFonts w:ascii="Times New Roman" w:hAnsi="Times New Roman" w:cs="Times New Roman"/>
        </w:rPr>
        <w:instrText xml:space="preserve"> ADDIN ZOTERO_ITEM CSL_CITATION {"citationID":"LUsbh0Bl","properties":{"formattedCitation":"(2015)","plainCitation":"(2015)","noteIndex":0},"citationItems":[{"id":15810,"uris":["http://zotero.org/users/40926/items/N9FWDSZI"],"uri":["http://zotero.org/users/40926/items/N9FWDSZI"],"itemData":{"id":15810,"type":"article-journal","title":"Change points in the population trends of aerial-insectivorous birds in North America: synchronized in time across species and regions","container-title":"PLOS ONE","page":"e0130768","volume":"10","issue":"7","source":"Google Scholar","shortTitle":"Change points in the population trends of aerial-insectivorous birds in North America","author":[{"family":"Smith","given":"Adam C."},{"family":"Hudson","given":"Marie-Anne R."},{"family":"Downes","given":"Constance M."},{"family":"Francis","given":"Charles M."}],"issued":{"date-parts":[["2015"]]}},"suppress-author":true}],"schema":"https://github.com/citation-style-language/schema/raw/master/csl-citation.json"} </w:instrText>
      </w:r>
      <w:r w:rsidR="00A227A9">
        <w:rPr>
          <w:rFonts w:ascii="Times New Roman" w:hAnsi="Times New Roman" w:cs="Times New Roman"/>
        </w:rPr>
        <w:fldChar w:fldCharType="separate"/>
      </w:r>
      <w:r w:rsidR="00A227A9" w:rsidRPr="00A227A9">
        <w:rPr>
          <w:rFonts w:ascii="Times New Roman" w:hAnsi="Times New Roman" w:cs="Times New Roman"/>
        </w:rPr>
        <w:t>(2015)</w:t>
      </w:r>
      <w:r w:rsidR="00A227A9">
        <w:rPr>
          <w:rFonts w:ascii="Times New Roman" w:hAnsi="Times New Roman" w:cs="Times New Roman"/>
        </w:rPr>
        <w:fldChar w:fldCharType="end"/>
      </w:r>
      <w:r w:rsidR="00A227A9">
        <w:rPr>
          <w:rFonts w:ascii="Times New Roman" w:hAnsi="Times New Roman" w:cs="Times New Roman"/>
        </w:rPr>
        <w:t xml:space="preserve"> </w:t>
      </w:r>
      <w:r w:rsidR="00F74943" w:rsidRPr="00F74943">
        <w:rPr>
          <w:rFonts w:ascii="Times New Roman" w:hAnsi="Times New Roman" w:cs="Times New Roman"/>
        </w:rPr>
        <w:t xml:space="preserve">estimated relative </w:t>
      </w:r>
      <w:r w:rsidR="00F74943" w:rsidRPr="00F74943">
        <w:rPr>
          <w:rFonts w:ascii="Times New Roman" w:hAnsi="Times New Roman" w:cs="Times New Roman"/>
        </w:rPr>
        <w:lastRenderedPageBreak/>
        <w:t xml:space="preserve">abundances per year, and then trends were generated as </w:t>
      </w:r>
      <w:r w:rsidR="0079226C">
        <w:rPr>
          <w:rFonts w:ascii="Times New Roman" w:hAnsi="Times New Roman" w:cs="Times New Roman"/>
        </w:rPr>
        <w:t>d</w:t>
      </w:r>
      <w:r w:rsidR="00F74943" w:rsidRPr="00F74943">
        <w:rPr>
          <w:rFonts w:ascii="Times New Roman" w:hAnsi="Times New Roman" w:cs="Times New Roman"/>
        </w:rPr>
        <w:t>erived parameter</w:t>
      </w:r>
      <w:r w:rsidR="0079226C">
        <w:rPr>
          <w:rFonts w:ascii="Times New Roman" w:hAnsi="Times New Roman" w:cs="Times New Roman"/>
        </w:rPr>
        <w:t xml:space="preserve">s, as </w:t>
      </w:r>
      <w:r w:rsidR="009D0A8D">
        <w:rPr>
          <w:rFonts w:ascii="Times New Roman" w:hAnsi="Times New Roman" w:cs="Times New Roman"/>
        </w:rPr>
        <w:t xml:space="preserve">done in </w:t>
      </w:r>
      <w:r w:rsidR="0079226C">
        <w:rPr>
          <w:rFonts w:ascii="Times New Roman" w:hAnsi="Times New Roman" w:cs="Times New Roman"/>
        </w:rPr>
        <w:t>the standard analysis</w:t>
      </w:r>
      <w:r w:rsidR="00F74943" w:rsidRPr="00F74943">
        <w:rPr>
          <w:rFonts w:ascii="Times New Roman" w:hAnsi="Times New Roman" w:cs="Times New Roman"/>
        </w:rPr>
        <w:t>.</w:t>
      </w:r>
    </w:p>
    <w:p w14:paraId="2797C55D" w14:textId="7E618DD9" w:rsidR="00F74943" w:rsidRPr="00F74943" w:rsidRDefault="00F74943" w:rsidP="00310B03">
      <w:pPr>
        <w:pStyle w:val="NoSpacing"/>
        <w:spacing w:line="480" w:lineRule="auto"/>
        <w:ind w:firstLine="720"/>
        <w:rPr>
          <w:rFonts w:ascii="Times New Roman" w:hAnsi="Times New Roman" w:cs="Times New Roman"/>
        </w:rPr>
      </w:pPr>
      <w:r w:rsidRPr="00F74943">
        <w:rPr>
          <w:rFonts w:ascii="Times New Roman" w:hAnsi="Times New Roman" w:cs="Times New Roman"/>
        </w:rPr>
        <w:t xml:space="preserve">Here, we present </w:t>
      </w:r>
      <w:r w:rsidR="002D70E9">
        <w:rPr>
          <w:rFonts w:ascii="Times New Roman" w:hAnsi="Times New Roman" w:cs="Times New Roman"/>
        </w:rPr>
        <w:t>a</w:t>
      </w:r>
      <w:ins w:id="80" w:author="Michel, Nicole" w:date="2018-12-06T15:52:00Z">
        <w:r w:rsidR="002E1FFF">
          <w:rPr>
            <w:rFonts w:ascii="Times New Roman" w:hAnsi="Times New Roman" w:cs="Times New Roman"/>
          </w:rPr>
          <w:t xml:space="preserve">n updated </w:t>
        </w:r>
      </w:ins>
      <w:del w:id="81" w:author="Michel, Nicole" w:date="2018-12-06T15:52:00Z">
        <w:r w:rsidR="002D70E9" w:rsidDel="002E1FFF">
          <w:rPr>
            <w:rFonts w:ascii="Times New Roman" w:hAnsi="Times New Roman" w:cs="Times New Roman"/>
          </w:rPr>
          <w:delText xml:space="preserve"> different</w:delText>
        </w:r>
        <w:r w:rsidRPr="00F74943" w:rsidDel="002E1FFF">
          <w:rPr>
            <w:rFonts w:ascii="Times New Roman" w:hAnsi="Times New Roman" w:cs="Times New Roman"/>
          </w:rPr>
          <w:delText xml:space="preserve"> </w:delText>
        </w:r>
      </w:del>
      <w:r w:rsidRPr="00F74943">
        <w:rPr>
          <w:rFonts w:ascii="Times New Roman" w:hAnsi="Times New Roman" w:cs="Times New Roman"/>
        </w:rPr>
        <w:t xml:space="preserve">approach for calculating temporal trends in relative abundance, one that takes advantage of the considerable spatial structure in CBC data. </w:t>
      </w:r>
      <w:r w:rsidR="00A64EA1">
        <w:rPr>
          <w:rFonts w:ascii="Times New Roman" w:hAnsi="Times New Roman" w:cs="Times New Roman"/>
        </w:rPr>
        <w:t xml:space="preserve"> </w:t>
      </w:r>
      <w:r w:rsidRPr="00F74943">
        <w:rPr>
          <w:rFonts w:ascii="Times New Roman" w:hAnsi="Times New Roman" w:cs="Times New Roman"/>
        </w:rPr>
        <w:t xml:space="preserve">This approach borrows components from previous ones, incorporates new components that prioritize robust trend estimation at finer spatial scales, and employs a </w:t>
      </w:r>
      <w:r w:rsidR="00D52421">
        <w:rPr>
          <w:rFonts w:ascii="Times New Roman" w:hAnsi="Times New Roman" w:cs="Times New Roman"/>
        </w:rPr>
        <w:t>simplified</w:t>
      </w:r>
      <w:r w:rsidRPr="00F74943">
        <w:rPr>
          <w:rFonts w:ascii="Times New Roman" w:hAnsi="Times New Roman" w:cs="Times New Roman"/>
        </w:rPr>
        <w:t xml:space="preserve"> and computationally efficient </w:t>
      </w:r>
      <w:r w:rsidR="008B7AD8">
        <w:rPr>
          <w:rFonts w:ascii="Times New Roman" w:hAnsi="Times New Roman" w:cs="Times New Roman"/>
        </w:rPr>
        <w:t>workflow</w:t>
      </w:r>
      <w:r w:rsidRPr="00F74943">
        <w:rPr>
          <w:rFonts w:ascii="Times New Roman" w:hAnsi="Times New Roman" w:cs="Times New Roman"/>
        </w:rPr>
        <w:t xml:space="preserve">. </w:t>
      </w:r>
      <w:r w:rsidR="00A64EA1">
        <w:rPr>
          <w:rFonts w:ascii="Times New Roman" w:hAnsi="Times New Roman" w:cs="Times New Roman"/>
        </w:rPr>
        <w:t xml:space="preserve"> </w:t>
      </w:r>
      <w:r w:rsidRPr="00F74943">
        <w:rPr>
          <w:rFonts w:ascii="Times New Roman" w:hAnsi="Times New Roman" w:cs="Times New Roman"/>
        </w:rPr>
        <w:t>Similar to Bled et al.</w:t>
      </w:r>
      <w:r w:rsidR="00A227A9">
        <w:rPr>
          <w:rFonts w:ascii="Times New Roman" w:hAnsi="Times New Roman" w:cs="Times New Roman"/>
        </w:rPr>
        <w:t xml:space="preserve"> </w:t>
      </w:r>
      <w:r w:rsidR="00A227A9">
        <w:rPr>
          <w:rFonts w:ascii="Times New Roman" w:hAnsi="Times New Roman" w:cs="Times New Roman"/>
        </w:rPr>
        <w:fldChar w:fldCharType="begin"/>
      </w:r>
      <w:r w:rsidR="007D2D0B">
        <w:rPr>
          <w:rFonts w:ascii="Times New Roman" w:hAnsi="Times New Roman" w:cs="Times New Roman"/>
        </w:rPr>
        <w:instrText xml:space="preserve"> ADDIN ZOTERO_ITEM CSL_CITATION {"citationID":"27m8CCZb","properties":{"formattedCitation":"(2013)","plainCitation":"(2013)","noteIndex":0},"citationItems":[{"id":15800,"uris":["http://zotero.org/users/40926/items/DAF5NMAF"],"uri":["http://zotero.org/users/40926/items/DAF5NMAF"],"itemData":{"id":15800,"type":"article-journal","title":"Modeling trends from North American Breeding Bird Survey data: a spatially explicit approach","container-title":"PLoS ONE","page":"e81867","volume":"8","issue":"12","source":"Google Scholar","shortTitle":"Modeling trends from North American Breeding Bird Survey data","author":[{"family":"Bled","given":"Florent"},{"family":"Sauer","given":"John"},{"family":"Pardieck","given":"Keith"},{"family":"Doherty","given":"Paul"},{"family":"Royle","given":"J. Andrew"}],"issued":{"date-parts":[["2013"]]}},"suppress-author":true}],"schema":"https://github.com/citation-style-language/schema/raw/master/csl-citation.json"} </w:instrText>
      </w:r>
      <w:r w:rsidR="00A227A9">
        <w:rPr>
          <w:rFonts w:ascii="Times New Roman" w:hAnsi="Times New Roman" w:cs="Times New Roman"/>
        </w:rPr>
        <w:fldChar w:fldCharType="separate"/>
      </w:r>
      <w:r w:rsidR="00A227A9" w:rsidRPr="00A227A9">
        <w:rPr>
          <w:rFonts w:ascii="Times New Roman" w:hAnsi="Times New Roman" w:cs="Times New Roman"/>
        </w:rPr>
        <w:t>(2013)</w:t>
      </w:r>
      <w:r w:rsidR="00A227A9">
        <w:rPr>
          <w:rFonts w:ascii="Times New Roman" w:hAnsi="Times New Roman" w:cs="Times New Roman"/>
        </w:rPr>
        <w:fldChar w:fldCharType="end"/>
      </w:r>
      <w:r w:rsidRPr="00F74943">
        <w:rPr>
          <w:rFonts w:ascii="Times New Roman" w:hAnsi="Times New Roman" w:cs="Times New Roman"/>
        </w:rPr>
        <w:t xml:space="preserve">, we assigned CBC count sites to cells on a uniform grid that covered North America. </w:t>
      </w:r>
      <w:r w:rsidR="00A64EA1">
        <w:rPr>
          <w:rFonts w:ascii="Times New Roman" w:hAnsi="Times New Roman" w:cs="Times New Roman"/>
        </w:rPr>
        <w:t xml:space="preserve"> </w:t>
      </w:r>
      <w:r w:rsidRPr="00F74943">
        <w:rPr>
          <w:rFonts w:ascii="Times New Roman" w:hAnsi="Times New Roman" w:cs="Times New Roman"/>
        </w:rPr>
        <w:t>In contrast to previous work, effort and year effects were modeled as random slopes with spatial structure, following a spatially varying coefficient (SVC) approach</w:t>
      </w:r>
      <w:r w:rsidR="00A227A9">
        <w:rPr>
          <w:rFonts w:ascii="Times New Roman" w:hAnsi="Times New Roman" w:cs="Times New Roman"/>
        </w:rPr>
        <w:t xml:space="preserve"> </w:t>
      </w:r>
      <w:r w:rsidR="00A227A9">
        <w:rPr>
          <w:rFonts w:ascii="Times New Roman" w:hAnsi="Times New Roman" w:cs="Times New Roman"/>
        </w:rPr>
        <w:fldChar w:fldCharType="begin"/>
      </w:r>
      <w:r w:rsidR="00796C7A">
        <w:rPr>
          <w:rFonts w:ascii="Times New Roman" w:hAnsi="Times New Roman" w:cs="Times New Roman"/>
        </w:rPr>
        <w:instrText xml:space="preserve"> ADDIN ZOTERO_ITEM CSL_CITATION {"citationID":"3ZhYApcx","properties":{"formattedCitation":"(Gelfand et al. 2003, Finley 2011, Congdon 2014)","plainCitation":"(Gelfand et al. 2003, Finley 2011, Congdon 2014)","noteIndex":0},"citationItems":[{"id":15820,"uris":["http://zotero.org/users/40926/items/J9AAQIPB"],"uri":["http://zotero.org/users/40926/items/J9AAQIPB"],"itemData":{"id":15820,"type":"article-journal","title":"Spatial modeling with spatially varying coefficient processes","container-title":"Journal of the American Statistical Association","page":"387–396","volume":"98","issue":"462","source":"Google Scholar","author":[{"family":"Gelfand","given":"Alan E."},{"family":"Kim","given":"Hyon-Jung"},{"family":"Sirmans","given":"C. F."},{"family":"Banerjee","given":"Sudipto"}],"issued":{"date-parts":[["2003"]]}},"label":"page"},{"id":4136,"uris":["http://zotero.org/users/40926/items/WHNUE8A2"],"uri":["http://zotero.org/users/40926/items/WHNUE8A2"],"itemData":{"id":4136,"type":"article-journal","title":"Comparing spatially-varying coefficients models for analysis of ecological data with non-stationary and anisotropic residual dependence","container-title":"Methods in Ecology and Evolution","page":"143-154","volume":"2","issue":"2","source":"Wiley Online Library","abstract":"1. When exploring spatially complex ecological phenomena using regression models it is often unreasonable to assume a single set of regression coefficients can capture space-varying and scale-dependent relationships between covariates and the outcome variable. This is especially true when conducting analysis across large spatial domains, where there is an increased propensity for anisotropic dependence structures and non-stationarity in the underlying spatial processes. 2. Geographically weighted regression (GWR) and Bayesian spatially-varying coefficients (SVC) are the most common methods for modelling such data. This paper compares these methods for modelling data generated from non-stationary processes. The comparison highlights some strengths and limitations of each method and aims to assist those who seek appropriate methods to better understand spatially complex ecological systems. Both synthetic and ecological data sets are used to facilitate the comparison. 3. Results underscored the need for the postulated model to approximate the underlying mechanism generating the data. Further, results show GWR and SVC can produce very different regression coefficient surfaces and hence dramatically different conclusions can be drawn regarding the impact of covariates. The trade-off between the richer inferential framework of SVC models and computational demands is also discussed.","DOI":"10.1111/j.2041-210X.2010.00060.x","ISSN":"2041-210X","language":"en","author":[{"family":"Finley","given":"Andrew O."}],"issued":{"date-parts":[["2011",4,1]]}},"label":"page"},{"id":4137,"uris":["http://zotero.org/users/40926/items/JAEJIFIC"],"uri":["http://zotero.org/users/40926/items/JAEJIFIC"],"itemData":{"id":4137,"type":"book","title":"Applied Bayesian Modelling","publisher":"John Wiley &amp; Sons","number-of-pages":"465","source":"Google Books","abstract":"This book provides an accessible approach to Bayesian computing and data analysis, with an emphasis on the interpretation of real data sets. Following in the tradition of the successful first edition, this book aims to make a wide range of statistical modeling applications accessible using tested code that can be readily adapted to the reader's own applications. The second edition has been thoroughly reworked and updated to take account of advances in the field. A new set of worked examples is included. The novel aspect of the first edition was the coverage of statistical modeling using WinBUGS and OPENBUGS. This feature continues in the new edition along with examples using R to broaden appeal and for completeness of coverage.","ISBN":"978-1-118-89505-4","language":"en","author":[{"family":"Congdon","given":"Peter"}],"issued":{"date-parts":[["2014",5,23]]}},"label":"page"}],"schema":"https://github.com/citation-style-language/schema/raw/master/csl-citation.json"} </w:instrText>
      </w:r>
      <w:r w:rsidR="00A227A9">
        <w:rPr>
          <w:rFonts w:ascii="Times New Roman" w:hAnsi="Times New Roman" w:cs="Times New Roman"/>
        </w:rPr>
        <w:fldChar w:fldCharType="separate"/>
      </w:r>
      <w:r w:rsidR="00796C7A" w:rsidRPr="00796C7A">
        <w:rPr>
          <w:rFonts w:ascii="Times New Roman" w:hAnsi="Times New Roman" w:cs="Times New Roman"/>
        </w:rPr>
        <w:t>(Gelfand et al. 2003, Finley 2011, Congdon 2014)</w:t>
      </w:r>
      <w:r w:rsidR="00A227A9">
        <w:rPr>
          <w:rFonts w:ascii="Times New Roman" w:hAnsi="Times New Roman" w:cs="Times New Roman"/>
        </w:rPr>
        <w:fldChar w:fldCharType="end"/>
      </w:r>
      <w:r w:rsidRPr="00F74943">
        <w:rPr>
          <w:rFonts w:ascii="Times New Roman" w:hAnsi="Times New Roman" w:cs="Times New Roman"/>
        </w:rPr>
        <w:t xml:space="preserve">. </w:t>
      </w:r>
      <w:r w:rsidR="00A64EA1">
        <w:rPr>
          <w:rFonts w:ascii="Times New Roman" w:hAnsi="Times New Roman" w:cs="Times New Roman"/>
        </w:rPr>
        <w:t xml:space="preserve"> </w:t>
      </w:r>
      <w:r w:rsidRPr="00F74943">
        <w:rPr>
          <w:rFonts w:ascii="Times New Roman" w:hAnsi="Times New Roman" w:cs="Times New Roman"/>
        </w:rPr>
        <w:t xml:space="preserve">Finally, unlike prior studies using MCMC, we used integrated nested Laplace approximation </w:t>
      </w:r>
      <w:r w:rsidR="006267B2">
        <w:rPr>
          <w:rFonts w:ascii="Times New Roman" w:hAnsi="Times New Roman" w:cs="Times New Roman"/>
        </w:rPr>
        <w:t xml:space="preserve">(INLA) </w:t>
      </w:r>
      <w:r w:rsidRPr="00F74943">
        <w:rPr>
          <w:rFonts w:ascii="Times New Roman" w:hAnsi="Times New Roman" w:cs="Times New Roman"/>
        </w:rPr>
        <w:t>to estimate Bayesian posteriors for model parameters</w:t>
      </w:r>
      <w:r w:rsidR="00DD1862">
        <w:rPr>
          <w:rFonts w:ascii="Times New Roman" w:hAnsi="Times New Roman" w:cs="Times New Roman"/>
        </w:rPr>
        <w:t xml:space="preserve"> </w:t>
      </w:r>
      <w:r w:rsidR="00DD1862">
        <w:rPr>
          <w:rFonts w:ascii="Times New Roman" w:hAnsi="Times New Roman" w:cs="Times New Roman"/>
        </w:rPr>
        <w:fldChar w:fldCharType="begin"/>
      </w:r>
      <w:r w:rsidR="00C2296C">
        <w:rPr>
          <w:rFonts w:ascii="Times New Roman" w:hAnsi="Times New Roman" w:cs="Times New Roman"/>
        </w:rPr>
        <w:instrText xml:space="preserve"> ADDIN ZOTERO_ITEM CSL_CITATION {"citationID":"omgessxg","properties":{"formattedCitation":"(Lindgren and Rue 2015, Rue et al. 2017)","plainCitation":"(Lindgren and Rue 2015, Rue et al. 2017)","noteIndex":0},"citationItems":[{"id":15830,"uris":["http://zotero.org/users/40926/items/DFI3PXTT"],"uri":["http://zotero.org/users/40926/items/DFI3PXTT"],"itemData":{"id":15830,"type":"article-journal","title":"Bayesian spatial modelling with R-INLA","container-title":"Journal of Statistical Software","page":"19","volume":"63","issue":"19","source":"Google Scholar","author":[{"family":"Lindgren","given":"Finn"},{"family":"Rue","given":"Havard"}],"issued":{"date-parts":[["2015"]]}},"label":"page"},{"id":15598,"uris":["http://zotero.org/users/40926/items/TZW3UNPS"],"uri":["http://zotero.org/users/40926/items/TZW3UNPS"],"itemData":{"id":15598,"type":"article-journal","title":"Bayesian computing with INLA: a review","container-title":"Annual Review of Statistics and Its Application","page":"395-421","volume":"4","issue":"1","source":"Annual Reviews","abstract":"The key operation in Bayesian inference is to compute high-dimensional integrals. An old approximate technique is the Laplace method or approximation, which dates back to Pierre-Simon Laplace (1774). This simple idea approximates the integrand with a second-order Taylor expansion around the mode and computes the integral analytically. By developing a nested version of this classical idea, combined with modern numerical techniques for sparse matrices, we obtain the approach of integrated nested Laplace approximations (INLA) to do approximate Bayesian inference for latent Gaussian models (LGMs). LGMs represent an important model abstraction for Bayesian inference and include a large proportion of the statistical models used today. In this review, we discuss the reasons for the success of the INLA approach, the R-INLA package, why it is so accurate, why the approximations are very quick to compute, and why LGMs make such a useful concept for Bayesian computing.","DOI":"10.1146/annurev-statistics-060116-054045","shortTitle":"Bayesian Computing with INLA","author":[{"family":"Rue","given":"Håvard"},{"family":"Riebler","given":"Andrea"},{"family":"Sørbye","given":"Sigrunn H."},{"family":"Illian","given":"Janine B."},{"family":"Simpson","given":"Daniel P."},{"family":"Lindgren","given":"Finn K."}],"issued":{"date-parts":[["2017"]]}},"label":"page"}],"schema":"https://github.com/citation-style-language/schema/raw/master/csl-citation.json"} </w:instrText>
      </w:r>
      <w:r w:rsidR="00DD1862">
        <w:rPr>
          <w:rFonts w:ascii="Times New Roman" w:hAnsi="Times New Roman" w:cs="Times New Roman"/>
        </w:rPr>
        <w:fldChar w:fldCharType="separate"/>
      </w:r>
      <w:r w:rsidR="00A64EA1" w:rsidRPr="00A64EA1">
        <w:rPr>
          <w:rFonts w:ascii="Times New Roman" w:hAnsi="Times New Roman" w:cs="Times New Roman"/>
        </w:rPr>
        <w:t>(Lindgren and Rue 2015, Rue et al. 2017)</w:t>
      </w:r>
      <w:r w:rsidR="00DD1862">
        <w:rPr>
          <w:rFonts w:ascii="Times New Roman" w:hAnsi="Times New Roman" w:cs="Times New Roman"/>
        </w:rPr>
        <w:fldChar w:fldCharType="end"/>
      </w:r>
      <w:r w:rsidRPr="00F74943">
        <w:rPr>
          <w:rFonts w:ascii="Times New Roman" w:hAnsi="Times New Roman" w:cs="Times New Roman"/>
        </w:rPr>
        <w:t xml:space="preserve">, which led to a </w:t>
      </w:r>
      <w:r w:rsidR="006267B2">
        <w:rPr>
          <w:rFonts w:ascii="Times New Roman" w:hAnsi="Times New Roman" w:cs="Times New Roman"/>
        </w:rPr>
        <w:t>dramatic</w:t>
      </w:r>
      <w:r w:rsidRPr="00F74943">
        <w:rPr>
          <w:rFonts w:ascii="Times New Roman" w:hAnsi="Times New Roman" w:cs="Times New Roman"/>
        </w:rPr>
        <w:t xml:space="preserve"> decrease in computing time.</w:t>
      </w:r>
      <w:r w:rsidR="0098171A">
        <w:rPr>
          <w:rFonts w:ascii="Times New Roman" w:hAnsi="Times New Roman" w:cs="Times New Roman"/>
        </w:rPr>
        <w:t xml:space="preserve"> </w:t>
      </w:r>
      <w:ins w:id="82" w:author="Michel, Nicole" w:date="2018-12-06T15:54:00Z">
        <w:r w:rsidR="002E1FFF">
          <w:rPr>
            <w:rFonts w:ascii="Times New Roman" w:hAnsi="Times New Roman" w:cs="Times New Roman"/>
          </w:rPr>
          <w:t xml:space="preserve"> Our objective in developing this technique was to estimate long-term population trends at a</w:t>
        </w:r>
      </w:ins>
      <w:ins w:id="83" w:author="Michel, Nicole" w:date="2018-12-06T15:55:00Z">
        <w:r w:rsidR="002E1FFF">
          <w:rPr>
            <w:rFonts w:ascii="Times New Roman" w:hAnsi="Times New Roman" w:cs="Times New Roman"/>
          </w:rPr>
          <w:t>n appropriate</w:t>
        </w:r>
      </w:ins>
      <w:ins w:id="84" w:author="Michel, Nicole" w:date="2018-12-06T15:54:00Z">
        <w:r w:rsidR="002E1FFF">
          <w:rPr>
            <w:rFonts w:ascii="Times New Roman" w:hAnsi="Times New Roman" w:cs="Times New Roman"/>
          </w:rPr>
          <w:t xml:space="preserve"> spatial scale </w:t>
        </w:r>
      </w:ins>
      <w:ins w:id="85" w:author="Michel, Nicole" w:date="2018-12-06T15:55:00Z">
        <w:r w:rsidR="002E1FFF">
          <w:rPr>
            <w:rFonts w:ascii="Times New Roman" w:hAnsi="Times New Roman" w:cs="Times New Roman"/>
          </w:rPr>
          <w:t>for evaluating fine-scale population processes and ecological drivers to inform conservation.</w:t>
        </w:r>
      </w:ins>
      <w:r w:rsidR="002D70E9" w:rsidRPr="002D70E9">
        <w:rPr>
          <w:rFonts w:ascii="Times New Roman" w:hAnsi="Times New Roman" w:cs="Times New Roman"/>
        </w:rPr>
        <w:t xml:space="preserve"> </w:t>
      </w:r>
      <w:r w:rsidR="002D70E9">
        <w:rPr>
          <w:rFonts w:ascii="Times New Roman" w:hAnsi="Times New Roman" w:cs="Times New Roman"/>
        </w:rPr>
        <w:t>The four goals of this report were to (</w:t>
      </w:r>
      <w:proofErr w:type="spellStart"/>
      <w:r w:rsidR="002D70E9" w:rsidRPr="006267B2">
        <w:rPr>
          <w:rFonts w:ascii="Times New Roman" w:hAnsi="Times New Roman" w:cs="Times New Roman"/>
          <w:i/>
        </w:rPr>
        <w:t>i</w:t>
      </w:r>
      <w:proofErr w:type="spellEnd"/>
      <w:r w:rsidR="002D70E9">
        <w:rPr>
          <w:rFonts w:ascii="Times New Roman" w:hAnsi="Times New Roman" w:cs="Times New Roman"/>
        </w:rPr>
        <w:t>) describe an SVC approach to calculating trends in CBC data, (</w:t>
      </w:r>
      <w:r w:rsidR="002D70E9" w:rsidRPr="006267B2">
        <w:rPr>
          <w:rFonts w:ascii="Times New Roman" w:hAnsi="Times New Roman" w:cs="Times New Roman"/>
          <w:i/>
        </w:rPr>
        <w:t>ii</w:t>
      </w:r>
      <w:r w:rsidR="002D70E9">
        <w:rPr>
          <w:rFonts w:ascii="Times New Roman" w:hAnsi="Times New Roman" w:cs="Times New Roman"/>
        </w:rPr>
        <w:t>) employ the approach using data for the American Robin, (</w:t>
      </w:r>
      <w:r w:rsidR="002D70E9" w:rsidRPr="006267B2">
        <w:rPr>
          <w:rFonts w:ascii="Times New Roman" w:hAnsi="Times New Roman" w:cs="Times New Roman"/>
          <w:i/>
        </w:rPr>
        <w:t>iii</w:t>
      </w:r>
      <w:r w:rsidR="002D70E9">
        <w:rPr>
          <w:rFonts w:ascii="Times New Roman" w:hAnsi="Times New Roman" w:cs="Times New Roman"/>
        </w:rPr>
        <w:t>) compare trend results derived from the SVC approach to aggregate results derived from standard methods, and (</w:t>
      </w:r>
      <w:r w:rsidR="002D70E9" w:rsidRPr="003F2233">
        <w:rPr>
          <w:rFonts w:ascii="Times New Roman" w:hAnsi="Times New Roman" w:cs="Times New Roman"/>
          <w:i/>
        </w:rPr>
        <w:t>iv</w:t>
      </w:r>
      <w:r w:rsidR="002D70E9">
        <w:rPr>
          <w:rFonts w:ascii="Times New Roman" w:hAnsi="Times New Roman" w:cs="Times New Roman"/>
        </w:rPr>
        <w:t xml:space="preserve">) </w:t>
      </w:r>
      <w:r w:rsidR="000C25E4">
        <w:rPr>
          <w:rFonts w:ascii="Times New Roman" w:hAnsi="Times New Roman" w:cs="Times New Roman"/>
        </w:rPr>
        <w:t>demonstrate use of fine scaled trend results through a simple analysis exploring</w:t>
      </w:r>
      <w:r w:rsidR="002D70E9">
        <w:rPr>
          <w:rFonts w:ascii="Times New Roman" w:hAnsi="Times New Roman" w:cs="Times New Roman"/>
        </w:rPr>
        <w:t xml:space="preserve"> correlations between SVC trends and potential </w:t>
      </w:r>
      <w:r w:rsidR="00BB03A7">
        <w:rPr>
          <w:rFonts w:ascii="Times New Roman" w:hAnsi="Times New Roman" w:cs="Times New Roman"/>
        </w:rPr>
        <w:t xml:space="preserve">energetic </w:t>
      </w:r>
      <w:r w:rsidR="002D70E9">
        <w:rPr>
          <w:rFonts w:ascii="Times New Roman" w:hAnsi="Times New Roman" w:cs="Times New Roman"/>
        </w:rPr>
        <w:t>drivers related to climate and winter food resources.</w:t>
      </w:r>
    </w:p>
    <w:p w14:paraId="047B4A72" w14:textId="77777777" w:rsidR="00F74943" w:rsidRPr="00F74943" w:rsidRDefault="00F74943" w:rsidP="00305174">
      <w:pPr>
        <w:pStyle w:val="NoSpacing"/>
        <w:spacing w:line="480" w:lineRule="auto"/>
        <w:rPr>
          <w:rFonts w:ascii="Times New Roman" w:hAnsi="Times New Roman" w:cs="Times New Roman"/>
        </w:rPr>
      </w:pPr>
    </w:p>
    <w:p w14:paraId="08E399BC" w14:textId="5FEC633C" w:rsidR="00C57F76" w:rsidRDefault="00DD1862" w:rsidP="00305174">
      <w:pPr>
        <w:pStyle w:val="NoSpacing"/>
        <w:spacing w:line="480" w:lineRule="auto"/>
        <w:rPr>
          <w:rFonts w:ascii="Times New Roman" w:hAnsi="Times New Roman" w:cs="Times New Roman"/>
          <w:b/>
        </w:rPr>
      </w:pPr>
      <w:r w:rsidRPr="00DD1862">
        <w:rPr>
          <w:rFonts w:ascii="Times New Roman" w:hAnsi="Times New Roman" w:cs="Times New Roman"/>
          <w:b/>
        </w:rPr>
        <w:t>Methods</w:t>
      </w:r>
    </w:p>
    <w:p w14:paraId="0AA7E891" w14:textId="79196810" w:rsidR="0025656D" w:rsidRDefault="0025656D" w:rsidP="00305174">
      <w:pPr>
        <w:pStyle w:val="NoSpacing"/>
        <w:spacing w:line="480" w:lineRule="auto"/>
        <w:rPr>
          <w:rFonts w:ascii="Times New Roman" w:hAnsi="Times New Roman" w:cs="Times New Roman"/>
          <w:b/>
          <w:i/>
        </w:rPr>
      </w:pPr>
      <w:r>
        <w:rPr>
          <w:rFonts w:ascii="Times New Roman" w:hAnsi="Times New Roman" w:cs="Times New Roman"/>
          <w:b/>
          <w:i/>
        </w:rPr>
        <w:t>Christmas Bird Count</w:t>
      </w:r>
    </w:p>
    <w:p w14:paraId="5EBA3342" w14:textId="4BEB87BB" w:rsidR="00EA1507" w:rsidRPr="00EA1507" w:rsidRDefault="00F070D7" w:rsidP="00305174">
      <w:pPr>
        <w:pStyle w:val="NoSpacing"/>
        <w:spacing w:line="480" w:lineRule="auto"/>
        <w:rPr>
          <w:rFonts w:ascii="Times New Roman" w:hAnsi="Times New Roman" w:cs="Times New Roman"/>
        </w:rPr>
      </w:pPr>
      <w:r>
        <w:rPr>
          <w:rFonts w:ascii="Times New Roman" w:hAnsi="Times New Roman" w:cs="Times New Roman"/>
        </w:rPr>
        <w:lastRenderedPageBreak/>
        <w:t xml:space="preserve">We demonstrate use </w:t>
      </w:r>
      <w:r w:rsidR="00814407">
        <w:rPr>
          <w:rFonts w:ascii="Times New Roman" w:hAnsi="Times New Roman" w:cs="Times New Roman"/>
        </w:rPr>
        <w:t xml:space="preserve">of </w:t>
      </w:r>
      <w:r>
        <w:rPr>
          <w:rFonts w:ascii="Times New Roman" w:hAnsi="Times New Roman" w:cs="Times New Roman"/>
        </w:rPr>
        <w:t>the SVC approach using data from the CBC</w:t>
      </w:r>
      <w:r w:rsidR="00D5150E">
        <w:rPr>
          <w:rFonts w:ascii="Times New Roman" w:hAnsi="Times New Roman" w:cs="Times New Roman"/>
        </w:rPr>
        <w:t xml:space="preserve">, a volunteer bird monitoring program begun in </w:t>
      </w:r>
      <w:r>
        <w:rPr>
          <w:rFonts w:ascii="Times New Roman" w:hAnsi="Times New Roman" w:cs="Times New Roman"/>
        </w:rPr>
        <w:t>1900. Since its inception, the program has grown tremendously, and now includes more than 2</w:t>
      </w:r>
      <w:r w:rsidR="00D5150E">
        <w:rPr>
          <w:rFonts w:ascii="Times New Roman" w:hAnsi="Times New Roman" w:cs="Times New Roman"/>
        </w:rPr>
        <w:t>,</w:t>
      </w:r>
      <w:r>
        <w:rPr>
          <w:rFonts w:ascii="Times New Roman" w:hAnsi="Times New Roman" w:cs="Times New Roman"/>
        </w:rPr>
        <w:t>400 count sites and involves more than 70,000 volunteers</w:t>
      </w:r>
      <w:r w:rsidR="00D5150E">
        <w:rPr>
          <w:rFonts w:ascii="Times New Roman" w:hAnsi="Times New Roman" w:cs="Times New Roman"/>
        </w:rPr>
        <w:t xml:space="preserve"> </w:t>
      </w:r>
      <w:r w:rsidR="00D5150E">
        <w:rPr>
          <w:rFonts w:ascii="Times New Roman" w:hAnsi="Times New Roman" w:cs="Times New Roman"/>
        </w:rPr>
        <w:fldChar w:fldCharType="begin"/>
      </w:r>
      <w:r w:rsidR="00D5150E">
        <w:rPr>
          <w:rFonts w:ascii="Times New Roman" w:hAnsi="Times New Roman" w:cs="Times New Roman"/>
        </w:rPr>
        <w:instrText xml:space="preserve"> ADDIN ZOTERO_ITEM CSL_CITATION {"citationID":"5Fvkuyk3","properties":{"formattedCitation":"(Soykan et al. 2016)","plainCitation":"(Soykan et al. 2016)","noteIndex":0},"citationItems":[{"id":15763,"uris":["http://zotero.org/users/40926/items/V85U6RZV"],"uri":["http://zotero.org/users/40926/items/V85U6RZV"],"itemData":{"id":15763,"type":"article-journal","title":"Population trends for North American winter birds based on hierarchical models","container-title":"Ecosphere","page":"e01351","volume":"7","issue":"5","source":"Google Scholar","author":[{"family":"Soykan","given":"Candan U."},{"family":"Sauer","given":"John"},{"family":"Schuetz","given":"Justin G."},{"family":"LeBaron","given":"Geoffrey S."},{"family":"Dale","given":"Kathy"},{"family":"Langham","given":"Gary M."}],"issued":{"date-parts":[["2016"]]}}}],"schema":"https://github.com/citation-style-language/schema/raw/master/csl-citation.json"} </w:instrText>
      </w:r>
      <w:r w:rsidR="00D5150E">
        <w:rPr>
          <w:rFonts w:ascii="Times New Roman" w:hAnsi="Times New Roman" w:cs="Times New Roman"/>
        </w:rPr>
        <w:fldChar w:fldCharType="separate"/>
      </w:r>
      <w:r w:rsidR="00D5150E" w:rsidRPr="00D5150E">
        <w:rPr>
          <w:rFonts w:ascii="Times New Roman" w:hAnsi="Times New Roman" w:cs="Times New Roman"/>
        </w:rPr>
        <w:t>(Soykan et al. 2016)</w:t>
      </w:r>
      <w:r w:rsidR="00D5150E">
        <w:rPr>
          <w:rFonts w:ascii="Times New Roman" w:hAnsi="Times New Roman" w:cs="Times New Roman"/>
        </w:rPr>
        <w:fldChar w:fldCharType="end"/>
      </w:r>
      <w:r>
        <w:rPr>
          <w:rFonts w:ascii="Times New Roman" w:hAnsi="Times New Roman" w:cs="Times New Roman"/>
        </w:rPr>
        <w:t xml:space="preserve">.  The program </w:t>
      </w:r>
      <w:r w:rsidR="00D5150E">
        <w:rPr>
          <w:rFonts w:ascii="Times New Roman" w:hAnsi="Times New Roman" w:cs="Times New Roman"/>
        </w:rPr>
        <w:t xml:space="preserve">extends across North and South America, </w:t>
      </w:r>
      <w:r>
        <w:rPr>
          <w:rFonts w:ascii="Times New Roman" w:hAnsi="Times New Roman" w:cs="Times New Roman"/>
        </w:rPr>
        <w:t xml:space="preserve">but the majority of counts have been conducted in the US and Canada.  </w:t>
      </w:r>
      <w:r w:rsidR="00814407">
        <w:rPr>
          <w:rFonts w:ascii="Times New Roman" w:hAnsi="Times New Roman" w:cs="Times New Roman"/>
        </w:rPr>
        <w:t xml:space="preserve">The program has produced counts extending 118 years, </w:t>
      </w:r>
      <w:r w:rsidR="000E2A54">
        <w:rPr>
          <w:rFonts w:ascii="Times New Roman" w:hAnsi="Times New Roman" w:cs="Times New Roman"/>
        </w:rPr>
        <w:t>but</w:t>
      </w:r>
      <w:r w:rsidR="00814407">
        <w:rPr>
          <w:rFonts w:ascii="Times New Roman" w:hAnsi="Times New Roman" w:cs="Times New Roman"/>
        </w:rPr>
        <w:t xml:space="preserve"> standard trend analyses are conducted using </w:t>
      </w:r>
      <w:r w:rsidR="000E2A54">
        <w:rPr>
          <w:rFonts w:ascii="Times New Roman" w:hAnsi="Times New Roman" w:cs="Times New Roman"/>
        </w:rPr>
        <w:t>counts conducted after 1965</w:t>
      </w:r>
      <w:r w:rsidR="00814407">
        <w:rPr>
          <w:rFonts w:ascii="Times New Roman" w:hAnsi="Times New Roman" w:cs="Times New Roman"/>
        </w:rPr>
        <w:t xml:space="preserve">, as protocols and </w:t>
      </w:r>
      <w:r w:rsidR="000E2A54">
        <w:rPr>
          <w:rFonts w:ascii="Times New Roman" w:hAnsi="Times New Roman" w:cs="Times New Roman"/>
        </w:rPr>
        <w:t xml:space="preserve">count </w:t>
      </w:r>
      <w:r w:rsidR="00814407">
        <w:rPr>
          <w:rFonts w:ascii="Times New Roman" w:hAnsi="Times New Roman" w:cs="Times New Roman"/>
        </w:rPr>
        <w:t>effort</w:t>
      </w:r>
      <w:r w:rsidR="000E2A54">
        <w:rPr>
          <w:rFonts w:ascii="Times New Roman" w:hAnsi="Times New Roman" w:cs="Times New Roman"/>
        </w:rPr>
        <w:t>s</w:t>
      </w:r>
      <w:r w:rsidR="00814407">
        <w:rPr>
          <w:rFonts w:ascii="Times New Roman" w:hAnsi="Times New Roman" w:cs="Times New Roman"/>
        </w:rPr>
        <w:t xml:space="preserve"> have been most </w:t>
      </w:r>
      <w:r w:rsidR="000E2A54">
        <w:rPr>
          <w:rFonts w:ascii="Times New Roman" w:hAnsi="Times New Roman" w:cs="Times New Roman"/>
        </w:rPr>
        <w:t>consistent</w:t>
      </w:r>
      <w:r w:rsidR="00814407">
        <w:rPr>
          <w:rFonts w:ascii="Times New Roman" w:hAnsi="Times New Roman" w:cs="Times New Roman"/>
        </w:rPr>
        <w:t xml:space="preserve"> </w:t>
      </w:r>
      <w:r w:rsidR="000E2A54">
        <w:rPr>
          <w:rFonts w:ascii="Times New Roman" w:hAnsi="Times New Roman" w:cs="Times New Roman"/>
        </w:rPr>
        <w:t>since then</w:t>
      </w:r>
      <w:r w:rsidR="00814407">
        <w:rPr>
          <w:rFonts w:ascii="Times New Roman" w:hAnsi="Times New Roman" w:cs="Times New Roman"/>
        </w:rPr>
        <w:t xml:space="preserve">.  </w:t>
      </w:r>
      <w:r>
        <w:rPr>
          <w:rFonts w:ascii="Times New Roman" w:hAnsi="Times New Roman" w:cs="Times New Roman"/>
        </w:rPr>
        <w:t xml:space="preserve">An individual </w:t>
      </w:r>
      <w:r w:rsidR="00FE3152">
        <w:rPr>
          <w:rFonts w:ascii="Times New Roman" w:hAnsi="Times New Roman" w:cs="Times New Roman"/>
        </w:rPr>
        <w:t>CBC</w:t>
      </w:r>
      <w:r>
        <w:rPr>
          <w:rFonts w:ascii="Times New Roman" w:hAnsi="Times New Roman" w:cs="Times New Roman"/>
        </w:rPr>
        <w:t xml:space="preserve"> occurs over </w:t>
      </w:r>
      <w:r w:rsidR="00FE3152">
        <w:rPr>
          <w:rFonts w:ascii="Times New Roman" w:hAnsi="Times New Roman" w:cs="Times New Roman"/>
        </w:rPr>
        <w:t>a 24-</w:t>
      </w:r>
      <w:r>
        <w:rPr>
          <w:rFonts w:ascii="Times New Roman" w:hAnsi="Times New Roman" w:cs="Times New Roman"/>
        </w:rPr>
        <w:t>hour period, once per year, during late December or early</w:t>
      </w:r>
      <w:r w:rsidR="00D5150E">
        <w:rPr>
          <w:rFonts w:ascii="Times New Roman" w:hAnsi="Times New Roman" w:cs="Times New Roman"/>
        </w:rPr>
        <w:t xml:space="preserve"> January</w:t>
      </w:r>
      <w:r>
        <w:rPr>
          <w:rFonts w:ascii="Times New Roman" w:hAnsi="Times New Roman" w:cs="Times New Roman"/>
        </w:rPr>
        <w:t xml:space="preserve">.  </w:t>
      </w:r>
      <w:r w:rsidR="00D5150E">
        <w:rPr>
          <w:rFonts w:ascii="Times New Roman" w:hAnsi="Times New Roman" w:cs="Times New Roman"/>
        </w:rPr>
        <w:t xml:space="preserve">During a count, volunteers record birds seen or heard within a circular study area with a 24.1 km diameter.  The area covered and the amount of time spent counting birds in a given circle varies considerably across years and count locations, </w:t>
      </w:r>
      <w:r w:rsidR="00814407">
        <w:rPr>
          <w:rFonts w:ascii="Times New Roman" w:hAnsi="Times New Roman" w:cs="Times New Roman"/>
        </w:rPr>
        <w:t>so</w:t>
      </w:r>
      <w:r w:rsidR="00FE3152">
        <w:rPr>
          <w:rFonts w:ascii="Times New Roman" w:hAnsi="Times New Roman" w:cs="Times New Roman"/>
        </w:rPr>
        <w:t xml:space="preserve"> annual </w:t>
      </w:r>
      <w:r w:rsidR="00D5150E">
        <w:rPr>
          <w:rFonts w:ascii="Times New Roman" w:hAnsi="Times New Roman" w:cs="Times New Roman"/>
        </w:rPr>
        <w:t xml:space="preserve">effort metrics are recorded </w:t>
      </w:r>
      <w:r w:rsidR="00814407">
        <w:rPr>
          <w:rFonts w:ascii="Times New Roman" w:hAnsi="Times New Roman" w:cs="Times New Roman"/>
        </w:rPr>
        <w:t>and used to standardize bird counts.</w:t>
      </w:r>
      <w:r w:rsidR="000E2A54">
        <w:rPr>
          <w:rFonts w:ascii="Times New Roman" w:hAnsi="Times New Roman" w:cs="Times New Roman"/>
        </w:rPr>
        <w:t xml:space="preserve"> More details about the CBC can be found in Bock and Root </w:t>
      </w:r>
      <w:r w:rsidR="000E2A54">
        <w:rPr>
          <w:rFonts w:ascii="Times New Roman" w:hAnsi="Times New Roman" w:cs="Times New Roman"/>
        </w:rPr>
        <w:fldChar w:fldCharType="begin"/>
      </w:r>
      <w:r w:rsidR="000E2A54">
        <w:rPr>
          <w:rFonts w:ascii="Times New Roman" w:hAnsi="Times New Roman" w:cs="Times New Roman"/>
        </w:rPr>
        <w:instrText xml:space="preserve"> ADDIN ZOTERO_ITEM CSL_CITATION {"citationID":"iH9MwPKA","properties":{"formattedCitation":"(1981)","plainCitation":"(1981)","noteIndex":0},"citationItems":[{"id":1086,"uris":["http://zotero.org/users/40926/items/TSPZG2C9"],"uri":["http://zotero.org/users/40926/items/TSPZG2C9"],"itemData":{"id":1086,"type":"article-journal","title":"The Christmas Bird Count and avian ecology","container-title":"Studies in Avian Biology","page":"17-23","volume":"6","author":[{"family":"Bock","given":"C. E."},{"family":"Root","given":"T. L."}],"issued":{"date-parts":[["1981"]]}},"suppress-author":true}],"schema":"https://github.com/citation-style-language/schema/raw/master/csl-citation.json"} </w:instrText>
      </w:r>
      <w:r w:rsidR="000E2A54">
        <w:rPr>
          <w:rFonts w:ascii="Times New Roman" w:hAnsi="Times New Roman" w:cs="Times New Roman"/>
        </w:rPr>
        <w:fldChar w:fldCharType="separate"/>
      </w:r>
      <w:r w:rsidR="000E2A54" w:rsidRPr="000E2A54">
        <w:rPr>
          <w:rFonts w:ascii="Times New Roman" w:hAnsi="Times New Roman" w:cs="Times New Roman"/>
        </w:rPr>
        <w:t>(1981)</w:t>
      </w:r>
      <w:r w:rsidR="000E2A54">
        <w:rPr>
          <w:rFonts w:ascii="Times New Roman" w:hAnsi="Times New Roman" w:cs="Times New Roman"/>
        </w:rPr>
        <w:fldChar w:fldCharType="end"/>
      </w:r>
      <w:r w:rsidR="001A1FA4">
        <w:rPr>
          <w:rFonts w:ascii="Times New Roman" w:hAnsi="Times New Roman" w:cs="Times New Roman"/>
        </w:rPr>
        <w:t xml:space="preserve"> </w:t>
      </w:r>
      <w:r w:rsidR="000E2A54">
        <w:rPr>
          <w:rFonts w:ascii="Times New Roman" w:hAnsi="Times New Roman" w:cs="Times New Roman"/>
        </w:rPr>
        <w:t xml:space="preserve">and Dunn et al. </w:t>
      </w:r>
      <w:r w:rsidR="000E2A54">
        <w:rPr>
          <w:rFonts w:ascii="Times New Roman" w:hAnsi="Times New Roman" w:cs="Times New Roman"/>
        </w:rPr>
        <w:fldChar w:fldCharType="begin"/>
      </w:r>
      <w:r w:rsidR="000E2A54">
        <w:rPr>
          <w:rFonts w:ascii="Times New Roman" w:hAnsi="Times New Roman" w:cs="Times New Roman"/>
        </w:rPr>
        <w:instrText xml:space="preserve"> ADDIN ZOTERO_ITEM CSL_CITATION {"citationID":"ZWOKZu2a","properties":{"formattedCitation":"(2005)","plainCitation":"(2005)","noteIndex":0},"citationItems":[{"id":15716,"uris":["http://zotero.org/users/40926/items/ITE32MJQ"],"uri":["http://zotero.org/users/40926/items/ITE32MJQ"],"itemData":{"id":15716,"type":"article-journal","title":"Enhancing the scientific value of the Christmas Bird Count","container-title":"The Auk","page":"338–346","volume":"122","issue":"1","source":"Google Scholar","author":[{"family":"Dunn","given":"Erica H."},{"family":"Francis","given":"Charles M."},{"family":"Blancher","given":"Peter J."},{"family":"Drennan","given":"Susan Roney"},{"family":"Howe","given":"Marshall A."},{"family":"Lepage","given":"Denis"},{"family":"Robbins","given":"Chandler S."},{"family":"Rosenberg","given":"Kenneth V."},{"family":"Sauer","given":"John R."},{"family":"Smith","given":"Kimberly G."}],"issued":{"date-parts":[["2005"]]}},"suppress-author":true}],"schema":"https://github.com/citation-style-language/schema/raw/master/csl-citation.json"} </w:instrText>
      </w:r>
      <w:r w:rsidR="000E2A54">
        <w:rPr>
          <w:rFonts w:ascii="Times New Roman" w:hAnsi="Times New Roman" w:cs="Times New Roman"/>
        </w:rPr>
        <w:fldChar w:fldCharType="separate"/>
      </w:r>
      <w:r w:rsidR="000E2A54" w:rsidRPr="000E2A54">
        <w:rPr>
          <w:rFonts w:ascii="Times New Roman" w:hAnsi="Times New Roman" w:cs="Times New Roman"/>
        </w:rPr>
        <w:t>(2005)</w:t>
      </w:r>
      <w:r w:rsidR="000E2A54">
        <w:rPr>
          <w:rFonts w:ascii="Times New Roman" w:hAnsi="Times New Roman" w:cs="Times New Roman"/>
        </w:rPr>
        <w:fldChar w:fldCharType="end"/>
      </w:r>
      <w:r w:rsidR="000E2A54">
        <w:rPr>
          <w:rFonts w:ascii="Times New Roman" w:hAnsi="Times New Roman" w:cs="Times New Roman"/>
        </w:rPr>
        <w:t xml:space="preserve">, who </w:t>
      </w:r>
      <w:r w:rsidR="001A1FA4">
        <w:rPr>
          <w:rFonts w:ascii="Times New Roman" w:hAnsi="Times New Roman" w:cs="Times New Roman"/>
        </w:rPr>
        <w:t xml:space="preserve">describe the program and </w:t>
      </w:r>
      <w:r w:rsidR="000E2A54">
        <w:rPr>
          <w:rFonts w:ascii="Times New Roman" w:hAnsi="Times New Roman" w:cs="Times New Roman"/>
        </w:rPr>
        <w:t>discuss the potential uses and limitations of CBC data</w:t>
      </w:r>
      <w:r w:rsidR="001A1FA4">
        <w:rPr>
          <w:rFonts w:ascii="Times New Roman" w:hAnsi="Times New Roman" w:cs="Times New Roman"/>
        </w:rPr>
        <w:t>.</w:t>
      </w:r>
    </w:p>
    <w:p w14:paraId="19AC408B" w14:textId="77777777" w:rsidR="00EA1507" w:rsidRPr="0025656D" w:rsidRDefault="00EA1507" w:rsidP="00305174">
      <w:pPr>
        <w:pStyle w:val="NoSpacing"/>
        <w:spacing w:line="480" w:lineRule="auto"/>
        <w:rPr>
          <w:rFonts w:ascii="Times New Roman" w:hAnsi="Times New Roman" w:cs="Times New Roman"/>
          <w:b/>
        </w:rPr>
      </w:pPr>
    </w:p>
    <w:p w14:paraId="1E8D7C1E" w14:textId="77777777" w:rsidR="00DD1862" w:rsidRPr="00C57F76" w:rsidRDefault="00C57F76" w:rsidP="00305174">
      <w:pPr>
        <w:pStyle w:val="NoSpacing"/>
        <w:spacing w:line="480" w:lineRule="auto"/>
        <w:rPr>
          <w:rFonts w:ascii="Times New Roman" w:hAnsi="Times New Roman" w:cs="Times New Roman"/>
          <w:b/>
          <w:i/>
        </w:rPr>
      </w:pPr>
      <w:r w:rsidRPr="00C57F76">
        <w:rPr>
          <w:rFonts w:ascii="Times New Roman" w:hAnsi="Times New Roman" w:cs="Times New Roman"/>
          <w:b/>
          <w:i/>
        </w:rPr>
        <w:t>Statistical model</w:t>
      </w:r>
    </w:p>
    <w:p w14:paraId="34DF54EE" w14:textId="2DE2978C" w:rsidR="00F74943" w:rsidRDefault="00F74943" w:rsidP="00305174">
      <w:pPr>
        <w:pStyle w:val="NoSpacing"/>
        <w:spacing w:line="480" w:lineRule="auto"/>
        <w:rPr>
          <w:rFonts w:ascii="Times New Roman" w:hAnsi="Times New Roman" w:cs="Times New Roman"/>
        </w:rPr>
      </w:pPr>
      <w:r w:rsidRPr="00F74943">
        <w:rPr>
          <w:rFonts w:ascii="Times New Roman" w:hAnsi="Times New Roman" w:cs="Times New Roman"/>
        </w:rPr>
        <w:t xml:space="preserve">We modeled </w:t>
      </w:r>
      <w:r w:rsidR="0025656D">
        <w:rPr>
          <w:rFonts w:ascii="Times New Roman" w:hAnsi="Times New Roman" w:cs="Times New Roman"/>
        </w:rPr>
        <w:t>CBC count</w:t>
      </w:r>
      <w:r w:rsidR="00EE2DFF">
        <w:rPr>
          <w:rFonts w:ascii="Times New Roman" w:hAnsi="Times New Roman" w:cs="Times New Roman"/>
        </w:rPr>
        <w:t xml:space="preserve"> data</w:t>
      </w:r>
      <w:proofErr w:type="gramStart"/>
      <w:r w:rsidRPr="00F74943">
        <w:rPr>
          <w:rFonts w:ascii="Times New Roman" w:hAnsi="Times New Roman" w:cs="Times New Roman"/>
        </w:rPr>
        <w:t xml:space="preserve">, </w:t>
      </w:r>
      <w:proofErr w:type="gramEnd"/>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i,k,t</m:t>
            </m:r>
          </m:sub>
        </m:sSub>
      </m:oMath>
      <w:r w:rsidR="00C62F14">
        <w:rPr>
          <w:rFonts w:ascii="Times New Roman" w:eastAsiaTheme="minorEastAsia" w:hAnsi="Times New Roman" w:cs="Times New Roman"/>
        </w:rPr>
        <w:t>,</w:t>
      </w:r>
      <w:r w:rsidR="00DD1862">
        <w:rPr>
          <w:rFonts w:ascii="Times New Roman" w:hAnsi="Times New Roman" w:cs="Times New Roman"/>
        </w:rPr>
        <w:t xml:space="preserve"> for grid cell </w:t>
      </w:r>
      <w:proofErr w:type="spellStart"/>
      <w:r w:rsidR="00DD1862" w:rsidRPr="00DD1862">
        <w:rPr>
          <w:rFonts w:ascii="Times New Roman" w:hAnsi="Times New Roman" w:cs="Times New Roman"/>
          <w:i/>
        </w:rPr>
        <w:t>i</w:t>
      </w:r>
      <w:proofErr w:type="spellEnd"/>
      <w:r w:rsidRPr="00F74943">
        <w:rPr>
          <w:rFonts w:ascii="Times New Roman" w:hAnsi="Times New Roman" w:cs="Times New Roman"/>
        </w:rPr>
        <w:t xml:space="preserve"> encompassing count circle </w:t>
      </w:r>
      <w:r w:rsidR="00DD1862" w:rsidRPr="00DD1862">
        <w:rPr>
          <w:rFonts w:ascii="Times New Roman" w:hAnsi="Times New Roman" w:cs="Times New Roman"/>
          <w:i/>
        </w:rPr>
        <w:t>k</w:t>
      </w:r>
      <w:r w:rsidR="00DD1862">
        <w:rPr>
          <w:rFonts w:ascii="Times New Roman" w:hAnsi="Times New Roman" w:cs="Times New Roman"/>
        </w:rPr>
        <w:t xml:space="preserve"> dur</w:t>
      </w:r>
      <w:r w:rsidRPr="00F74943">
        <w:rPr>
          <w:rFonts w:ascii="Times New Roman" w:hAnsi="Times New Roman" w:cs="Times New Roman"/>
        </w:rPr>
        <w:t xml:space="preserve">ing year </w:t>
      </w:r>
      <w:r w:rsidR="00DD1862" w:rsidRPr="00DD1862">
        <w:rPr>
          <w:rFonts w:ascii="Times New Roman" w:hAnsi="Times New Roman" w:cs="Times New Roman"/>
          <w:i/>
        </w:rPr>
        <w:t>t</w:t>
      </w:r>
      <w:r w:rsidRPr="00F74943">
        <w:rPr>
          <w:rFonts w:ascii="Times New Roman" w:hAnsi="Times New Roman" w:cs="Times New Roman"/>
        </w:rPr>
        <w:t xml:space="preserve">, as a random variable from a negative binomial distribution. Expected </w:t>
      </w:r>
      <w:r w:rsidR="00DD1862">
        <w:rPr>
          <w:rFonts w:ascii="Times New Roman" w:hAnsi="Times New Roman" w:cs="Times New Roman"/>
        </w:rPr>
        <w:t>values for counts per grid cell</w:t>
      </w:r>
      <w:proofErr w:type="gramStart"/>
      <w:r w:rsidR="00AA5886">
        <w:rPr>
          <w:rFonts w:ascii="Times New Roman" w:hAnsi="Times New Roman" w:cs="Times New Roman"/>
        </w:rPr>
        <w:t>,</w:t>
      </w:r>
      <w:r w:rsidR="00FF4CC1">
        <w:rPr>
          <w:rFonts w:ascii="Times New Roman" w:hAnsi="Times New Roman" w:cs="Times New Roman"/>
        </w:rPr>
        <w:t xml:space="preserve"> </w:t>
      </w:r>
      <w:proofErr w:type="gramEnd"/>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i,t</m:t>
            </m:r>
          </m:sub>
        </m:sSub>
      </m:oMath>
      <w:r w:rsidR="00AA5886">
        <w:rPr>
          <w:rFonts w:ascii="Times New Roman" w:eastAsiaTheme="minorEastAsia" w:hAnsi="Times New Roman" w:cs="Times New Roman"/>
        </w:rPr>
        <w:t>,</w:t>
      </w:r>
      <w:r w:rsidRPr="00F74943">
        <w:rPr>
          <w:rFonts w:ascii="Times New Roman" w:hAnsi="Times New Roman" w:cs="Times New Roman"/>
        </w:rPr>
        <w:t xml:space="preserve"> were assumed to be a function of spatially-structured grid-cell, count-effort, and year effects</w:t>
      </w:r>
      <w:r w:rsidR="00A91FCE">
        <w:rPr>
          <w:rFonts w:ascii="Times New Roman" w:hAnsi="Times New Roman" w:cs="Times New Roman"/>
        </w:rPr>
        <w:t>,</w:t>
      </w:r>
      <w:r w:rsidR="0025656D">
        <w:rPr>
          <w:rFonts w:ascii="Times New Roman" w:hAnsi="Times New Roman" w:cs="Times New Roman"/>
        </w:rPr>
        <w:t xml:space="preserve"> plus </w:t>
      </w:r>
      <w:r w:rsidR="00A91FCE">
        <w:rPr>
          <w:rFonts w:ascii="Times New Roman" w:hAnsi="Times New Roman" w:cs="Times New Roman"/>
        </w:rPr>
        <w:t>unstructured</w:t>
      </w:r>
      <w:r w:rsidR="0025656D">
        <w:rPr>
          <w:rFonts w:ascii="Times New Roman" w:hAnsi="Times New Roman" w:cs="Times New Roman"/>
        </w:rPr>
        <w:t xml:space="preserve"> </w:t>
      </w:r>
      <w:r w:rsidR="00A91FCE">
        <w:rPr>
          <w:rFonts w:ascii="Times New Roman" w:hAnsi="Times New Roman" w:cs="Times New Roman"/>
        </w:rPr>
        <w:t>variation among count circles</w:t>
      </w:r>
      <w:r w:rsidRPr="00F74943">
        <w:rPr>
          <w:rFonts w:ascii="Times New Roman" w:hAnsi="Times New Roman" w:cs="Times New Roman"/>
        </w:rPr>
        <w:t xml:space="preserve">. The linear predictor for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i,t</m:t>
            </m:r>
          </m:sub>
        </m:sSub>
      </m:oMath>
      <w:r w:rsidR="00DD1862" w:rsidRPr="00F74943">
        <w:rPr>
          <w:rFonts w:ascii="Times New Roman" w:hAnsi="Times New Roman" w:cs="Times New Roman"/>
        </w:rPr>
        <w:t xml:space="preserve"> </w:t>
      </w:r>
      <w:r w:rsidRPr="00F74943">
        <w:rPr>
          <w:rFonts w:ascii="Times New Roman" w:hAnsi="Times New Roman" w:cs="Times New Roman"/>
        </w:rPr>
        <w:t>took the form</w:t>
      </w:r>
    </w:p>
    <w:p w14:paraId="76C9F39E" w14:textId="77777777" w:rsidR="00DD1862" w:rsidRDefault="00DD1862" w:rsidP="00305174">
      <w:pPr>
        <w:pStyle w:val="NoSpacing"/>
        <w:spacing w:line="480" w:lineRule="auto"/>
        <w:rPr>
          <w:rFonts w:ascii="Times New Roman" w:hAnsi="Times New Roman" w:cs="Times New Roman"/>
        </w:rPr>
      </w:pPr>
    </w:p>
    <w:p w14:paraId="3C93E757" w14:textId="77777777" w:rsidR="00DD1862" w:rsidRPr="00F74943" w:rsidRDefault="009B598A" w:rsidP="00305174">
      <w:pPr>
        <w:pStyle w:val="NoSpacing"/>
        <w:spacing w:line="480" w:lineRule="auto"/>
        <w:jc w:val="center"/>
        <w:rPr>
          <w:rFonts w:ascii="Times New Roman" w:hAnsi="Times New Roman" w:cs="Times New Roman"/>
        </w:rPr>
      </w:pPr>
      <m:oMath>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i,t</m:t>
                    </m:r>
                  </m:sub>
                </m:sSub>
              </m:e>
            </m:d>
          </m:e>
        </m:func>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ϵ</m:t>
            </m:r>
          </m:e>
          <m:sub>
            <m:r>
              <w:rPr>
                <w:rFonts w:ascii="Cambria Math" w:eastAsiaTheme="minorEastAsia" w:hAnsi="Cambria Math" w:cs="Times New Roman"/>
              </w:rPr>
              <m:t>i</m:t>
            </m:r>
          </m:sub>
        </m:sSub>
        <m:func>
          <m:funcPr>
            <m:ctrlPr>
              <w:rPr>
                <w:rFonts w:ascii="Cambria Math" w:eastAsiaTheme="minorEastAsia" w:hAnsi="Cambria Math" w:cs="Times New Roman"/>
              </w:rPr>
            </m:ctrlPr>
          </m:funcPr>
          <m:fName>
            <m:r>
              <m:rPr>
                <m:sty m:val="p"/>
              </m:rPr>
              <w:rPr>
                <w:rFonts w:ascii="Cambria Math" w:eastAsiaTheme="minorEastAsia" w:hAnsi="Cambria Math" w:cs="Times New Roman"/>
              </w:rPr>
              <m:t>log</m:t>
            </m:r>
          </m:fName>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i,k,t</m:t>
                    </m:r>
                  </m:sub>
                </m:sSub>
              </m:e>
            </m:d>
          </m:e>
        </m:func>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i,k,t</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κ</m:t>
            </m:r>
          </m:e>
          <m:sub>
            <m:r>
              <w:rPr>
                <w:rFonts w:ascii="Cambria Math" w:eastAsiaTheme="minorEastAsia" w:hAnsi="Cambria Math" w:cs="Times New Roman"/>
              </w:rPr>
              <m:t>k</m:t>
            </m:r>
          </m:sub>
        </m:sSub>
      </m:oMath>
      <w:r w:rsidR="00DD1862">
        <w:rPr>
          <w:rFonts w:ascii="Times New Roman" w:eastAsiaTheme="minorEastAsia" w:hAnsi="Times New Roman" w:cs="Times New Roman"/>
        </w:rPr>
        <w:t>.</w:t>
      </w:r>
      <w:r w:rsidR="000A6E11">
        <w:rPr>
          <w:rFonts w:ascii="Times New Roman" w:eastAsiaTheme="minorEastAsia" w:hAnsi="Times New Roman" w:cs="Times New Roman"/>
        </w:rPr>
        <w:t xml:space="preserve">      (Eq. 1)</w:t>
      </w:r>
    </w:p>
    <w:p w14:paraId="111EC0A9" w14:textId="77777777" w:rsidR="00F74943" w:rsidRPr="00F74943" w:rsidRDefault="00F74943" w:rsidP="00305174">
      <w:pPr>
        <w:pStyle w:val="NoSpacing"/>
        <w:spacing w:line="480" w:lineRule="auto"/>
        <w:rPr>
          <w:rFonts w:ascii="Times New Roman" w:hAnsi="Times New Roman" w:cs="Times New Roman"/>
        </w:rPr>
      </w:pPr>
    </w:p>
    <w:p w14:paraId="63D1D4E1" w14:textId="661BBADD" w:rsidR="00F74943" w:rsidRPr="0029171D" w:rsidRDefault="001513A3" w:rsidP="00305174">
      <w:pPr>
        <w:pStyle w:val="NoSpacing"/>
        <w:spacing w:line="480" w:lineRule="auto"/>
        <w:rPr>
          <w:rFonts w:ascii="Times New Roman" w:eastAsiaTheme="minorEastAsia" w:hAnsi="Times New Roman" w:cs="Times New Roman"/>
        </w:rPr>
      </w:pPr>
      <w:r>
        <w:rPr>
          <w:rFonts w:ascii="Times New Roman" w:hAnsi="Times New Roman" w:cs="Times New Roman"/>
        </w:rPr>
        <w:lastRenderedPageBreak/>
        <w:t>Parameters</w:t>
      </w:r>
      <w:r w:rsidR="0029171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F74943" w:rsidRPr="00F74943">
        <w:rPr>
          <w:rFonts w:ascii="Times New Roman" w:hAnsi="Times New Roman" w:cs="Times New Roman"/>
        </w:rPr>
        <w:t xml:space="preserve"> </w:t>
      </w:r>
      <w:r>
        <w:rPr>
          <w:rFonts w:ascii="Times New Roman" w:hAnsi="Times New Roman" w:cs="Times New Roman"/>
        </w:rPr>
        <w:t>were</w:t>
      </w:r>
      <w:r w:rsidR="009F0785">
        <w:rPr>
          <w:rFonts w:ascii="Times New Roman" w:hAnsi="Times New Roman" w:cs="Times New Roman"/>
        </w:rPr>
        <w:t xml:space="preserve"> modelled as</w:t>
      </w:r>
      <w:r w:rsidR="00E5537D">
        <w:rPr>
          <w:rFonts w:ascii="Times New Roman" w:hAnsi="Times New Roman" w:cs="Times New Roman"/>
        </w:rPr>
        <w:t xml:space="preserve"> </w:t>
      </w:r>
      <w:r w:rsidR="00C62F14">
        <w:rPr>
          <w:rFonts w:ascii="Times New Roman" w:hAnsi="Times New Roman" w:cs="Times New Roman"/>
        </w:rPr>
        <w:t>cell-</w:t>
      </w:r>
      <w:r>
        <w:rPr>
          <w:rFonts w:ascii="Times New Roman" w:hAnsi="Times New Roman" w:cs="Times New Roman"/>
        </w:rPr>
        <w:t xml:space="preserve">specific </w:t>
      </w:r>
      <w:r w:rsidR="00F74943" w:rsidRPr="00F74943">
        <w:rPr>
          <w:rFonts w:ascii="Times New Roman" w:hAnsi="Times New Roman" w:cs="Times New Roman"/>
        </w:rPr>
        <w:t xml:space="preserve">random </w:t>
      </w:r>
      <w:r w:rsidR="009F0785">
        <w:rPr>
          <w:rFonts w:ascii="Times New Roman" w:hAnsi="Times New Roman" w:cs="Times New Roman"/>
        </w:rPr>
        <w:t>intercept</w:t>
      </w:r>
      <w:r>
        <w:rPr>
          <w:rFonts w:ascii="Times New Roman" w:hAnsi="Times New Roman" w:cs="Times New Roman"/>
        </w:rPr>
        <w:t>s</w:t>
      </w:r>
      <w:r w:rsidR="00E5537D">
        <w:rPr>
          <w:rFonts w:ascii="Times New Roman" w:hAnsi="Times New Roman" w:cs="Times New Roman"/>
        </w:rPr>
        <w:t xml:space="preserve"> with </w:t>
      </w:r>
      <w:r w:rsidR="0025656D">
        <w:rPr>
          <w:rFonts w:ascii="Times New Roman" w:hAnsi="Times New Roman" w:cs="Times New Roman"/>
        </w:rPr>
        <w:t>a</w:t>
      </w:r>
      <w:r w:rsidR="00A91FCE">
        <w:rPr>
          <w:rFonts w:ascii="Times New Roman" w:hAnsi="Times New Roman" w:cs="Times New Roman"/>
        </w:rPr>
        <w:t>n intrinsic conditional autoregressive (</w:t>
      </w:r>
      <w:r w:rsidR="008F2D46">
        <w:rPr>
          <w:rFonts w:ascii="Times New Roman" w:hAnsi="Times New Roman" w:cs="Times New Roman"/>
        </w:rPr>
        <w:t>CAR</w:t>
      </w:r>
      <w:r w:rsidR="00A91FCE">
        <w:rPr>
          <w:rFonts w:ascii="Times New Roman" w:hAnsi="Times New Roman" w:cs="Times New Roman"/>
        </w:rPr>
        <w:t>)</w:t>
      </w:r>
      <w:r w:rsidR="00F74943" w:rsidRPr="00F74943">
        <w:rPr>
          <w:rFonts w:ascii="Times New Roman" w:hAnsi="Times New Roman" w:cs="Times New Roman"/>
        </w:rPr>
        <w:t xml:space="preserve"> structure</w:t>
      </w:r>
      <w:r w:rsidR="00E5537D">
        <w:rPr>
          <w:rFonts w:ascii="Times New Roman" w:hAnsi="Times New Roman" w:cs="Times New Roman"/>
        </w:rPr>
        <w:t xml:space="preserve"> </w:t>
      </w:r>
      <w:r w:rsidR="00E5537D">
        <w:rPr>
          <w:rFonts w:ascii="Times New Roman" w:hAnsi="Times New Roman" w:cs="Times New Roman"/>
        </w:rPr>
        <w:fldChar w:fldCharType="begin"/>
      </w:r>
      <w:r w:rsidR="00E5537D">
        <w:rPr>
          <w:rFonts w:ascii="Times New Roman" w:hAnsi="Times New Roman" w:cs="Times New Roman"/>
        </w:rPr>
        <w:instrText xml:space="preserve"> ADDIN ZOTERO_ITEM CSL_CITATION {"citationID":"3pYUVpxr","properties":{"formattedCitation":"(Besag et al. 1991)","plainCitation":"(Besag et al. 1991)","noteIndex":0},"citationItems":[{"id":15819,"uris":["http://zotero.org/users/40926/items/MV8FPKXD"],"uri":["http://zotero.org/users/40926/items/MV8FPKXD"],"itemData":{"id":15819,"type":"article-journal","title":"Bayesian image restoration, with two applications in spatial statistics","container-title":"Annals of the Institute of Statistical Mathematics","page":"1-59","volume":"43","source":"Google Scholar","shortTitle":"Bayesian image restoration, with two applications in spatial statistics (with discussion) Annals of the Institute of Statistical Mathematics. 1991; 43","author":[{"family":"Besag","given":"J."},{"family":"York","given":"J."},{"family":"Molliè","given":"A."}],"issued":{"date-parts":[["1991"]]}}}],"schema":"https://github.com/citation-style-language/schema/raw/master/csl-citation.json"} </w:instrText>
      </w:r>
      <w:r w:rsidR="00E5537D">
        <w:rPr>
          <w:rFonts w:ascii="Times New Roman" w:hAnsi="Times New Roman" w:cs="Times New Roman"/>
        </w:rPr>
        <w:fldChar w:fldCharType="separate"/>
      </w:r>
      <w:r w:rsidR="00E5537D" w:rsidRPr="0098171A">
        <w:rPr>
          <w:rFonts w:ascii="Times New Roman" w:hAnsi="Times New Roman" w:cs="Times New Roman"/>
        </w:rPr>
        <w:t>(Besag et al. 1991)</w:t>
      </w:r>
      <w:r w:rsidR="00E5537D">
        <w:rPr>
          <w:rFonts w:ascii="Times New Roman" w:hAnsi="Times New Roman" w:cs="Times New Roman"/>
        </w:rPr>
        <w:fldChar w:fldCharType="end"/>
      </w:r>
      <w:r w:rsidR="005B3576">
        <w:rPr>
          <w:rFonts w:ascii="Times New Roman" w:hAnsi="Times New Roman" w:cs="Times New Roman"/>
        </w:rPr>
        <w:t>.</w:t>
      </w:r>
      <w:r w:rsidR="00800940">
        <w:rPr>
          <w:rFonts w:ascii="Times New Roman" w:hAnsi="Times New Roman" w:cs="Times New Roman"/>
        </w:rPr>
        <w:t xml:space="preserve"> </w:t>
      </w:r>
      <w:r w:rsidR="005B3576">
        <w:rPr>
          <w:rFonts w:ascii="Times New Roman" w:hAnsi="Times New Roman" w:cs="Times New Roman"/>
        </w:rPr>
        <w:t xml:space="preserve"> </w:t>
      </w:r>
      <w:r w:rsidR="00191582">
        <w:rPr>
          <w:rFonts w:ascii="Times New Roman" w:hAnsi="Times New Roman" w:cs="Times New Roman"/>
        </w:rPr>
        <w:t>With</w:t>
      </w:r>
      <w:r w:rsidR="00800940">
        <w:rPr>
          <w:rFonts w:ascii="Times New Roman" w:hAnsi="Times New Roman" w:cs="Times New Roman"/>
        </w:rPr>
        <w:t xml:space="preserve"> this </w:t>
      </w:r>
      <w:r w:rsidR="00A91FCE">
        <w:rPr>
          <w:rFonts w:ascii="Times New Roman" w:hAnsi="Times New Roman" w:cs="Times New Roman"/>
        </w:rPr>
        <w:t xml:space="preserve">structure,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800940">
        <w:rPr>
          <w:rFonts w:ascii="Times New Roman" w:eastAsiaTheme="minorEastAsia" w:hAnsi="Times New Roman" w:cs="Times New Roman"/>
        </w:rPr>
        <w:t xml:space="preserve"> v</w:t>
      </w:r>
      <w:proofErr w:type="spellStart"/>
      <w:r w:rsidR="009F0785">
        <w:rPr>
          <w:rFonts w:ascii="Times New Roman" w:hAnsi="Times New Roman" w:cs="Times New Roman"/>
        </w:rPr>
        <w:t>alues</w:t>
      </w:r>
      <w:proofErr w:type="spellEnd"/>
      <w:r w:rsidR="00F74943" w:rsidRPr="00F74943">
        <w:rPr>
          <w:rFonts w:ascii="Times New Roman" w:hAnsi="Times New Roman" w:cs="Times New Roman"/>
        </w:rPr>
        <w:t xml:space="preserve"> came from a normal distribution, with a conditional mean related to the average of adjacent cells, and with conditional variance proportional to the variance across adjacent cells and inversely proportional to the number of adjacent cells. Spatial structure was incorporated into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F74943" w:rsidRPr="00F74943">
        <w:rPr>
          <w:rFonts w:ascii="Times New Roman" w:hAnsi="Times New Roman" w:cs="Times New Roman"/>
        </w:rPr>
        <w:t xml:space="preserve"> to allow for information about relative abundance to be </w:t>
      </w:r>
      <w:r w:rsidR="00FF4CC1">
        <w:rPr>
          <w:rFonts w:ascii="Times New Roman" w:hAnsi="Times New Roman" w:cs="Times New Roman"/>
        </w:rPr>
        <w:t>shared across neighboring cells</w:t>
      </w:r>
      <w:r w:rsidR="00776625">
        <w:rPr>
          <w:rFonts w:ascii="Times New Roman" w:hAnsi="Times New Roman" w:cs="Times New Roman"/>
        </w:rPr>
        <w:t>,</w:t>
      </w:r>
      <w:r w:rsidR="00FF4CC1">
        <w:rPr>
          <w:rFonts w:ascii="Times New Roman" w:hAnsi="Times New Roman" w:cs="Times New Roman"/>
        </w:rPr>
        <w:t xml:space="preserve"> and to reduce the spatial autocorrelation among model residuals that occurs when this spatial structure is ignored</w:t>
      </w:r>
      <w:r w:rsidR="005155EE">
        <w:rPr>
          <w:rFonts w:ascii="Times New Roman" w:hAnsi="Times New Roman" w:cs="Times New Roman"/>
        </w:rPr>
        <w:t xml:space="preserve"> </w:t>
      </w:r>
      <w:r w:rsidR="005155EE">
        <w:rPr>
          <w:rFonts w:ascii="Times New Roman" w:hAnsi="Times New Roman" w:cs="Times New Roman"/>
        </w:rPr>
        <w:fldChar w:fldCharType="begin"/>
      </w:r>
      <w:r w:rsidR="00191582">
        <w:rPr>
          <w:rFonts w:ascii="Times New Roman" w:hAnsi="Times New Roman" w:cs="Times New Roman"/>
        </w:rPr>
        <w:instrText xml:space="preserve"> ADDIN ZOTERO_ITEM CSL_CITATION {"citationID":"CF8wnrgq","properties":{"formattedCitation":"(Dormann et al. 2007, Finley 2011)","plainCitation":"(Dormann et al. 2007, Finley 2011)","noteIndex":0},"citationItems":[{"id":4070,"uris":["http://zotero.org/users/40926/items/N6SZMFQ5"],"uri":["http://zotero.org/users/40926/items/N6SZMFQ5"],"itemData":{"id":4070,"type":"article-journal","title":"Methods to account for spatial autocorrelation in the analysis of species distributional data: a review","container-title":"Ecography","page":"609-628","volume":"30","issue":"5","abstract":"Species distributional or trait data based on range map (extent-of-occurrence) or atlas survey data often display spatial autocorrelation, i.e. locations close to each other exhibit more similar values than those further apart. If this pattern remains present in the residuals of a statistical model based on such data, one of the key assumptions of standard statistical analyses, that residuals are independent and identically distributed (i.i.d), is violated. The violation of the assumption of i.i.d. residuals may bias parameter estimates and can increase type I error rates (falsely rejecting the null hypothesis of no effect). While this is increasingly recognised by researchers analysing species distribution data, there is, to our knowledge, no comprehensive overview of the many available spatial statistical methods to take spatial autocorrelation into account in tests of statistical significance. Here, we describe six different statistical approaches to infer correlates of species' distributions, for both presence/absence (binary response) and species abundance data (poisson or normally distributed response), while accounting for spatial autocorrelation in model residuals: autocovariate regression; spatial eigenvector mapping; generalised least squares; (conditional and simultaneous) autoregressive models and generalised estimating equations. A comprehensive comparison of the relative merits of these methods is beyond the scope of this paper. To demonstrate each method's implementation, however, we undertook preliminary tests based on simulated data. These preliminary tests verified that most of the spatial modeling techniques we examined showed good type I error control and precise parameter estimates, at least when confronted with simplistic simulated data containing spatial autocorrelation in the errors. However, we found that for presence/absence data the results and conclusions were very variable between the different methods. This is likely due to the low information content of binary maps. Also, in contrast with previous studies, we found that autocovariate methods consistently underestimated the effects of environmental controls of species distributions. Given their widespread use, in particular for the modelling of species presence/absence data (e.g. climate envelope models), we argue that this warrants further study and caution in their use. To aid other ecologists in making use of the methods described, code to implement them in freely available software is provided in an electronic appendix.","author":[{"family":"Dormann","given":"C. F."},{"family":"McPherson","given":"J. M."},{"family":"Araujo","given":"M. B."},{"family":"Bivand","given":"R."},{"family":"Bolliger","given":"J."},{"family":"Carl","given":"G."},{"family":"Davies","given":"R. G."},{"family":"Hirzel","given":"A."},{"family":"Jetz","given":"W."},{"family":"Kissling","given":"W. D."},{"family":"Kuhn","given":"I."},{"family":"Ohlemuller","given":"R."},{"family":"Peres-Neto","given":"P. R."},{"family":"Reineking","given":"B."},{"family":"Schroder","given":"B."},{"family":"Schurr","given":"F. M."},{"family":"Wilson","given":"R."}],"issued":{"date-parts":[["2007"]]}},"label":"page"},{"id":4136,"uris":["http://zotero.org/users/40926/items/WHNUE8A2"],"uri":["http://zotero.org/users/40926/items/WHNUE8A2"],"itemData":{"id":4136,"type":"article-journal","title":"Comparing spatially-varying coefficients models for analysis of ecological data with non-stationary and anisotropic residual dependence","container-title":"Methods in Ecology and Evolution","page":"143-154","volume":"2","issue":"2","source":"Wiley Online Library","abstract":"1. When exploring spatially complex ecological phenomena using regression models it is often unreasonable to assume a single set of regression coefficients can capture space-varying and scale-dependent relationships between covariates and the outcome variable. This is especially true when conducting analysis across large spatial domains, where there is an increased propensity for anisotropic dependence structures and non-stationarity in the underlying spatial processes. 2. Geographically weighted regression (GWR) and Bayesian spatially-varying coefficients (SVC) are the most common methods for modelling such data. This paper compares these methods for modelling data generated from non-stationary processes. The comparison highlights some strengths and limitations of each method and aims to assist those who seek appropriate methods to better understand spatially complex ecological systems. Both synthetic and ecological data sets are used to facilitate the comparison. 3. Results underscored the need for the postulated model to approximate the underlying mechanism generating the data. Further, results show GWR and SVC can produce very different regression coefficient surfaces and hence dramatically different conclusions can be drawn regarding the impact of covariates. The trade-off between the richer inferential framework of SVC models and computational demands is also discussed.","DOI":"10.1111/j.2041-210X.2010.00060.x","ISSN":"2041-210X","language":"en","author":[{"family":"Finley","given":"Andrew O."}],"issued":{"date-parts":[["2011",4,1]]}},"label":"page"}],"schema":"https://github.com/citation-style-language/schema/raw/master/csl-citation.json"} </w:instrText>
      </w:r>
      <w:r w:rsidR="005155EE">
        <w:rPr>
          <w:rFonts w:ascii="Times New Roman" w:hAnsi="Times New Roman" w:cs="Times New Roman"/>
        </w:rPr>
        <w:fldChar w:fldCharType="separate"/>
      </w:r>
      <w:r w:rsidR="00191582" w:rsidRPr="00191582">
        <w:rPr>
          <w:rFonts w:ascii="Times New Roman" w:hAnsi="Times New Roman" w:cs="Times New Roman"/>
        </w:rPr>
        <w:t>(Dormann et al. 2007, Finley 2011)</w:t>
      </w:r>
      <w:r w:rsidR="005155EE">
        <w:rPr>
          <w:rFonts w:ascii="Times New Roman" w:hAnsi="Times New Roman" w:cs="Times New Roman"/>
        </w:rPr>
        <w:fldChar w:fldCharType="end"/>
      </w:r>
      <w:r w:rsidR="00FF4CC1">
        <w:rPr>
          <w:rFonts w:ascii="Times New Roman" w:hAnsi="Times New Roman" w:cs="Times New Roman"/>
        </w:rPr>
        <w:t>.</w:t>
      </w:r>
    </w:p>
    <w:p w14:paraId="5E2CAE84" w14:textId="7C21687C" w:rsidR="00F74943" w:rsidRPr="0029171D" w:rsidRDefault="001513A3" w:rsidP="005155EE">
      <w:pPr>
        <w:pStyle w:val="NoSpacing"/>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Parameters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F74943" w:rsidRPr="00F74943">
        <w:rPr>
          <w:rFonts w:ascii="Times New Roman" w:hAnsi="Times New Roman" w:cs="Times New Roman"/>
        </w:rPr>
        <w:t xml:space="preserve"> </w:t>
      </w:r>
      <w:r>
        <w:rPr>
          <w:rFonts w:ascii="Times New Roman" w:hAnsi="Times New Roman" w:cs="Times New Roman"/>
        </w:rPr>
        <w:t>were modeled as</w:t>
      </w:r>
      <w:r w:rsidR="00F74943" w:rsidRPr="00F74943">
        <w:rPr>
          <w:rFonts w:ascii="Times New Roman" w:hAnsi="Times New Roman" w:cs="Times New Roman"/>
        </w:rPr>
        <w:t xml:space="preserve"> </w:t>
      </w:r>
      <w:r w:rsidR="00E5537D">
        <w:rPr>
          <w:rFonts w:ascii="Times New Roman" w:hAnsi="Times New Roman" w:cs="Times New Roman"/>
        </w:rPr>
        <w:t xml:space="preserve">spatially-structured, </w:t>
      </w:r>
      <w:r w:rsidR="00C62F14">
        <w:rPr>
          <w:rFonts w:ascii="Times New Roman" w:hAnsi="Times New Roman" w:cs="Times New Roman"/>
        </w:rPr>
        <w:t>cell-</w:t>
      </w:r>
      <w:r>
        <w:rPr>
          <w:rFonts w:ascii="Times New Roman" w:hAnsi="Times New Roman" w:cs="Times New Roman"/>
        </w:rPr>
        <w:t>specific</w:t>
      </w:r>
      <w:r w:rsidR="00E5537D">
        <w:rPr>
          <w:rFonts w:ascii="Times New Roman" w:hAnsi="Times New Roman" w:cs="Times New Roman"/>
        </w:rPr>
        <w:t>,</w:t>
      </w:r>
      <w:r w:rsidR="00F74943" w:rsidRPr="00F74943">
        <w:rPr>
          <w:rFonts w:ascii="Times New Roman" w:hAnsi="Times New Roman" w:cs="Times New Roman"/>
        </w:rPr>
        <w:t xml:space="preserve"> random slope</w:t>
      </w:r>
      <w:r>
        <w:rPr>
          <w:rFonts w:ascii="Times New Roman" w:hAnsi="Times New Roman" w:cs="Times New Roman"/>
        </w:rPr>
        <w:t xml:space="preserve"> coefficients</w:t>
      </w:r>
      <w:r w:rsidR="00F74943" w:rsidRPr="00F74943">
        <w:rPr>
          <w:rFonts w:ascii="Times New Roman" w:hAnsi="Times New Roman" w:cs="Times New Roman"/>
        </w:rPr>
        <w:t xml:space="preserve"> </w:t>
      </w:r>
      <w:r>
        <w:rPr>
          <w:rFonts w:ascii="Times New Roman" w:hAnsi="Times New Roman" w:cs="Times New Roman"/>
        </w:rPr>
        <w:t>for the effort effect</w:t>
      </w:r>
      <w:r w:rsidR="00E5537D">
        <w:rPr>
          <w:rFonts w:ascii="Times New Roman" w:hAnsi="Times New Roman" w:cs="Times New Roman"/>
        </w:rPr>
        <w:t xml:space="preserve">.  </w:t>
      </w:r>
      <w:r w:rsidR="00800940">
        <w:rPr>
          <w:rFonts w:ascii="Times New Roman" w:hAnsi="Times New Roman" w:cs="Times New Roman"/>
        </w:rPr>
        <w:t>These s</w:t>
      </w:r>
      <w:r w:rsidR="00E5537D">
        <w:rPr>
          <w:rFonts w:ascii="Times New Roman" w:hAnsi="Times New Roman" w:cs="Times New Roman"/>
        </w:rPr>
        <w:t xml:space="preserve">patially varying coefficients </w:t>
      </w:r>
      <w:r w:rsidR="00E5537D">
        <w:rPr>
          <w:rFonts w:ascii="Times New Roman" w:hAnsi="Times New Roman" w:cs="Times New Roman"/>
        </w:rPr>
        <w:fldChar w:fldCharType="begin"/>
      </w:r>
      <w:r w:rsidR="00E5537D">
        <w:rPr>
          <w:rFonts w:ascii="Times New Roman" w:hAnsi="Times New Roman" w:cs="Times New Roman"/>
        </w:rPr>
        <w:instrText xml:space="preserve"> ADDIN ZOTERO_ITEM CSL_CITATION {"citationID":"ijU0TZJo","properties":{"formattedCitation":"(Gelfand et al. 2003, Banerjee et al. 2014, Congdon 2014)","plainCitation":"(Gelfand et al. 2003, Banerjee et al. 2014, Congdon 2014)","noteIndex":0},"citationItems":[{"id":15820,"uris":["http://zotero.org/users/40926/items/J9AAQIPB"],"uri":["http://zotero.org/users/40926/items/J9AAQIPB"],"itemData":{"id":15820,"type":"article-journal","title":"Spatial modeling with spatially varying coefficient processes","container-title":"Journal of the American Statistical Association","page":"387–396","volume":"98","issue":"462","source":"Google Scholar","author":[{"family":"Gelfand","given":"Alan E."},{"family":"Kim","given":"Hyon-Jung"},{"family":"Sirmans","given":"C. F."},{"family":"Banerjee","given":"Sudipto"}],"issued":{"date-parts":[["2003"]]}},"label":"page"},{"id":4206,"uris":["http://zotero.org/users/40926/items/2HS94XJ7"],"uri":["http://zotero.org/users/40926/items/2HS94XJ7"],"itemData":{"id":4206,"type":"book","title":"Hierarchical Modeling and Analysis for Spatial Data","publisher":"CRC Press","publisher-place":"Boca Raton, Florida","source":"Google Scholar","event-place":"Boca Raton, Florida","URL":"https://books.google.com/books?hl=en&amp;lr=&amp;id=WVHRBQAAQBAJ&amp;oi=fnd&amp;pg=PP1&amp;dq=banerjee+carlin&amp;ots=Anw3xkSFl2&amp;sig=uMLfIEehIxsf888j7BNyU-M-vKs","author":[{"family":"Banerjee","given":"Sudipto"},{"family":"Carlin","given":"Bradley P."},{"family":"Gelfand","given":"Alan E."}],"issued":{"date-parts":[["2014"]]},"accessed":{"date-parts":[["2015",11,17]]}},"label":"page"},{"id":4137,"uris":["http://zotero.org/users/40926/items/JAEJIFIC"],"uri":["http://zotero.org/users/40926/items/JAEJIFIC"],"itemData":{"id":4137,"type":"book","title":"Applied Bayesian Modelling","publisher":"John Wiley &amp; Sons","number-of-pages":"465","source":"Google Books","abstract":"This book provides an accessible approach to Bayesian computing and data analysis, with an emphasis on the interpretation of real data sets. Following in the tradition of the successful first edition, this book aims to make a wide range of statistical modeling applications accessible using tested code that can be readily adapted to the reader's own applications. The second edition has been thoroughly reworked and updated to take account of advances in the field. A new set of worked examples is included. The novel aspect of the first edition was the coverage of statistical modeling using WinBUGS and OPENBUGS. This feature continues in the new edition along with examples using R to broaden appeal and for completeness of coverage.","ISBN":"978-1-118-89505-4","language":"en","author":[{"family":"Congdon","given":"Peter"}],"issued":{"date-parts":[["2014",5,23]]}},"label":"page"}],"schema":"https://github.com/citation-style-language/schema/raw/master/csl-citation.json"} </w:instrText>
      </w:r>
      <w:r w:rsidR="00E5537D">
        <w:rPr>
          <w:rFonts w:ascii="Times New Roman" w:hAnsi="Times New Roman" w:cs="Times New Roman"/>
        </w:rPr>
        <w:fldChar w:fldCharType="separate"/>
      </w:r>
      <w:r w:rsidR="00E5537D" w:rsidRPr="00E5537D">
        <w:rPr>
          <w:rFonts w:ascii="Times New Roman" w:hAnsi="Times New Roman" w:cs="Times New Roman"/>
        </w:rPr>
        <w:t>(Gelfand et al. 2003, Banerjee et al. 2014, Congdon 2014)</w:t>
      </w:r>
      <w:r w:rsidR="00E5537D">
        <w:rPr>
          <w:rFonts w:ascii="Times New Roman" w:hAnsi="Times New Roman" w:cs="Times New Roman"/>
        </w:rPr>
        <w:fldChar w:fldCharType="end"/>
      </w:r>
      <w:r w:rsidR="00E5537D">
        <w:rPr>
          <w:rFonts w:ascii="Times New Roman" w:hAnsi="Times New Roman" w:cs="Times New Roman"/>
        </w:rPr>
        <w:t xml:space="preserve"> were </w:t>
      </w:r>
      <w:r w:rsidR="005B3576">
        <w:rPr>
          <w:rFonts w:ascii="Times New Roman" w:hAnsi="Times New Roman" w:cs="Times New Roman"/>
        </w:rPr>
        <w:t xml:space="preserve">also </w:t>
      </w:r>
      <w:r w:rsidR="009F0785">
        <w:rPr>
          <w:rFonts w:ascii="Times New Roman" w:hAnsi="Times New Roman" w:cs="Times New Roman"/>
        </w:rPr>
        <w:t>modelled</w:t>
      </w:r>
      <w:r w:rsidR="00F74943" w:rsidRPr="00F74943">
        <w:rPr>
          <w:rFonts w:ascii="Times New Roman" w:hAnsi="Times New Roman" w:cs="Times New Roman"/>
        </w:rPr>
        <w:t xml:space="preserve"> with </w:t>
      </w:r>
      <w:r w:rsidR="005B3576">
        <w:rPr>
          <w:rFonts w:ascii="Times New Roman" w:hAnsi="Times New Roman" w:cs="Times New Roman"/>
        </w:rPr>
        <w:t xml:space="preserve">a </w:t>
      </w:r>
      <w:r w:rsidR="008F2D46">
        <w:rPr>
          <w:rFonts w:ascii="Times New Roman" w:hAnsi="Times New Roman" w:cs="Times New Roman"/>
        </w:rPr>
        <w:t>CAR</w:t>
      </w:r>
      <w:r w:rsidR="00F74943" w:rsidRPr="00F74943">
        <w:rPr>
          <w:rFonts w:ascii="Times New Roman" w:hAnsi="Times New Roman" w:cs="Times New Roman"/>
        </w:rPr>
        <w:t xml:space="preserve"> structure</w:t>
      </w:r>
      <w:r w:rsidR="00E5537D">
        <w:rPr>
          <w:rFonts w:ascii="Times New Roman" w:hAnsi="Times New Roman" w:cs="Times New Roman"/>
        </w:rPr>
        <w:t xml:space="preserve"> </w:t>
      </w:r>
      <w:r w:rsidR="00E5537D">
        <w:rPr>
          <w:rFonts w:ascii="Times New Roman" w:hAnsi="Times New Roman" w:cs="Times New Roman"/>
        </w:rPr>
        <w:fldChar w:fldCharType="begin"/>
      </w:r>
      <w:r w:rsidR="00E5537D">
        <w:rPr>
          <w:rFonts w:ascii="Times New Roman" w:hAnsi="Times New Roman" w:cs="Times New Roman"/>
        </w:rPr>
        <w:instrText xml:space="preserve"> ADDIN ZOTERO_ITEM CSL_CITATION {"citationID":"3Mj6ixqx","properties":{"formattedCitation":"(Besag et al. 1991)","plainCitation":"(Besag et al. 1991)","noteIndex":0},"citationItems":[{"id":15819,"uris":["http://zotero.org/users/40926/items/MV8FPKXD"],"uri":["http://zotero.org/users/40926/items/MV8FPKXD"],"itemData":{"id":15819,"type":"article-journal","title":"Bayesian image restoration, with two applications in spatial statistics","container-title":"Annals of the Institute of Statistical Mathematics","page":"1-59","volume":"43","source":"Google Scholar","shortTitle":"Bayesian image restoration, with two applications in spatial statistics (with discussion) Annals of the Institute of Statistical Mathematics. 1991; 43","author":[{"family":"Besag","given":"J."},{"family":"York","given":"J."},{"family":"Molliè","given":"A."}],"issued":{"date-parts":[["1991"]]}}}],"schema":"https://github.com/citation-style-language/schema/raw/master/csl-citation.json"} </w:instrText>
      </w:r>
      <w:r w:rsidR="00E5537D">
        <w:rPr>
          <w:rFonts w:ascii="Times New Roman" w:hAnsi="Times New Roman" w:cs="Times New Roman"/>
        </w:rPr>
        <w:fldChar w:fldCharType="separate"/>
      </w:r>
      <w:r w:rsidR="00E5537D" w:rsidRPr="00E50CB8">
        <w:rPr>
          <w:rFonts w:ascii="Times New Roman" w:hAnsi="Times New Roman" w:cs="Times New Roman"/>
        </w:rPr>
        <w:t>(Besag et al. 1991)</w:t>
      </w:r>
      <w:r w:rsidR="00E5537D">
        <w:rPr>
          <w:rFonts w:ascii="Times New Roman" w:hAnsi="Times New Roman" w:cs="Times New Roman"/>
        </w:rPr>
        <w:fldChar w:fldCharType="end"/>
      </w:r>
      <w:r w:rsidR="005B3576">
        <w:rPr>
          <w:rFonts w:ascii="Times New Roman" w:hAnsi="Times New Roman" w:cs="Times New Roman"/>
        </w:rPr>
        <w:t>. S</w:t>
      </w:r>
      <w:r w:rsidR="00B62813">
        <w:rPr>
          <w:rFonts w:ascii="Times New Roman" w:hAnsi="Times New Roman" w:cs="Times New Roman"/>
        </w:rPr>
        <w:t>lopes</w:t>
      </w:r>
      <w:r w:rsidR="00E5537D">
        <w:rPr>
          <w:rFonts w:ascii="Times New Roman" w:hAnsi="Times New Roman" w:cs="Times New Roman"/>
        </w:rPr>
        <w:t xml:space="preserve"> </w:t>
      </w:r>
      <w:r w:rsidR="005B3576">
        <w:rPr>
          <w:rFonts w:ascii="Times New Roman" w:hAnsi="Times New Roman" w:cs="Times New Roman"/>
        </w:rPr>
        <w:t xml:space="preserve">were drawn </w:t>
      </w:r>
      <w:r w:rsidR="00E5537D">
        <w:rPr>
          <w:rFonts w:ascii="Times New Roman" w:hAnsi="Times New Roman" w:cs="Times New Roman"/>
        </w:rPr>
        <w:t xml:space="preserve">from a normal distribution </w:t>
      </w:r>
      <w:r w:rsidR="00F74943" w:rsidRPr="00F74943">
        <w:rPr>
          <w:rFonts w:ascii="Times New Roman" w:hAnsi="Times New Roman" w:cs="Times New Roman"/>
        </w:rPr>
        <w:t xml:space="preserve">with a conditional mean related to the average of adjacent cells, and with conditional variance proportional to the variance across adjacent cells and inversely proportional to the number of adjacent cells. </w:t>
      </w:r>
      <w:r w:rsidR="00E5537D">
        <w:rPr>
          <w:rFonts w:ascii="Times New Roman" w:hAnsi="Times New Roman" w:cs="Times New Roman"/>
        </w:rPr>
        <w:t xml:space="preserve"> </w:t>
      </w:r>
      <w:r w:rsidR="00F74943" w:rsidRPr="00F74943">
        <w:rPr>
          <w:rFonts w:ascii="Times New Roman" w:hAnsi="Times New Roman" w:cs="Times New Roman"/>
        </w:rPr>
        <w:t xml:space="preserve">Spatial structure was incorporated into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F74943" w:rsidRPr="00F74943">
        <w:rPr>
          <w:rFonts w:ascii="Times New Roman" w:hAnsi="Times New Roman" w:cs="Times New Roman"/>
        </w:rPr>
        <w:t xml:space="preserve"> to allow for information about the effort effect to be shared across neighboring cells</w:t>
      </w:r>
      <w:r w:rsidR="00C4163F">
        <w:rPr>
          <w:rFonts w:ascii="Times New Roman" w:hAnsi="Times New Roman" w:cs="Times New Roman"/>
        </w:rPr>
        <w:t>, and to accommodate a potential lack of stationarity in the effort effect</w:t>
      </w:r>
      <w:r w:rsidR="005155EE">
        <w:rPr>
          <w:rFonts w:ascii="Times New Roman" w:hAnsi="Times New Roman" w:cs="Times New Roman"/>
        </w:rPr>
        <w:t xml:space="preserve"> </w:t>
      </w:r>
      <w:r w:rsidR="005155EE">
        <w:rPr>
          <w:rFonts w:ascii="Times New Roman" w:hAnsi="Times New Roman" w:cs="Times New Roman"/>
        </w:rPr>
        <w:fldChar w:fldCharType="begin"/>
      </w:r>
      <w:r w:rsidR="005155EE">
        <w:rPr>
          <w:rFonts w:ascii="Times New Roman" w:hAnsi="Times New Roman" w:cs="Times New Roman"/>
        </w:rPr>
        <w:instrText xml:space="preserve"> ADDIN ZOTERO_ITEM CSL_CITATION {"citationID":"IAgQTYrg","properties":{"formattedCitation":"(Finley 2011)","plainCitation":"(Finley 2011)","noteIndex":0},"citationItems":[{"id":4136,"uris":["http://zotero.org/users/40926/items/WHNUE8A2"],"uri":["http://zotero.org/users/40926/items/WHNUE8A2"],"itemData":{"id":4136,"type":"article-journal","title":"Comparing spatially-varying coefficients models for analysis of ecological data with non-stationary and anisotropic residual dependence","container-title":"Methods in Ecology and Evolution","page":"143-154","volume":"2","issue":"2","source":"Wiley Online Library","abstract":"1. When exploring spatially complex ecological phenomena using regression models it is often unreasonable to assume a single set of regression coefficients can capture space-varying and scale-dependent relationships between covariates and the outcome variable. This is especially true when conducting analysis across large spatial domains, where there is an increased propensity for anisotropic dependence structures and non-stationarity in the underlying spatial processes. 2. Geographically weighted regression (GWR) and Bayesian spatially-varying coefficients (SVC) are the most common methods for modelling such data. This paper compares these methods for modelling data generated from non-stationary processes. The comparison highlights some strengths and limitations of each method and aims to assist those who seek appropriate methods to better understand spatially complex ecological systems. Both synthetic and ecological data sets are used to facilitate the comparison. 3. Results underscored the need for the postulated model to approximate the underlying mechanism generating the data. Further, results show GWR and SVC can produce very different regression coefficient surfaces and hence dramatically different conclusions can be drawn regarding the impact of covariates. The trade-off between the richer inferential framework of SVC models and computational demands is also discussed.","DOI":"10.1111/j.2041-210X.2010.00060.x","ISSN":"2041-210X","language":"en","author":[{"family":"Finley","given":"Andrew O."}],"issued":{"date-parts":[["2011",4,1]]}}}],"schema":"https://github.com/citation-style-language/schema/raw/master/csl-citation.json"} </w:instrText>
      </w:r>
      <w:r w:rsidR="005155EE">
        <w:rPr>
          <w:rFonts w:ascii="Times New Roman" w:hAnsi="Times New Roman" w:cs="Times New Roman"/>
        </w:rPr>
        <w:fldChar w:fldCharType="separate"/>
      </w:r>
      <w:r w:rsidR="005155EE" w:rsidRPr="005155EE">
        <w:rPr>
          <w:rFonts w:ascii="Times New Roman" w:hAnsi="Times New Roman" w:cs="Times New Roman"/>
        </w:rPr>
        <w:t>(Finley 2011)</w:t>
      </w:r>
      <w:r w:rsidR="005155EE">
        <w:rPr>
          <w:rFonts w:ascii="Times New Roman" w:hAnsi="Times New Roman" w:cs="Times New Roman"/>
        </w:rPr>
        <w:fldChar w:fldCharType="end"/>
      </w:r>
      <w:r w:rsidR="00F74943" w:rsidRPr="00F74943">
        <w:rPr>
          <w:rFonts w:ascii="Times New Roman" w:hAnsi="Times New Roman" w:cs="Times New Roman"/>
        </w:rPr>
        <w:t xml:space="preserve">. Effort was represented </w:t>
      </w:r>
      <w:proofErr w:type="gramStart"/>
      <w:r w:rsidR="00F74943" w:rsidRPr="00F74943">
        <w:rPr>
          <w:rFonts w:ascii="Times New Roman" w:hAnsi="Times New Roman" w:cs="Times New Roman"/>
        </w:rPr>
        <w:t xml:space="preserve">by </w:t>
      </w:r>
      <w:proofErr w:type="gramEnd"/>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i,j,k</m:t>
            </m:r>
          </m:sub>
        </m:sSub>
      </m:oMath>
      <w:r w:rsidR="00F74943" w:rsidRPr="00F74943">
        <w:rPr>
          <w:rFonts w:ascii="Times New Roman" w:hAnsi="Times New Roman" w:cs="Times New Roman"/>
        </w:rPr>
        <w:t xml:space="preserve">, the number of party hours expended during a count, where a party hour was the count effort of one party of unspecified size for one hour. Pairing log-transformed counts with log-transformed effort in the linear predictor yielded a power function for effort correction, a flexible </w:t>
      </w:r>
      <w:r w:rsidR="00C62F14">
        <w:rPr>
          <w:rFonts w:ascii="Times New Roman" w:hAnsi="Times New Roman" w:cs="Times New Roman"/>
        </w:rPr>
        <w:t xml:space="preserve">mathematical </w:t>
      </w:r>
      <w:r w:rsidR="00F74943" w:rsidRPr="00F74943">
        <w:rPr>
          <w:rFonts w:ascii="Times New Roman" w:hAnsi="Times New Roman" w:cs="Times New Roman"/>
        </w:rPr>
        <w:t>form that accommodated a decreasing, linear, or increasing impact of effort on expected counts</w:t>
      </w:r>
      <w:r w:rsidR="00AD6F41">
        <w:rPr>
          <w:rFonts w:ascii="Times New Roman" w:hAnsi="Times New Roman" w:cs="Times New Roman"/>
        </w:rPr>
        <w:t xml:space="preserve"> </w:t>
      </w:r>
      <w:r w:rsidR="00AD6F41">
        <w:rPr>
          <w:rFonts w:ascii="Times New Roman" w:hAnsi="Times New Roman" w:cs="Times New Roman"/>
        </w:rPr>
        <w:fldChar w:fldCharType="begin"/>
      </w:r>
      <w:r w:rsidR="00C2296C">
        <w:rPr>
          <w:rFonts w:ascii="Times New Roman" w:hAnsi="Times New Roman" w:cs="Times New Roman"/>
        </w:rPr>
        <w:instrText xml:space="preserve"> ADDIN ZOTERO_ITEM CSL_CITATION {"citationID":"LaFQSqxj","properties":{"formattedCitation":"(Butcher and McCulloch 1988, Link and Sauer 1999)","plainCitation":"(Butcher and McCulloch 1988, Link and Sauer 1999)","noteIndex":0},"citationItems":[{"id":15770,"uris":["http://zotero.org/users/40926/items/UKW8PDZQ"],"uri":["http://zotero.org/users/40926/items/UKW8PDZQ"],"itemData":{"id":15770,"type":"chapter","title":"The influence of observer effort on the number of individual birds recorded on Christmas Bird Counts","container-title":"Survey Designs and Statistical Methods for the Estimation of Avian Population Trends","collection-title":"Biological Report","collection-number":"90","publisher":"US Fish and Wildlife Service","page":"120-129","source":"Google Scholar","author":[{"family":"Butcher","given":"Gregory S."},{"family":"McCulloch","given":"Charles E."}],"editor":[{"literal":"Sauer, J. R."},{"literal":"Droege, S."}],"issued":{"date-parts":[["1988"]]}},"label":"page"},{"id":15669,"uris":["http://zotero.org/users/40926/items/R4CJRMTX"],"uri":["http://zotero.org/users/40926/items/R4CJRMTX"],"itemData":{"id":15669,"type":"article-journal","title":"Controlling for varying effort in count surveys: an analysis of Christmas Bird Count data","container-title":"Journal of Agricultural, Biological, and Environmental Statistics","page":"116–125","volume":"4","issue":"2","source":"Google Scholar","shortTitle":"Controlling for varying effort in count surveys","author":[{"family":"Link","given":"William A."},{"family":"Sauer","given":"John R."}],"issued":{"date-parts":[["1999"]]}},"label":"page"}],"schema":"https://github.com/citation-style-language/schema/raw/master/csl-citation.json"} </w:instrText>
      </w:r>
      <w:r w:rsidR="00AD6F41">
        <w:rPr>
          <w:rFonts w:ascii="Times New Roman" w:hAnsi="Times New Roman" w:cs="Times New Roman"/>
        </w:rPr>
        <w:fldChar w:fldCharType="separate"/>
      </w:r>
      <w:r w:rsidR="00C2296C" w:rsidRPr="00C2296C">
        <w:rPr>
          <w:rFonts w:ascii="Times New Roman" w:hAnsi="Times New Roman" w:cs="Times New Roman"/>
        </w:rPr>
        <w:t>(Butcher and McCulloch 1988, Link and Sauer 1999)</w:t>
      </w:r>
      <w:r w:rsidR="00AD6F41">
        <w:rPr>
          <w:rFonts w:ascii="Times New Roman" w:hAnsi="Times New Roman" w:cs="Times New Roman"/>
        </w:rPr>
        <w:fldChar w:fldCharType="end"/>
      </w:r>
      <w:r w:rsidR="00F74943" w:rsidRPr="00F74943">
        <w:rPr>
          <w:rFonts w:ascii="Times New Roman" w:hAnsi="Times New Roman" w:cs="Times New Roman"/>
        </w:rPr>
        <w:t>.</w:t>
      </w:r>
    </w:p>
    <w:p w14:paraId="1078B5C3" w14:textId="7B221BB6" w:rsidR="00F74943" w:rsidRPr="0098171A" w:rsidRDefault="00393E60" w:rsidP="00E52265">
      <w:pPr>
        <w:pStyle w:val="NoSpacing"/>
        <w:spacing w:line="480" w:lineRule="auto"/>
        <w:ind w:firstLine="720"/>
        <w:rPr>
          <w:rFonts w:ascii="Times New Roman" w:eastAsiaTheme="minorEastAsia" w:hAnsi="Times New Roman" w:cs="Times New Roman"/>
        </w:rPr>
      </w:pPr>
      <w:r>
        <w:rPr>
          <w:rFonts w:ascii="Times New Roman" w:hAnsi="Times New Roman" w:cs="Times New Roman"/>
        </w:rPr>
        <w:lastRenderedPageBreak/>
        <w:t xml:space="preserve">Parameters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990630">
        <w:rPr>
          <w:rFonts w:ascii="Times New Roman" w:eastAsiaTheme="minorEastAsia" w:hAnsi="Times New Roman" w:cs="Times New Roman"/>
        </w:rPr>
        <w:t xml:space="preserve"> </w:t>
      </w:r>
      <w:r w:rsidR="00B62813">
        <w:rPr>
          <w:rFonts w:ascii="Times New Roman" w:hAnsi="Times New Roman" w:cs="Times New Roman"/>
        </w:rPr>
        <w:t>were modeled as</w:t>
      </w:r>
      <w:r w:rsidR="00B62813" w:rsidRPr="00F74943">
        <w:rPr>
          <w:rFonts w:ascii="Times New Roman" w:hAnsi="Times New Roman" w:cs="Times New Roman"/>
        </w:rPr>
        <w:t xml:space="preserve"> </w:t>
      </w:r>
      <w:r w:rsidR="00B62813">
        <w:rPr>
          <w:rFonts w:ascii="Times New Roman" w:hAnsi="Times New Roman" w:cs="Times New Roman"/>
        </w:rPr>
        <w:t>spatially-structured, cell-specific,</w:t>
      </w:r>
      <w:r w:rsidR="00B62813" w:rsidRPr="00F74943">
        <w:rPr>
          <w:rFonts w:ascii="Times New Roman" w:hAnsi="Times New Roman" w:cs="Times New Roman"/>
        </w:rPr>
        <w:t xml:space="preserve"> random slope</w:t>
      </w:r>
      <w:r w:rsidR="00B62813">
        <w:rPr>
          <w:rFonts w:ascii="Times New Roman" w:hAnsi="Times New Roman" w:cs="Times New Roman"/>
        </w:rPr>
        <w:t xml:space="preserve"> coefficients</w:t>
      </w:r>
      <w:r w:rsidR="00B62813" w:rsidRPr="00F74943">
        <w:rPr>
          <w:rFonts w:ascii="Times New Roman" w:hAnsi="Times New Roman" w:cs="Times New Roman"/>
        </w:rPr>
        <w:t xml:space="preserve"> </w:t>
      </w:r>
      <w:r w:rsidR="00B62813">
        <w:rPr>
          <w:rFonts w:ascii="Times New Roman" w:hAnsi="Times New Roman" w:cs="Times New Roman"/>
        </w:rPr>
        <w:t xml:space="preserve">for the year effect.  Spatially varying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9941D4">
        <w:rPr>
          <w:rFonts w:ascii="Times New Roman" w:eastAsiaTheme="minorEastAsia" w:hAnsi="Times New Roman" w:cs="Times New Roman"/>
        </w:rPr>
        <w:t xml:space="preserve"> </w:t>
      </w:r>
      <w:r w:rsidR="00B62813">
        <w:rPr>
          <w:rFonts w:ascii="Times New Roman" w:hAnsi="Times New Roman" w:cs="Times New Roman"/>
        </w:rPr>
        <w:t xml:space="preserve">coefficients </w:t>
      </w:r>
      <w:r w:rsidR="00B62813">
        <w:rPr>
          <w:rFonts w:ascii="Times New Roman" w:hAnsi="Times New Roman" w:cs="Times New Roman"/>
        </w:rPr>
        <w:fldChar w:fldCharType="begin"/>
      </w:r>
      <w:r w:rsidR="00017EF8">
        <w:rPr>
          <w:rFonts w:ascii="Times New Roman" w:hAnsi="Times New Roman" w:cs="Times New Roman"/>
        </w:rPr>
        <w:instrText xml:space="preserve"> ADDIN ZOTERO_ITEM CSL_CITATION {"citationID":"m2VLx7wa","properties":{"formattedCitation":"(Gelfand et al. 2003, Banerjee et al. 2014, Congdon 2014)","plainCitation":"(Gelfand et al. 2003, Banerjee et al. 2014, Congdon 2014)","noteIndex":0},"citationItems":[{"id":15820,"uris":["http://zotero.org/users/40926/items/J9AAQIPB"],"uri":["http://zotero.org/users/40926/items/J9AAQIPB"],"itemData":{"id":15820,"type":"article-journal","title":"Spatial modeling with spatially varying coefficient processes","container-title":"Journal of the American Statistical Association","page":"387–396","volume":"98","issue":"462","source":"Google Scholar","author":[{"family":"Gelfand","given":"Alan E."},{"family":"Kim","given":"Hyon-Jung"},{"family":"Sirmans","given":"C. F."},{"family":"Banerjee","given":"Sudipto"}],"issued":{"date-parts":[["2003"]]}},"label":"page"},{"id":4206,"uris":["http://zotero.org/users/40926/items/2HS94XJ7"],"uri":["http://zotero.org/users/40926/items/2HS94XJ7"],"itemData":{"id":4206,"type":"book","title":"Hierarchical Modeling and Analysis for Spatial Data","publisher":"CRC Press","publisher-place":"Boca Raton, Florida","source":"Google Scholar","event-place":"Boca Raton, Florida","URL":"https://books.google.com/books?hl=en&amp;lr=&amp;id=WVHRBQAAQBAJ&amp;oi=fnd&amp;pg=PP1&amp;dq=banerjee+carlin&amp;ots=Anw3xkSFl2&amp;sig=uMLfIEehIxsf888j7BNyU-M-vKs","author":[{"family":"Banerjee","given":"Sudipto"},{"family":"Carlin","given":"Bradley P."},{"family":"Gelfand","given":"Alan E."}],"issued":{"date-parts":[["2014"]]},"accessed":{"date-parts":[["2015",11,17]]}},"label":"page"},{"id":4137,"uris":["http://zotero.org/users/40926/items/JAEJIFIC"],"uri":["http://zotero.org/users/40926/items/JAEJIFIC"],"itemData":{"id":4137,"type":"book","title":"Applied Bayesian Modelling","publisher":"John Wiley &amp; Sons","number-of-pages":"465","source":"Google Books","abstract":"This book provides an accessible approach to Bayesian computing and data analysis, with an emphasis on the interpretation of real data sets. Following in the tradition of the successful first edition, this book aims to make a wide range of statistical modeling applications accessible using tested code that can be readily adapted to the reader's own applications. The second edition has been thoroughly reworked and updated to take account of advances in the field. A new set of worked examples is included. The novel aspect of the first edition was the coverage of statistical modeling using WinBUGS and OPENBUGS. This feature continues in the new edition along with examples using R to broaden appeal and for completeness of coverage.","ISBN":"978-1-118-89505-4","language":"en","author":[{"family":"Congdon","given":"Peter"}],"issued":{"date-parts":[["2014",5,23]]}},"label":"page"}],"schema":"https://github.com/citation-style-language/schema/raw/master/csl-citation.json"} </w:instrText>
      </w:r>
      <w:r w:rsidR="00B62813">
        <w:rPr>
          <w:rFonts w:ascii="Times New Roman" w:hAnsi="Times New Roman" w:cs="Times New Roman"/>
        </w:rPr>
        <w:fldChar w:fldCharType="separate"/>
      </w:r>
      <w:r w:rsidR="00B62813" w:rsidRPr="00E5537D">
        <w:rPr>
          <w:rFonts w:ascii="Times New Roman" w:hAnsi="Times New Roman" w:cs="Times New Roman"/>
        </w:rPr>
        <w:t>(Gelfand et al. 2003, Banerjee et al. 2014, Congdon 2014)</w:t>
      </w:r>
      <w:r w:rsidR="00B62813">
        <w:rPr>
          <w:rFonts w:ascii="Times New Roman" w:hAnsi="Times New Roman" w:cs="Times New Roman"/>
        </w:rPr>
        <w:fldChar w:fldCharType="end"/>
      </w:r>
      <w:r w:rsidR="00B62813">
        <w:rPr>
          <w:rFonts w:ascii="Times New Roman" w:hAnsi="Times New Roman" w:cs="Times New Roman"/>
        </w:rPr>
        <w:t xml:space="preserve"> were </w:t>
      </w:r>
      <w:r w:rsidR="005B3576">
        <w:rPr>
          <w:rFonts w:ascii="Times New Roman" w:hAnsi="Times New Roman" w:cs="Times New Roman"/>
        </w:rPr>
        <w:t xml:space="preserve">also </w:t>
      </w:r>
      <w:r w:rsidR="00B62813">
        <w:rPr>
          <w:rFonts w:ascii="Times New Roman" w:hAnsi="Times New Roman" w:cs="Times New Roman"/>
        </w:rPr>
        <w:t>m</w:t>
      </w:r>
      <w:r w:rsidR="00800940">
        <w:rPr>
          <w:rFonts w:ascii="Times New Roman" w:hAnsi="Times New Roman" w:cs="Times New Roman"/>
        </w:rPr>
        <w:t>odel</w:t>
      </w:r>
      <w:r w:rsidR="00B62813">
        <w:rPr>
          <w:rFonts w:ascii="Times New Roman" w:hAnsi="Times New Roman" w:cs="Times New Roman"/>
        </w:rPr>
        <w:t>ed</w:t>
      </w:r>
      <w:r w:rsidR="00B62813" w:rsidRPr="00F74943">
        <w:rPr>
          <w:rFonts w:ascii="Times New Roman" w:hAnsi="Times New Roman" w:cs="Times New Roman"/>
        </w:rPr>
        <w:t xml:space="preserve"> with </w:t>
      </w:r>
      <w:r w:rsidR="008F2D46">
        <w:rPr>
          <w:rFonts w:ascii="Times New Roman" w:hAnsi="Times New Roman" w:cs="Times New Roman"/>
        </w:rPr>
        <w:t>CAR</w:t>
      </w:r>
      <w:r w:rsidR="00B62813" w:rsidRPr="00F74943">
        <w:rPr>
          <w:rFonts w:ascii="Times New Roman" w:hAnsi="Times New Roman" w:cs="Times New Roman"/>
        </w:rPr>
        <w:t xml:space="preserve"> structure</w:t>
      </w:r>
      <w:r w:rsidR="00B62813">
        <w:rPr>
          <w:rFonts w:ascii="Times New Roman" w:hAnsi="Times New Roman" w:cs="Times New Roman"/>
        </w:rPr>
        <w:t xml:space="preserve"> </w:t>
      </w:r>
      <w:r w:rsidR="00B62813">
        <w:rPr>
          <w:rFonts w:ascii="Times New Roman" w:hAnsi="Times New Roman" w:cs="Times New Roman"/>
        </w:rPr>
        <w:fldChar w:fldCharType="begin"/>
      </w:r>
      <w:r w:rsidR="00017EF8">
        <w:rPr>
          <w:rFonts w:ascii="Times New Roman" w:hAnsi="Times New Roman" w:cs="Times New Roman"/>
        </w:rPr>
        <w:instrText xml:space="preserve"> ADDIN ZOTERO_ITEM CSL_CITATION {"citationID":"YfCsYB9S","properties":{"formattedCitation":"(Besag et al. 1991)","plainCitation":"(Besag et al. 1991)","noteIndex":0},"citationItems":[{"id":15819,"uris":["http://zotero.org/users/40926/items/MV8FPKXD"],"uri":["http://zotero.org/users/40926/items/MV8FPKXD"],"itemData":{"id":15819,"type":"article-journal","title":"Bayesian image restoration, with two applications in spatial statistics","container-title":"Annals of the Institute of Statistical Mathematics","page":"1-59","volume":"43","source":"Google Scholar","shortTitle":"Bayesian image restoration, with two applications in spatial statistics (with discussion) Annals of the Institute of Statistical Mathematics. 1991; 43","author":[{"family":"Besag","given":"J."},{"family":"York","given":"J."},{"family":"Molliè","given":"A."}],"issued":{"date-parts":[["1991"]]}}}],"schema":"https://github.com/citation-style-language/schema/raw/master/csl-citation.json"} </w:instrText>
      </w:r>
      <w:r w:rsidR="00B62813">
        <w:rPr>
          <w:rFonts w:ascii="Times New Roman" w:hAnsi="Times New Roman" w:cs="Times New Roman"/>
        </w:rPr>
        <w:fldChar w:fldCharType="separate"/>
      </w:r>
      <w:r w:rsidR="00B62813" w:rsidRPr="00E50CB8">
        <w:rPr>
          <w:rFonts w:ascii="Times New Roman" w:hAnsi="Times New Roman" w:cs="Times New Roman"/>
        </w:rPr>
        <w:t>(Besag et al. 1991)</w:t>
      </w:r>
      <w:r w:rsidR="00B62813">
        <w:rPr>
          <w:rFonts w:ascii="Times New Roman" w:hAnsi="Times New Roman" w:cs="Times New Roman"/>
        </w:rPr>
        <w:fldChar w:fldCharType="end"/>
      </w:r>
      <w:r w:rsidR="00F74943" w:rsidRPr="00F74943">
        <w:rPr>
          <w:rFonts w:ascii="Times New Roman" w:hAnsi="Times New Roman" w:cs="Times New Roman"/>
        </w:rPr>
        <w:t>, where values came from a normal distribution, with conditional mean</w:t>
      </w:r>
      <w:r w:rsidR="00C62F14">
        <w:rPr>
          <w:rFonts w:ascii="Times New Roman" w:hAnsi="Times New Roman" w:cs="Times New Roman"/>
        </w:rPr>
        <w:t>s and variances as described above</w:t>
      </w:r>
      <w:r w:rsidR="00F74943" w:rsidRPr="00F74943">
        <w:rPr>
          <w:rFonts w:ascii="Times New Roman" w:hAnsi="Times New Roman" w:cs="Times New Roman"/>
        </w:rPr>
        <w:t xml:space="preserve">. Spatial structure was incorporated into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F74943" w:rsidRPr="00F74943">
        <w:rPr>
          <w:rFonts w:ascii="Times New Roman" w:hAnsi="Times New Roman" w:cs="Times New Roman"/>
        </w:rPr>
        <w:t xml:space="preserve"> to allow for information about the year effect to be shared across neighboring cells</w:t>
      </w:r>
      <w:r w:rsidR="00E52265">
        <w:rPr>
          <w:rFonts w:ascii="Times New Roman" w:hAnsi="Times New Roman" w:cs="Times New Roman"/>
        </w:rPr>
        <w:t>, and to allow the year effect to vary across the cells in the study region</w:t>
      </w:r>
      <w:r w:rsidR="00F74943" w:rsidRPr="00F74943">
        <w:rPr>
          <w:rFonts w:ascii="Times New Roman" w:hAnsi="Times New Roman" w:cs="Times New Roman"/>
        </w:rPr>
        <w:t xml:space="preserve">. Year, represented by </w:t>
      </w:r>
      <w:r w:rsidR="00C57F76" w:rsidRPr="00C57F76">
        <w:rPr>
          <w:rFonts w:ascii="Times New Roman" w:hAnsi="Times New Roman" w:cs="Times New Roman"/>
          <w:i/>
        </w:rPr>
        <w:t>T</w:t>
      </w:r>
      <w:r w:rsidR="00F74943" w:rsidRPr="00F74943">
        <w:rPr>
          <w:rFonts w:ascii="Times New Roman" w:hAnsi="Times New Roman" w:cs="Times New Roman"/>
        </w:rPr>
        <w:t xml:space="preserve">, was transformed before analysis such that </w:t>
      </w:r>
      <w:proofErr w:type="gramStart"/>
      <w:r w:rsidR="00C57F76">
        <w:rPr>
          <w:rFonts w:ascii="Times New Roman" w:hAnsi="Times New Roman" w:cs="Times New Roman"/>
        </w:rPr>
        <w:t>max(</w:t>
      </w:r>
      <w:proofErr w:type="gramEnd"/>
      <w:r w:rsidR="00C57F76" w:rsidRPr="00C57F76">
        <w:rPr>
          <w:rFonts w:ascii="Times New Roman" w:hAnsi="Times New Roman" w:cs="Times New Roman"/>
          <w:i/>
        </w:rPr>
        <w:t>T</w:t>
      </w:r>
      <w:r w:rsidR="00C57F76">
        <w:rPr>
          <w:rFonts w:ascii="Times New Roman" w:hAnsi="Times New Roman" w:cs="Times New Roman"/>
        </w:rPr>
        <w:t>) = 0</w:t>
      </w:r>
      <w:r w:rsidR="00F74943" w:rsidRPr="00F74943">
        <w:rPr>
          <w:rFonts w:ascii="Times New Roman" w:hAnsi="Times New Roman" w:cs="Times New Roman"/>
        </w:rPr>
        <w:t xml:space="preserve">, and each preceding year took an increasingly-negative integer value. Given the scaling of effort and year variables, </w:t>
      </w:r>
      <m:oMath>
        <m:func>
          <m:funcPr>
            <m:ctrlPr>
              <w:rPr>
                <w:rFonts w:ascii="Cambria Math" w:hAnsi="Cambria Math" w:cs="Times New Roman"/>
              </w:rPr>
            </m:ctrlPr>
          </m:funcPr>
          <m:fName>
            <m:r>
              <m:rPr>
                <m:sty m:val="p"/>
              </m:rPr>
              <w:rPr>
                <w:rFonts w:ascii="Cambria Math" w:hAnsi="Cambria Math" w:cs="Times New Roman"/>
              </w:rPr>
              <m:t>exp</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e>
            </m:d>
          </m:e>
        </m:func>
      </m:oMath>
      <w:r w:rsidR="00F74943" w:rsidRPr="00F74943">
        <w:rPr>
          <w:rFonts w:ascii="Times New Roman" w:hAnsi="Times New Roman" w:cs="Times New Roman"/>
        </w:rPr>
        <w:t xml:space="preserve"> could be interpreted as </w:t>
      </w:r>
      <w:r w:rsidR="00721AEB">
        <w:rPr>
          <w:rFonts w:ascii="Times New Roman" w:hAnsi="Times New Roman" w:cs="Times New Roman"/>
        </w:rPr>
        <w:t>a cell-specific expected count</w:t>
      </w:r>
      <w:r w:rsidR="00F74943" w:rsidRPr="00F74943">
        <w:rPr>
          <w:rFonts w:ascii="Times New Roman" w:hAnsi="Times New Roman" w:cs="Times New Roman"/>
        </w:rPr>
        <w:t xml:space="preserve"> given one party hour of effort during the final year in </w:t>
      </w:r>
      <w:r w:rsidR="00796C7A">
        <w:rPr>
          <w:rFonts w:ascii="Times New Roman" w:hAnsi="Times New Roman" w:cs="Times New Roman"/>
        </w:rPr>
        <w:t>the</w:t>
      </w:r>
      <w:r w:rsidR="00F74943" w:rsidRPr="00F74943">
        <w:rPr>
          <w:rFonts w:ascii="Times New Roman" w:hAnsi="Times New Roman" w:cs="Times New Roman"/>
        </w:rPr>
        <w:t xml:space="preserve"> time series.</w:t>
      </w:r>
    </w:p>
    <w:p w14:paraId="4AEDC0A6" w14:textId="02CE9374" w:rsidR="00F74943" w:rsidRDefault="00F74943" w:rsidP="009653E3">
      <w:pPr>
        <w:pStyle w:val="NoSpacing"/>
        <w:spacing w:line="480" w:lineRule="auto"/>
        <w:ind w:firstLine="720"/>
        <w:rPr>
          <w:rFonts w:ascii="Times New Roman" w:hAnsi="Times New Roman" w:cs="Times New Roman"/>
        </w:rPr>
      </w:pPr>
      <w:r w:rsidRPr="00F74943">
        <w:rPr>
          <w:rFonts w:ascii="Times New Roman" w:hAnsi="Times New Roman" w:cs="Times New Roman"/>
        </w:rPr>
        <w:t xml:space="preserve">The final term in the model, </w:t>
      </w:r>
      <m:oMath>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k</m:t>
            </m:r>
          </m:sub>
        </m:sSub>
      </m:oMath>
      <w:r w:rsidR="000C68F3">
        <w:rPr>
          <w:rFonts w:ascii="Times New Roman" w:hAnsi="Times New Roman" w:cs="Times New Roman"/>
        </w:rPr>
        <w:t>, was</w:t>
      </w:r>
      <w:r w:rsidR="008827CF">
        <w:rPr>
          <w:rFonts w:ascii="Times New Roman" w:hAnsi="Times New Roman" w:cs="Times New Roman"/>
        </w:rPr>
        <w:t xml:space="preserve"> </w:t>
      </w:r>
      <w:r w:rsidR="00800940">
        <w:rPr>
          <w:rFonts w:ascii="Times New Roman" w:hAnsi="Times New Roman" w:cs="Times New Roman"/>
        </w:rPr>
        <w:t xml:space="preserve">an exchangeable </w:t>
      </w:r>
      <w:r w:rsidRPr="00F74943">
        <w:rPr>
          <w:rFonts w:ascii="Times New Roman" w:hAnsi="Times New Roman" w:cs="Times New Roman"/>
        </w:rPr>
        <w:t>random effect that accounted for variation in relative abundance among circles, possibly due to differences in habitat conditions or observer experience</w:t>
      </w:r>
      <w:r w:rsidR="00796C7A">
        <w:rPr>
          <w:rFonts w:ascii="Times New Roman" w:hAnsi="Times New Roman" w:cs="Times New Roman"/>
        </w:rPr>
        <w:t xml:space="preserve"> </w:t>
      </w:r>
      <w:r w:rsidR="00796C7A">
        <w:rPr>
          <w:rFonts w:ascii="Times New Roman" w:hAnsi="Times New Roman" w:cs="Times New Roman"/>
        </w:rPr>
        <w:fldChar w:fldCharType="begin"/>
      </w:r>
      <w:r w:rsidR="00796C7A">
        <w:rPr>
          <w:rFonts w:ascii="Times New Roman" w:hAnsi="Times New Roman" w:cs="Times New Roman"/>
        </w:rPr>
        <w:instrText xml:space="preserve"> ADDIN ZOTERO_ITEM CSL_CITATION {"citationID":"xSuRZAKB","properties":{"formattedCitation":"(Soykan et al. 2016)","plainCitation":"(Soykan et al. 2016)","noteIndex":0},"citationItems":[{"id":15763,"uris":["http://zotero.org/users/40926/items/V85U6RZV"],"uri":["http://zotero.org/users/40926/items/V85U6RZV"],"itemData":{"id":15763,"type":"article-journal","title":"Population trends for North American winter birds based on hierarchical models","container-title":"Ecosphere","page":"e01351","volume":"7","issue":"5","source":"Google Scholar","author":[{"family":"Soykan","given":"Candan U."},{"family":"Sauer","given":"John"},{"family":"Schuetz","given":"Justin G."},{"family":"LeBaron","given":"Geoffrey S."},{"family":"Dale","given":"Kathy"},{"family":"Langham","given":"Gary M."}],"issued":{"date-parts":[["2016"]]}}}],"schema":"https://github.com/citation-style-language/schema/raw/master/csl-citation.json"} </w:instrText>
      </w:r>
      <w:r w:rsidR="00796C7A">
        <w:rPr>
          <w:rFonts w:ascii="Times New Roman" w:hAnsi="Times New Roman" w:cs="Times New Roman"/>
        </w:rPr>
        <w:fldChar w:fldCharType="separate"/>
      </w:r>
      <w:r w:rsidR="00796C7A" w:rsidRPr="00796C7A">
        <w:rPr>
          <w:rFonts w:ascii="Times New Roman" w:hAnsi="Times New Roman" w:cs="Times New Roman"/>
        </w:rPr>
        <w:t>(Soykan et al. 2016)</w:t>
      </w:r>
      <w:r w:rsidR="00796C7A">
        <w:rPr>
          <w:rFonts w:ascii="Times New Roman" w:hAnsi="Times New Roman" w:cs="Times New Roman"/>
        </w:rPr>
        <w:fldChar w:fldCharType="end"/>
      </w:r>
      <w:r w:rsidRPr="00F74943">
        <w:rPr>
          <w:rFonts w:ascii="Times New Roman" w:hAnsi="Times New Roman" w:cs="Times New Roman"/>
        </w:rPr>
        <w:t>.</w:t>
      </w:r>
      <w:r w:rsidR="00796C7A">
        <w:rPr>
          <w:rFonts w:ascii="Times New Roman" w:hAnsi="Times New Roman" w:cs="Times New Roman"/>
        </w:rPr>
        <w:t xml:space="preserve">  Note that the m</w:t>
      </w:r>
      <w:r w:rsidR="00646365">
        <w:rPr>
          <w:rFonts w:ascii="Times New Roman" w:hAnsi="Times New Roman" w:cs="Times New Roman"/>
        </w:rPr>
        <w:t>odel did not include a normally-</w:t>
      </w:r>
      <w:r w:rsidR="00796C7A">
        <w:rPr>
          <w:rFonts w:ascii="Times New Roman" w:hAnsi="Times New Roman" w:cs="Times New Roman"/>
        </w:rPr>
        <w:t>distributed</w:t>
      </w:r>
      <w:r w:rsidR="000B45C6">
        <w:rPr>
          <w:rFonts w:ascii="Times New Roman" w:hAnsi="Times New Roman" w:cs="Times New Roman"/>
        </w:rPr>
        <w:t>,</w:t>
      </w:r>
      <w:r w:rsidR="00796C7A">
        <w:rPr>
          <w:rFonts w:ascii="Times New Roman" w:hAnsi="Times New Roman" w:cs="Times New Roman"/>
        </w:rPr>
        <w:t xml:space="preserve"> </w:t>
      </w:r>
      <w:r w:rsidR="00646365">
        <w:rPr>
          <w:rFonts w:ascii="Times New Roman" w:hAnsi="Times New Roman" w:cs="Times New Roman"/>
        </w:rPr>
        <w:t>observation-level</w:t>
      </w:r>
      <w:r w:rsidR="00796C7A">
        <w:rPr>
          <w:rFonts w:ascii="Times New Roman" w:hAnsi="Times New Roman" w:cs="Times New Roman"/>
        </w:rPr>
        <w:t xml:space="preserve"> random effect</w:t>
      </w:r>
      <w:r w:rsidR="00CE134E">
        <w:rPr>
          <w:rFonts w:ascii="Times New Roman" w:hAnsi="Times New Roman" w:cs="Times New Roman"/>
        </w:rPr>
        <w:t xml:space="preserve"> to deal with </w:t>
      </w:r>
      <w:proofErr w:type="spellStart"/>
      <w:r w:rsidR="00CE134E">
        <w:rPr>
          <w:rFonts w:ascii="Times New Roman" w:hAnsi="Times New Roman" w:cs="Times New Roman"/>
        </w:rPr>
        <w:t>overdispersed</w:t>
      </w:r>
      <w:proofErr w:type="spellEnd"/>
      <w:r w:rsidR="007D3186">
        <w:rPr>
          <w:rFonts w:ascii="Times New Roman" w:hAnsi="Times New Roman" w:cs="Times New Roman"/>
        </w:rPr>
        <w:t xml:space="preserve"> </w:t>
      </w:r>
      <w:r w:rsidR="00796C7A">
        <w:rPr>
          <w:rFonts w:ascii="Times New Roman" w:hAnsi="Times New Roman" w:cs="Times New Roman"/>
        </w:rPr>
        <w:t>Poisson counts</w:t>
      </w:r>
      <w:r w:rsidR="00F23206">
        <w:rPr>
          <w:rFonts w:ascii="Times New Roman" w:hAnsi="Times New Roman" w:cs="Times New Roman"/>
        </w:rPr>
        <w:t>,</w:t>
      </w:r>
      <w:r w:rsidR="000C68F3">
        <w:rPr>
          <w:rFonts w:ascii="Times New Roman" w:hAnsi="Times New Roman" w:cs="Times New Roman"/>
        </w:rPr>
        <w:t xml:space="preserve"> i.e., </w:t>
      </w:r>
      <w:r w:rsidR="00F23206">
        <w:rPr>
          <w:rFonts w:ascii="Times New Roman" w:hAnsi="Times New Roman" w:cs="Times New Roman"/>
        </w:rPr>
        <w:t xml:space="preserve"> </w:t>
      </w:r>
      <m:oMath>
        <m:r>
          <w:rPr>
            <w:rFonts w:ascii="Cambria Math" w:hAnsi="Cambria Math" w:cs="Times New Roman"/>
          </w:rPr>
          <m:t xml:space="preserve">y | ε ~ </m:t>
        </m:r>
        <m:r>
          <m:rPr>
            <m:sty m:val="p"/>
          </m:rPr>
          <w:rPr>
            <w:rFonts w:ascii="Cambria Math" w:hAnsi="Cambria Math" w:cs="Times New Roman"/>
          </w:rPr>
          <m:t>Poisson</m:t>
        </m:r>
        <m:d>
          <m:dPr>
            <m:ctrlPr>
              <w:rPr>
                <w:rFonts w:ascii="Cambria Math" w:hAnsi="Cambria Math" w:cs="Times New Roman"/>
                <w:i/>
              </w:rPr>
            </m:ctrlPr>
          </m:dPr>
          <m:e>
            <m:r>
              <w:rPr>
                <w:rFonts w:ascii="Cambria Math" w:hAnsi="Cambria Math" w:cs="Times New Roman"/>
              </w:rPr>
              <m:t>με</m:t>
            </m:r>
          </m:e>
        </m:d>
      </m:oMath>
      <w:r w:rsidR="00F23206">
        <w:rPr>
          <w:rFonts w:ascii="Times New Roman" w:eastAsiaTheme="minorEastAsia" w:hAnsi="Times New Roman" w:cs="Times New Roman"/>
        </w:rPr>
        <w:t xml:space="preserve"> and </w:t>
      </w:r>
      <m:oMath>
        <m:r>
          <w:rPr>
            <w:rFonts w:ascii="Cambria Math" w:eastAsiaTheme="minorEastAsia" w:hAnsi="Cambria Math" w:cs="Times New Roman"/>
          </w:rPr>
          <m:t xml:space="preserve">ε ~ </m:t>
        </m:r>
        <m:r>
          <m:rPr>
            <m:sty m:val="p"/>
          </m:rPr>
          <w:rPr>
            <w:rFonts w:ascii="Cambria Math" w:eastAsiaTheme="minorEastAsia" w:hAnsi="Cambria Math" w:cs="Times New Roman"/>
          </w:rPr>
          <m:t>normal</m:t>
        </m:r>
        <m:r>
          <w:rPr>
            <w:rFonts w:ascii="Cambria Math" w:eastAsiaTheme="minorEastAsia" w:hAnsi="Cambria Math" w:cs="Times New Roman"/>
          </w:rPr>
          <m:t>(</m:t>
        </m:r>
        <m:r>
          <w:rPr>
            <w:rFonts w:ascii="Cambria Math" w:hAnsi="Cambria Math" w:cs="Times New Roman"/>
          </w:rPr>
          <m:t>μ, σ</m:t>
        </m:r>
        <m:r>
          <w:rPr>
            <w:rFonts w:ascii="Cambria Math" w:eastAsiaTheme="minorEastAsia" w:hAnsi="Cambria Math" w:cs="Times New Roman"/>
          </w:rPr>
          <m:t>)</m:t>
        </m:r>
      </m:oMath>
      <w:r w:rsidR="008B1A21">
        <w:rPr>
          <w:rFonts w:ascii="Times New Roman" w:hAnsi="Times New Roman" w:cs="Times New Roman"/>
        </w:rPr>
        <w:t>, as is done for</w:t>
      </w:r>
      <w:r w:rsidR="007D3186">
        <w:rPr>
          <w:rFonts w:ascii="Times New Roman" w:hAnsi="Times New Roman" w:cs="Times New Roman"/>
        </w:rPr>
        <w:t xml:space="preserve"> the standard approach</w:t>
      </w:r>
      <w:r w:rsidR="00796C7A">
        <w:rPr>
          <w:rFonts w:ascii="Times New Roman" w:hAnsi="Times New Roman" w:cs="Times New Roman"/>
        </w:rPr>
        <w:t xml:space="preserve"> </w:t>
      </w:r>
      <w:r w:rsidR="00796C7A">
        <w:rPr>
          <w:rFonts w:ascii="Times New Roman" w:hAnsi="Times New Roman" w:cs="Times New Roman"/>
        </w:rPr>
        <w:fldChar w:fldCharType="begin"/>
      </w:r>
      <w:r w:rsidR="00796C7A">
        <w:rPr>
          <w:rFonts w:ascii="Times New Roman" w:hAnsi="Times New Roman" w:cs="Times New Roman"/>
        </w:rPr>
        <w:instrText xml:space="preserve"> ADDIN ZOTERO_ITEM CSL_CITATION {"citationID":"88yXZiUH","properties":{"formattedCitation":"(Sauer and Link 2011, Soykan et al. 2016)","plainCitation":"(Sauer and Link 2011, Soykan et al. 2016)","noteIndex":0},"citationItems":[{"id":15673,"uris":["http://zotero.org/users/40926/items/UZGVAVM3"],"uri":["http://zotero.org/users/40926/items/UZGVAVM3"],"itemData":{"id":15673,"type":"article-journal","title":"Analysis of the North American Breeding Bird Survey using hierarchical models","container-title":"The Auk","page":"87–98","volume":"128","issue":"1","source":"Google Scholar","author":[{"family":"Sauer","given":"John R."},{"family":"Link","given":"William A."}],"issued":{"date-parts":[["2011"]]}},"label":"page"},{"id":15763,"uris":["http://zotero.org/users/40926/items/V85U6RZV"],"uri":["http://zotero.org/users/40926/items/V85U6RZV"],"itemData":{"id":15763,"type":"article-journal","title":"Population trends for North American winter birds based on hierarchical models","container-title":"Ecosphere","page":"e01351","volume":"7","issue":"5","source":"Google Scholar","author":[{"family":"Soykan","given":"Candan U."},{"family":"Sauer","given":"John"},{"family":"Schuetz","given":"Justin G."},{"family":"LeBaron","given":"Geoffrey S."},{"family":"Dale","given":"Kathy"},{"family":"Langham","given":"Gary M."}],"issued":{"date-parts":[["2016"]]}},"label":"page"}],"schema":"https://github.com/citation-style-language/schema/raw/master/csl-citation.json"} </w:instrText>
      </w:r>
      <w:r w:rsidR="00796C7A">
        <w:rPr>
          <w:rFonts w:ascii="Times New Roman" w:hAnsi="Times New Roman" w:cs="Times New Roman"/>
        </w:rPr>
        <w:fldChar w:fldCharType="separate"/>
      </w:r>
      <w:r w:rsidR="00796C7A" w:rsidRPr="00796C7A">
        <w:rPr>
          <w:rFonts w:ascii="Times New Roman" w:hAnsi="Times New Roman" w:cs="Times New Roman"/>
        </w:rPr>
        <w:t>(Sauer and Link 2011, Soykan et al. 2016)</w:t>
      </w:r>
      <w:r w:rsidR="00796C7A">
        <w:rPr>
          <w:rFonts w:ascii="Times New Roman" w:hAnsi="Times New Roman" w:cs="Times New Roman"/>
        </w:rPr>
        <w:fldChar w:fldCharType="end"/>
      </w:r>
      <w:r w:rsidR="00796C7A">
        <w:rPr>
          <w:rFonts w:ascii="Times New Roman" w:hAnsi="Times New Roman" w:cs="Times New Roman"/>
        </w:rPr>
        <w:t xml:space="preserve">.  Rather, we </w:t>
      </w:r>
      <w:r w:rsidR="00646365">
        <w:rPr>
          <w:rFonts w:ascii="Times New Roman" w:hAnsi="Times New Roman" w:cs="Times New Roman"/>
        </w:rPr>
        <w:t>used</w:t>
      </w:r>
      <w:r w:rsidR="00796C7A">
        <w:rPr>
          <w:rFonts w:ascii="Times New Roman" w:hAnsi="Times New Roman" w:cs="Times New Roman"/>
        </w:rPr>
        <w:t xml:space="preserve"> a negative binomial count distribution</w:t>
      </w:r>
      <w:r w:rsidR="00CE134E">
        <w:rPr>
          <w:rFonts w:ascii="Times New Roman" w:hAnsi="Times New Roman" w:cs="Times New Roman"/>
        </w:rPr>
        <w:t xml:space="preserve"> </w:t>
      </w:r>
      <w:r w:rsidR="004A35A6">
        <w:rPr>
          <w:rFonts w:ascii="Times New Roman" w:hAnsi="Times New Roman" w:cs="Times New Roman"/>
        </w:rPr>
        <w:t xml:space="preserve">for </w:t>
      </w:r>
      <w:r w:rsidR="004A35A6" w:rsidRPr="004A35A6">
        <w:rPr>
          <w:rFonts w:ascii="Times New Roman" w:hAnsi="Times New Roman" w:cs="Times New Roman"/>
          <w:i/>
        </w:rPr>
        <w:t>y</w:t>
      </w:r>
      <w:r w:rsidR="004A35A6">
        <w:rPr>
          <w:rFonts w:ascii="Times New Roman" w:hAnsi="Times New Roman" w:cs="Times New Roman"/>
          <w:i/>
        </w:rPr>
        <w:t>,</w:t>
      </w:r>
      <w:r w:rsidR="004A35A6">
        <w:rPr>
          <w:rFonts w:ascii="Times New Roman" w:hAnsi="Times New Roman" w:cs="Times New Roman"/>
        </w:rPr>
        <w:t xml:space="preserve"> </w:t>
      </w:r>
      <w:r w:rsidR="000C68F3">
        <w:rPr>
          <w:rFonts w:ascii="Times New Roman" w:hAnsi="Times New Roman" w:cs="Times New Roman"/>
        </w:rPr>
        <w:t xml:space="preserve">i.e., </w:t>
      </w:r>
      <m:oMath>
        <m:r>
          <w:rPr>
            <w:rFonts w:ascii="Cambria Math" w:hAnsi="Cambria Math" w:cs="Times New Roman"/>
          </w:rPr>
          <m:t xml:space="preserve">y | ε ~ </m:t>
        </m:r>
        <m:r>
          <m:rPr>
            <m:sty m:val="p"/>
          </m:rPr>
          <w:rPr>
            <w:rFonts w:ascii="Cambria Math" w:hAnsi="Cambria Math" w:cs="Times New Roman"/>
          </w:rPr>
          <m:t>Poisson</m:t>
        </m:r>
        <m:d>
          <m:dPr>
            <m:ctrlPr>
              <w:rPr>
                <w:rFonts w:ascii="Cambria Math" w:hAnsi="Cambria Math" w:cs="Times New Roman"/>
                <w:i/>
              </w:rPr>
            </m:ctrlPr>
          </m:dPr>
          <m:e>
            <m:r>
              <w:rPr>
                <w:rFonts w:ascii="Cambria Math" w:hAnsi="Cambria Math" w:cs="Times New Roman"/>
              </w:rPr>
              <m:t>με</m:t>
            </m:r>
          </m:e>
        </m:d>
      </m:oMath>
      <w:r w:rsidR="00FB0F2B">
        <w:rPr>
          <w:rFonts w:ascii="Times New Roman" w:eastAsiaTheme="minorEastAsia" w:hAnsi="Times New Roman" w:cs="Times New Roman"/>
        </w:rPr>
        <w:t xml:space="preserve"> and</w:t>
      </w:r>
      <w:r w:rsidR="00FC05D8">
        <w:rPr>
          <w:rFonts w:ascii="Times New Roman" w:eastAsiaTheme="minorEastAsia" w:hAnsi="Times New Roman" w:cs="Times New Roman"/>
        </w:rPr>
        <w:t xml:space="preserve"> </w:t>
      </w:r>
      <m:oMath>
        <m:r>
          <w:rPr>
            <w:rFonts w:ascii="Cambria Math" w:eastAsiaTheme="minorEastAsia" w:hAnsi="Cambria Math" w:cs="Times New Roman"/>
          </w:rPr>
          <m:t xml:space="preserve">ε ~ </m:t>
        </m:r>
        <m:r>
          <m:rPr>
            <m:sty m:val="p"/>
          </m:rPr>
          <w:rPr>
            <w:rFonts w:ascii="Cambria Math" w:eastAsiaTheme="minorEastAsia" w:hAnsi="Cambria Math" w:cs="Times New Roman"/>
          </w:rPr>
          <m:t>gamma</m:t>
        </m:r>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ϕ</m:t>
            </m:r>
          </m:e>
          <m:sup>
            <m:r>
              <w:rPr>
                <w:rFonts w:ascii="Cambria Math" w:eastAsiaTheme="minorEastAsia" w:hAnsi="Cambria Math" w:cs="Times New Roman"/>
              </w:rPr>
              <m:t>-1</m:t>
            </m:r>
          </m:sup>
        </m:sSup>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ϕ</m:t>
            </m:r>
          </m:e>
          <m:sup>
            <m:r>
              <w:rPr>
                <w:rFonts w:ascii="Cambria Math" w:eastAsiaTheme="minorEastAsia" w:hAnsi="Cambria Math" w:cs="Times New Roman"/>
              </w:rPr>
              <m:t>-1</m:t>
            </m:r>
          </m:sup>
        </m:sSup>
        <m:r>
          <w:rPr>
            <w:rFonts w:ascii="Cambria Math" w:eastAsiaTheme="minorEastAsia" w:hAnsi="Cambria Math" w:cs="Times New Roman"/>
          </w:rPr>
          <m:t>)</m:t>
        </m:r>
      </m:oMath>
      <w:r w:rsidR="00264FA3">
        <w:rPr>
          <w:rFonts w:ascii="Times New Roman" w:hAnsi="Times New Roman" w:cs="Times New Roman"/>
        </w:rPr>
        <w:t xml:space="preserve"> </w:t>
      </w:r>
      <w:r w:rsidR="00264FA3">
        <w:rPr>
          <w:rFonts w:ascii="Times New Roman" w:hAnsi="Times New Roman" w:cs="Times New Roman"/>
        </w:rPr>
        <w:fldChar w:fldCharType="begin"/>
      </w:r>
      <w:r w:rsidR="00D551FC">
        <w:rPr>
          <w:rFonts w:ascii="Times New Roman" w:hAnsi="Times New Roman" w:cs="Times New Roman"/>
        </w:rPr>
        <w:instrText xml:space="preserve"> ADDIN ZOTERO_ITEM CSL_CITATION {"citationID":"FOGS5qng","properties":{"formattedCitation":"(Linden and Mantyniemi 2011)","plainCitation":"(Linden and Mantyniemi 2011)","noteIndex":0},"citationItems":[{"id":15870,"uris":["http://zotero.org/users/40926/items/B9Q6NA6Z"],"uri":["http://zotero.org/users/40926/items/B9Q6NA6Z"],"itemData":{"id":15870,"type":"article-journal","title":"Using the negative binomial distribution to model overdispersion in ecological count data","container-title":"Ecology","page":"1414-1421","volume":"92","issue":"7","source":"Wiley Online Library","abstract":"A Poisson process is a commonly used starting point for modeling stochastic variation of ecological count data around a theoretical expectation. However, data typically show more variation than implied by the Poisson distribution. Such overdispersion is often accounted for by using models with different assumptions about how the variance changes with the expectation. The choice of these assumptions can naturally have apparent consequences for statistical inference. We propose a parameterization of the negative binomial distribution, where two overdispersion parameters are introduced to allow for various quadratic mean–variance relationships, including the ones assumed in the most commonly used approaches. Using bird migration as an example, we present hypothetical scenarios on how overdispersion can arise due to sampling, flocking behavior or aggregation, environmental variability, or combinations of these factors. For all considered scenarios, mean–variance relationships can be appropriately described by the negative binomial distribution with two overdispersion parameters. To illustrate, we apply the model to empirical migration data with a high level of overdispersion, gaining clearly different model fits with different assumptions about mean–variance relationships. The proposed framework can be a useful approximation for modeling marginal distributions of independent count data in likelihood-based analyses.","DOI":"10.1890/10-1831.1","ISSN":"1939-9170","language":"en","author":[{"family":"Linden","given":"Andreas"},{"family":"Mantyniemi","given":"Samu"}],"issued":{"date-parts":[["2011",7,1]]}},"label":"page"}],"schema":"https://github.com/citation-style-language/schema/raw/master/csl-citation.json"} </w:instrText>
      </w:r>
      <w:r w:rsidR="00264FA3">
        <w:rPr>
          <w:rFonts w:ascii="Times New Roman" w:hAnsi="Times New Roman" w:cs="Times New Roman"/>
        </w:rPr>
        <w:fldChar w:fldCharType="separate"/>
      </w:r>
      <w:r w:rsidR="00D551FC" w:rsidRPr="00D551FC">
        <w:rPr>
          <w:rFonts w:ascii="Times New Roman" w:hAnsi="Times New Roman" w:cs="Times New Roman"/>
        </w:rPr>
        <w:t>(Linden and Mantyniemi 2011)</w:t>
      </w:r>
      <w:r w:rsidR="00264FA3">
        <w:rPr>
          <w:rFonts w:ascii="Times New Roman" w:hAnsi="Times New Roman" w:cs="Times New Roman"/>
        </w:rPr>
        <w:fldChar w:fldCharType="end"/>
      </w:r>
      <w:r w:rsidR="00264FA3">
        <w:rPr>
          <w:rFonts w:ascii="Times New Roman" w:hAnsi="Times New Roman" w:cs="Times New Roman"/>
        </w:rPr>
        <w:t>.</w:t>
      </w:r>
      <w:r w:rsidR="00FC05D8">
        <w:rPr>
          <w:rFonts w:ascii="Times New Roman" w:hAnsi="Times New Roman" w:cs="Times New Roman"/>
        </w:rPr>
        <w:t xml:space="preserve"> </w:t>
      </w:r>
      <w:r w:rsidR="00F23206">
        <w:rPr>
          <w:rFonts w:ascii="Times New Roman" w:hAnsi="Times New Roman" w:cs="Times New Roman"/>
        </w:rPr>
        <w:t xml:space="preserve"> </w:t>
      </w:r>
      <w:r w:rsidR="000C68F3">
        <w:rPr>
          <w:rFonts w:ascii="Times New Roman" w:hAnsi="Times New Roman" w:cs="Times New Roman"/>
        </w:rPr>
        <w:t xml:space="preserve">These two approaches are expected to yield similar outcomes.  However, as implemented in R-INLA, the latter approach returns a </w:t>
      </w:r>
      <w:r w:rsidR="006A401C">
        <w:rPr>
          <w:rFonts w:ascii="Times New Roman" w:hAnsi="Times New Roman" w:cs="Times New Roman"/>
        </w:rPr>
        <w:t xml:space="preserve">single </w:t>
      </w:r>
      <w:r w:rsidR="000C68F3">
        <w:rPr>
          <w:rFonts w:ascii="Times New Roman" w:hAnsi="Times New Roman" w:cs="Times New Roman"/>
        </w:rPr>
        <w:t>dispersion estimate while foregoing estimation of individual observation effects, which reduces computing time and the size of posterior samples</w:t>
      </w:r>
      <w:r w:rsidR="000B45C6">
        <w:rPr>
          <w:rFonts w:ascii="Times New Roman" w:hAnsi="Times New Roman" w:cs="Times New Roman"/>
        </w:rPr>
        <w:t>.</w:t>
      </w:r>
    </w:p>
    <w:p w14:paraId="1E04731B" w14:textId="77777777" w:rsidR="00F74943" w:rsidRPr="00F74943" w:rsidRDefault="00F74943" w:rsidP="00305174">
      <w:pPr>
        <w:pStyle w:val="NoSpacing"/>
        <w:spacing w:line="480" w:lineRule="auto"/>
        <w:rPr>
          <w:rFonts w:ascii="Times New Roman" w:hAnsi="Times New Roman" w:cs="Times New Roman"/>
        </w:rPr>
      </w:pPr>
    </w:p>
    <w:p w14:paraId="2BC09246" w14:textId="497AE1E9" w:rsidR="00C57F76" w:rsidRPr="00C57F76" w:rsidRDefault="009178C5" w:rsidP="00305174">
      <w:pPr>
        <w:pStyle w:val="NoSpacing"/>
        <w:spacing w:line="480" w:lineRule="auto"/>
        <w:rPr>
          <w:rFonts w:ascii="Times New Roman" w:hAnsi="Times New Roman" w:cs="Times New Roman"/>
          <w:b/>
          <w:i/>
        </w:rPr>
      </w:pPr>
      <w:r>
        <w:rPr>
          <w:rFonts w:ascii="Times New Roman" w:hAnsi="Times New Roman" w:cs="Times New Roman"/>
          <w:b/>
          <w:i/>
        </w:rPr>
        <w:t>Case Study</w:t>
      </w:r>
      <w:r w:rsidR="000208B6">
        <w:rPr>
          <w:rFonts w:ascii="Times New Roman" w:hAnsi="Times New Roman" w:cs="Times New Roman"/>
          <w:b/>
          <w:i/>
        </w:rPr>
        <w:t xml:space="preserve"> Data</w:t>
      </w:r>
    </w:p>
    <w:p w14:paraId="15B85B81" w14:textId="75D71925" w:rsidR="00F74943" w:rsidRPr="00F74943" w:rsidRDefault="0049096A" w:rsidP="00305174">
      <w:pPr>
        <w:pStyle w:val="NoSpacing"/>
        <w:spacing w:line="480" w:lineRule="auto"/>
        <w:rPr>
          <w:rFonts w:ascii="Times New Roman" w:hAnsi="Times New Roman" w:cs="Times New Roman"/>
        </w:rPr>
      </w:pPr>
      <w:r>
        <w:rPr>
          <w:rFonts w:ascii="Times New Roman" w:hAnsi="Times New Roman" w:cs="Times New Roman"/>
        </w:rPr>
        <w:lastRenderedPageBreak/>
        <w:t>W</w:t>
      </w:r>
      <w:r w:rsidR="005B3576">
        <w:rPr>
          <w:rFonts w:ascii="Times New Roman" w:hAnsi="Times New Roman" w:cs="Times New Roman"/>
        </w:rPr>
        <w:t>e developed a case study</w:t>
      </w:r>
      <w:r w:rsidR="00DA23F8">
        <w:rPr>
          <w:rFonts w:ascii="Times New Roman" w:hAnsi="Times New Roman" w:cs="Times New Roman"/>
        </w:rPr>
        <w:t>,</w:t>
      </w:r>
      <w:r w:rsidR="005B3576">
        <w:rPr>
          <w:rFonts w:ascii="Times New Roman" w:hAnsi="Times New Roman" w:cs="Times New Roman"/>
        </w:rPr>
        <w:t xml:space="preserve"> using</w:t>
      </w:r>
      <w:r>
        <w:rPr>
          <w:rFonts w:ascii="Times New Roman" w:hAnsi="Times New Roman" w:cs="Times New Roman"/>
        </w:rPr>
        <w:t xml:space="preserve"> </w:t>
      </w:r>
      <w:r w:rsidR="00FA3D75">
        <w:rPr>
          <w:rFonts w:ascii="Times New Roman" w:hAnsi="Times New Roman" w:cs="Times New Roman"/>
        </w:rPr>
        <w:t xml:space="preserve">data for the </w:t>
      </w:r>
      <w:r w:rsidR="00FA3D75" w:rsidRPr="00F74943">
        <w:rPr>
          <w:rFonts w:ascii="Times New Roman" w:hAnsi="Times New Roman" w:cs="Times New Roman"/>
        </w:rPr>
        <w:t>American Robin</w:t>
      </w:r>
      <w:r w:rsidR="00FA3D75">
        <w:rPr>
          <w:rFonts w:ascii="Times New Roman" w:hAnsi="Times New Roman" w:cs="Times New Roman"/>
        </w:rPr>
        <w:t xml:space="preserve"> (</w:t>
      </w:r>
      <w:proofErr w:type="spellStart"/>
      <w:r w:rsidR="00FA3D75" w:rsidRPr="008750AB">
        <w:rPr>
          <w:rFonts w:ascii="Times New Roman" w:hAnsi="Times New Roman" w:cs="Times New Roman"/>
          <w:i/>
        </w:rPr>
        <w:t>Turdus</w:t>
      </w:r>
      <w:proofErr w:type="spellEnd"/>
      <w:r w:rsidR="00FA3D75" w:rsidRPr="008750AB">
        <w:rPr>
          <w:rFonts w:ascii="Times New Roman" w:hAnsi="Times New Roman" w:cs="Times New Roman"/>
          <w:i/>
        </w:rPr>
        <w:t xml:space="preserve"> </w:t>
      </w:r>
      <w:proofErr w:type="spellStart"/>
      <w:r w:rsidR="00FA3D75" w:rsidRPr="008750AB">
        <w:rPr>
          <w:rFonts w:ascii="Times New Roman" w:hAnsi="Times New Roman" w:cs="Times New Roman"/>
          <w:i/>
        </w:rPr>
        <w:t>migratorius</w:t>
      </w:r>
      <w:proofErr w:type="spellEnd"/>
      <w:r w:rsidR="00FA3D75">
        <w:rPr>
          <w:rFonts w:ascii="Times New Roman" w:hAnsi="Times New Roman" w:cs="Times New Roman"/>
        </w:rPr>
        <w:t>)</w:t>
      </w:r>
      <w:r w:rsidR="00FA3D75" w:rsidRPr="00F74943">
        <w:rPr>
          <w:rFonts w:ascii="Times New Roman" w:hAnsi="Times New Roman" w:cs="Times New Roman"/>
        </w:rPr>
        <w:t xml:space="preserve"> from </w:t>
      </w:r>
      <w:r w:rsidR="005B3576">
        <w:rPr>
          <w:rFonts w:ascii="Times New Roman" w:hAnsi="Times New Roman" w:cs="Times New Roman"/>
        </w:rPr>
        <w:t>CBCs</w:t>
      </w:r>
      <w:r w:rsidR="00FA3D75" w:rsidRPr="00F74943">
        <w:rPr>
          <w:rFonts w:ascii="Times New Roman" w:hAnsi="Times New Roman" w:cs="Times New Roman"/>
        </w:rPr>
        <w:t xml:space="preserve"> conducted across</w:t>
      </w:r>
      <w:r>
        <w:rPr>
          <w:rFonts w:ascii="Times New Roman" w:hAnsi="Times New Roman" w:cs="Times New Roman"/>
        </w:rPr>
        <w:t xml:space="preserve"> the continental US and Canada</w:t>
      </w:r>
      <w:r w:rsidR="00FA3D75" w:rsidRPr="00F74943">
        <w:rPr>
          <w:rFonts w:ascii="Times New Roman" w:hAnsi="Times New Roman" w:cs="Times New Roman"/>
        </w:rPr>
        <w:t xml:space="preserve"> </w:t>
      </w:r>
      <w:r w:rsidR="00DA23F8">
        <w:rPr>
          <w:rFonts w:ascii="Times New Roman" w:hAnsi="Times New Roman" w:cs="Times New Roman"/>
        </w:rPr>
        <w:t>between</w:t>
      </w:r>
      <w:r w:rsidR="00FA3D75" w:rsidRPr="00F74943">
        <w:rPr>
          <w:rFonts w:ascii="Times New Roman" w:hAnsi="Times New Roman" w:cs="Times New Roman"/>
        </w:rPr>
        <w:t xml:space="preserve"> 1966 </w:t>
      </w:r>
      <w:r w:rsidR="00DA23F8">
        <w:rPr>
          <w:rFonts w:ascii="Times New Roman" w:hAnsi="Times New Roman" w:cs="Times New Roman"/>
        </w:rPr>
        <w:t>and</w:t>
      </w:r>
      <w:r w:rsidR="00FA3D75" w:rsidRPr="00F74943">
        <w:rPr>
          <w:rFonts w:ascii="Times New Roman" w:hAnsi="Times New Roman" w:cs="Times New Roman"/>
        </w:rPr>
        <w:t xml:space="preserve"> 2017</w:t>
      </w:r>
      <w:r w:rsidR="00FA3D75">
        <w:rPr>
          <w:rFonts w:ascii="Times New Roman" w:hAnsi="Times New Roman" w:cs="Times New Roman"/>
        </w:rPr>
        <w:t xml:space="preserve">, </w:t>
      </w:r>
      <w:r w:rsidR="00F74943" w:rsidRPr="00F74943">
        <w:rPr>
          <w:rFonts w:ascii="Times New Roman" w:hAnsi="Times New Roman" w:cs="Times New Roman"/>
        </w:rPr>
        <w:t>to demonstrate the SVC modeling approach</w:t>
      </w:r>
      <w:r w:rsidR="00DA23F8">
        <w:rPr>
          <w:rFonts w:ascii="Times New Roman" w:hAnsi="Times New Roman" w:cs="Times New Roman"/>
        </w:rPr>
        <w:t>, compare results with those from</w:t>
      </w:r>
      <w:r w:rsidR="00FA3D75">
        <w:rPr>
          <w:rFonts w:ascii="Times New Roman" w:hAnsi="Times New Roman" w:cs="Times New Roman"/>
        </w:rPr>
        <w:t xml:space="preserve"> the standard approach</w:t>
      </w:r>
      <w:r w:rsidR="00DA23F8">
        <w:rPr>
          <w:rFonts w:ascii="Times New Roman" w:hAnsi="Times New Roman" w:cs="Times New Roman"/>
        </w:rPr>
        <w:t xml:space="preserve">, and illustrate a straightforward analysis of fine scaled trends. </w:t>
      </w:r>
      <w:r w:rsidR="00F74943" w:rsidRPr="00F74943">
        <w:rPr>
          <w:rFonts w:ascii="Times New Roman" w:hAnsi="Times New Roman" w:cs="Times New Roman"/>
        </w:rPr>
        <w:t xml:space="preserve">Before modeling the </w:t>
      </w:r>
      <w:r w:rsidR="00DA23F8">
        <w:rPr>
          <w:rFonts w:ascii="Times New Roman" w:hAnsi="Times New Roman" w:cs="Times New Roman"/>
        </w:rPr>
        <w:t xml:space="preserve">CBC </w:t>
      </w:r>
      <w:r w:rsidR="00F74943" w:rsidRPr="00F74943">
        <w:rPr>
          <w:rFonts w:ascii="Times New Roman" w:hAnsi="Times New Roman" w:cs="Times New Roman"/>
        </w:rPr>
        <w:t>data, extreme outliers (</w:t>
      </w:r>
      <w:r w:rsidR="00C57F76">
        <w:rPr>
          <w:rFonts w:ascii="Times New Roman" w:hAnsi="Times New Roman" w:cs="Times New Roman"/>
        </w:rPr>
        <w:t xml:space="preserve">&gt; </w:t>
      </w:r>
      <w:r w:rsidR="00F74943" w:rsidRPr="00F74943">
        <w:rPr>
          <w:rFonts w:ascii="Times New Roman" w:hAnsi="Times New Roman" w:cs="Times New Roman"/>
        </w:rPr>
        <w:t>3 SD from the mean, after log transformation) in counts and effort were removed. After filtering, there were</w:t>
      </w:r>
      <w:r w:rsidR="00DA23F8">
        <w:rPr>
          <w:rFonts w:ascii="Times New Roman" w:hAnsi="Times New Roman" w:cs="Times New Roman"/>
        </w:rPr>
        <w:t xml:space="preserve"> </w:t>
      </w:r>
      <w:r w:rsidR="00DA23F8" w:rsidRPr="00DA23F8">
        <w:rPr>
          <w:rFonts w:ascii="Times New Roman" w:hAnsi="Times New Roman" w:cs="Times New Roman"/>
        </w:rPr>
        <w:t>36</w:t>
      </w:r>
      <w:r w:rsidR="00DA23F8">
        <w:rPr>
          <w:rFonts w:ascii="Times New Roman" w:hAnsi="Times New Roman" w:cs="Times New Roman"/>
        </w:rPr>
        <w:t>,</w:t>
      </w:r>
      <w:r w:rsidR="00DA23F8" w:rsidRPr="00DA23F8">
        <w:rPr>
          <w:rFonts w:ascii="Times New Roman" w:hAnsi="Times New Roman" w:cs="Times New Roman"/>
        </w:rPr>
        <w:t>650</w:t>
      </w:r>
      <w:r w:rsidR="00DA23F8">
        <w:rPr>
          <w:rFonts w:ascii="Times New Roman" w:hAnsi="Times New Roman" w:cs="Times New Roman"/>
        </w:rPr>
        <w:t>,</w:t>
      </w:r>
      <w:r w:rsidR="00DA23F8" w:rsidRPr="00DA23F8">
        <w:rPr>
          <w:rFonts w:ascii="Times New Roman" w:hAnsi="Times New Roman" w:cs="Times New Roman"/>
        </w:rPr>
        <w:t>191</w:t>
      </w:r>
      <w:r w:rsidR="00E711F7">
        <w:rPr>
          <w:rFonts w:ascii="Times New Roman" w:hAnsi="Times New Roman" w:cs="Times New Roman"/>
        </w:rPr>
        <w:t xml:space="preserve"> American Robins encountered in </w:t>
      </w:r>
      <w:r w:rsidR="00F74943" w:rsidRPr="00F74943">
        <w:rPr>
          <w:rFonts w:ascii="Times New Roman" w:hAnsi="Times New Roman" w:cs="Times New Roman"/>
        </w:rPr>
        <w:t>78,140 counts from 3</w:t>
      </w:r>
      <w:r w:rsidR="00C57F76">
        <w:rPr>
          <w:rFonts w:ascii="Times New Roman" w:hAnsi="Times New Roman" w:cs="Times New Roman"/>
        </w:rPr>
        <w:t>,</w:t>
      </w:r>
      <w:r w:rsidR="00F74943" w:rsidRPr="00F74943">
        <w:rPr>
          <w:rFonts w:ascii="Times New Roman" w:hAnsi="Times New Roman" w:cs="Times New Roman"/>
        </w:rPr>
        <w:t xml:space="preserve">195 count circles </w:t>
      </w:r>
      <w:r w:rsidR="005E5120">
        <w:rPr>
          <w:rFonts w:ascii="Times New Roman" w:hAnsi="Times New Roman" w:cs="Times New Roman"/>
        </w:rPr>
        <w:t xml:space="preserve">over 52 years, </w:t>
      </w:r>
      <w:ins w:id="86" w:author="Michel, Nicole" w:date="2018-12-06T16:01:00Z">
        <w:r w:rsidR="002E1FFF">
          <w:rPr>
            <w:rFonts w:ascii="Times New Roman" w:hAnsi="Times New Roman" w:cs="Times New Roman"/>
          </w:rPr>
          <w:t xml:space="preserve">available </w:t>
        </w:r>
      </w:ins>
      <w:r w:rsidR="00F74943" w:rsidRPr="00F74943">
        <w:rPr>
          <w:rFonts w:ascii="Times New Roman" w:hAnsi="Times New Roman" w:cs="Times New Roman"/>
        </w:rPr>
        <w:t>for modeling.</w:t>
      </w:r>
    </w:p>
    <w:p w14:paraId="38AFEA56" w14:textId="27E7775B" w:rsidR="00F74943" w:rsidRPr="00F74943" w:rsidRDefault="00F74943" w:rsidP="00C659F6">
      <w:pPr>
        <w:pStyle w:val="NoSpacing"/>
        <w:spacing w:line="480" w:lineRule="auto"/>
        <w:ind w:firstLine="720"/>
        <w:rPr>
          <w:rFonts w:ascii="Times New Roman" w:hAnsi="Times New Roman" w:cs="Times New Roman"/>
        </w:rPr>
      </w:pPr>
      <w:r w:rsidRPr="00F74943">
        <w:rPr>
          <w:rFonts w:ascii="Times New Roman" w:hAnsi="Times New Roman" w:cs="Times New Roman"/>
        </w:rPr>
        <w:t>Locations of the 3</w:t>
      </w:r>
      <w:r w:rsidR="00C57F76">
        <w:rPr>
          <w:rFonts w:ascii="Times New Roman" w:hAnsi="Times New Roman" w:cs="Times New Roman"/>
        </w:rPr>
        <w:t>,</w:t>
      </w:r>
      <w:r w:rsidR="008750AB">
        <w:rPr>
          <w:rFonts w:ascii="Times New Roman" w:hAnsi="Times New Roman" w:cs="Times New Roman"/>
        </w:rPr>
        <w:t xml:space="preserve">195 </w:t>
      </w:r>
      <w:r w:rsidR="00CD75F0">
        <w:rPr>
          <w:rFonts w:ascii="Times New Roman" w:hAnsi="Times New Roman" w:cs="Times New Roman"/>
        </w:rPr>
        <w:t xml:space="preserve">unique </w:t>
      </w:r>
      <w:r w:rsidR="008750AB">
        <w:rPr>
          <w:rFonts w:ascii="Times New Roman" w:hAnsi="Times New Roman" w:cs="Times New Roman"/>
        </w:rPr>
        <w:t xml:space="preserve">count circles </w:t>
      </w:r>
      <w:r w:rsidRPr="00F74943">
        <w:rPr>
          <w:rFonts w:ascii="Times New Roman" w:hAnsi="Times New Roman" w:cs="Times New Roman"/>
        </w:rPr>
        <w:t>were mapped using the North American Albers Equal Area Conic projection (EPSG 102008</w:t>
      </w:r>
      <w:r w:rsidR="005A429B">
        <w:rPr>
          <w:rFonts w:ascii="Times New Roman" w:hAnsi="Times New Roman" w:cs="Times New Roman"/>
        </w:rPr>
        <w:t xml:space="preserve">, </w:t>
      </w:r>
      <w:r w:rsidR="005A429B" w:rsidRPr="005A429B">
        <w:rPr>
          <w:rFonts w:ascii="Times New Roman" w:hAnsi="Times New Roman" w:cs="Times New Roman"/>
        </w:rPr>
        <w:t>https://epsg.io/102008</w:t>
      </w:r>
      <w:r w:rsidRPr="00F74943">
        <w:rPr>
          <w:rFonts w:ascii="Times New Roman" w:hAnsi="Times New Roman" w:cs="Times New Roman"/>
        </w:rPr>
        <w:t>) and assigned to 880 cells on a grid divided along 100 km increments in l</w:t>
      </w:r>
      <w:r w:rsidR="008750AB">
        <w:rPr>
          <w:rFonts w:ascii="Times New Roman" w:hAnsi="Times New Roman" w:cs="Times New Roman"/>
        </w:rPr>
        <w:t xml:space="preserve">atitude and longitude (Fig. </w:t>
      </w:r>
      <w:r w:rsidR="00052F6A">
        <w:rPr>
          <w:rFonts w:ascii="Times New Roman" w:hAnsi="Times New Roman" w:cs="Times New Roman"/>
        </w:rPr>
        <w:t>1A</w:t>
      </w:r>
      <w:r w:rsidRPr="00F74943">
        <w:rPr>
          <w:rFonts w:ascii="Times New Roman" w:hAnsi="Times New Roman" w:cs="Times New Roman"/>
        </w:rPr>
        <w:t>). Grid cells formed a continuous lattice within a non-convex polygon</w:t>
      </w:r>
      <w:r w:rsidR="009178C5">
        <w:rPr>
          <w:rFonts w:ascii="Times New Roman" w:hAnsi="Times New Roman" w:cs="Times New Roman"/>
        </w:rPr>
        <w:t xml:space="preserve"> created using circle locations</w:t>
      </w:r>
      <w:r w:rsidRPr="00F74943">
        <w:rPr>
          <w:rFonts w:ascii="Times New Roman" w:hAnsi="Times New Roman" w:cs="Times New Roman"/>
        </w:rPr>
        <w:t>. The number of count circles per grid cell varied from 0 to</w:t>
      </w:r>
      <w:r w:rsidR="008750AB">
        <w:rPr>
          <w:rFonts w:ascii="Times New Roman" w:hAnsi="Times New Roman" w:cs="Times New Roman"/>
        </w:rPr>
        <w:t xml:space="preserve"> 20, </w:t>
      </w:r>
      <w:r w:rsidR="00CD75F0">
        <w:rPr>
          <w:rFonts w:ascii="Times New Roman" w:hAnsi="Times New Roman" w:cs="Times New Roman"/>
        </w:rPr>
        <w:t>and</w:t>
      </w:r>
      <w:r w:rsidR="008750AB">
        <w:rPr>
          <w:rFonts w:ascii="Times New Roman" w:hAnsi="Times New Roman" w:cs="Times New Roman"/>
        </w:rPr>
        <w:t xml:space="preserve"> averaged 2.</w:t>
      </w:r>
      <w:r w:rsidR="005E5120">
        <w:rPr>
          <w:rFonts w:ascii="Times New Roman" w:hAnsi="Times New Roman" w:cs="Times New Roman"/>
        </w:rPr>
        <w:t>43</w:t>
      </w:r>
      <w:r w:rsidR="008750AB">
        <w:rPr>
          <w:rFonts w:ascii="Times New Roman" w:hAnsi="Times New Roman" w:cs="Times New Roman"/>
        </w:rPr>
        <w:t xml:space="preserve"> (Fig. </w:t>
      </w:r>
      <w:r w:rsidR="00052F6A">
        <w:rPr>
          <w:rFonts w:ascii="Times New Roman" w:hAnsi="Times New Roman" w:cs="Times New Roman"/>
        </w:rPr>
        <w:t>1</w:t>
      </w:r>
      <w:r w:rsidR="00B91B48">
        <w:rPr>
          <w:rFonts w:ascii="Times New Roman" w:hAnsi="Times New Roman" w:cs="Times New Roman"/>
        </w:rPr>
        <w:t>A</w:t>
      </w:r>
      <w:r w:rsidRPr="00F74943">
        <w:rPr>
          <w:rFonts w:ascii="Times New Roman" w:hAnsi="Times New Roman" w:cs="Times New Roman"/>
        </w:rPr>
        <w:t xml:space="preserve">). The number of </w:t>
      </w:r>
      <w:commentRangeStart w:id="87"/>
      <w:r w:rsidRPr="00F74943">
        <w:rPr>
          <w:rFonts w:ascii="Times New Roman" w:hAnsi="Times New Roman" w:cs="Times New Roman"/>
        </w:rPr>
        <w:t xml:space="preserve">neighbors </w:t>
      </w:r>
      <w:commentRangeEnd w:id="87"/>
      <w:r w:rsidR="00646555">
        <w:rPr>
          <w:rStyle w:val="CommentReference"/>
        </w:rPr>
        <w:commentReference w:id="87"/>
      </w:r>
      <w:r w:rsidRPr="00F74943">
        <w:rPr>
          <w:rFonts w:ascii="Times New Roman" w:hAnsi="Times New Roman" w:cs="Times New Roman"/>
        </w:rPr>
        <w:t>for a given grid cell ranged from 1 to 8</w:t>
      </w:r>
      <w:r w:rsidR="00CD75F0">
        <w:rPr>
          <w:rFonts w:ascii="Times New Roman" w:hAnsi="Times New Roman" w:cs="Times New Roman"/>
        </w:rPr>
        <w:t>,</w:t>
      </w:r>
      <w:r w:rsidRPr="00F74943">
        <w:rPr>
          <w:rFonts w:ascii="Times New Roman" w:hAnsi="Times New Roman" w:cs="Times New Roman"/>
        </w:rPr>
        <w:t xml:space="preserve"> and averaged 7.48.</w:t>
      </w:r>
      <w:r w:rsidR="00C80779">
        <w:rPr>
          <w:rFonts w:ascii="Times New Roman" w:hAnsi="Times New Roman" w:cs="Times New Roman"/>
        </w:rPr>
        <w:t xml:space="preserve">  Note that grid cells with zero counts were retained during model estimation to preserve the spatial relationships between counts.  However, before analyzing resulting trend estimates, cells with no observed counts were removed from the dataset, as we were not interested in interpolat</w:t>
      </w:r>
      <w:ins w:id="88" w:author="Michel, Nicole" w:date="2018-12-06T16:05:00Z">
        <w:r w:rsidR="00646555">
          <w:rPr>
            <w:rFonts w:ascii="Times New Roman" w:hAnsi="Times New Roman" w:cs="Times New Roman"/>
          </w:rPr>
          <w:t>ing</w:t>
        </w:r>
      </w:ins>
      <w:del w:id="89" w:author="Michel, Nicole" w:date="2018-12-06T16:05:00Z">
        <w:r w:rsidR="00C80779" w:rsidDel="00646555">
          <w:rPr>
            <w:rFonts w:ascii="Times New Roman" w:hAnsi="Times New Roman" w:cs="Times New Roman"/>
          </w:rPr>
          <w:delText>ed</w:delText>
        </w:r>
      </w:del>
      <w:r w:rsidR="00C80779">
        <w:rPr>
          <w:rFonts w:ascii="Times New Roman" w:hAnsi="Times New Roman" w:cs="Times New Roman"/>
        </w:rPr>
        <w:t xml:space="preserve"> trends for grid cells without CBC sites.</w:t>
      </w:r>
    </w:p>
    <w:p w14:paraId="60918491" w14:textId="77777777" w:rsidR="00C80779" w:rsidRDefault="00C80779" w:rsidP="00305174">
      <w:pPr>
        <w:pStyle w:val="NoSpacing"/>
        <w:spacing w:line="480" w:lineRule="auto"/>
        <w:rPr>
          <w:rFonts w:ascii="Times New Roman" w:hAnsi="Times New Roman" w:cs="Times New Roman"/>
          <w:b/>
          <w:i/>
        </w:rPr>
      </w:pPr>
    </w:p>
    <w:p w14:paraId="4FBDB39E" w14:textId="2FDCBCAE" w:rsidR="00C57F76" w:rsidRPr="00C57F76" w:rsidRDefault="000208B6" w:rsidP="00305174">
      <w:pPr>
        <w:pStyle w:val="NoSpacing"/>
        <w:spacing w:line="480" w:lineRule="auto"/>
        <w:rPr>
          <w:rFonts w:ascii="Times New Roman" w:hAnsi="Times New Roman" w:cs="Times New Roman"/>
          <w:b/>
          <w:i/>
        </w:rPr>
      </w:pPr>
      <w:r>
        <w:rPr>
          <w:rFonts w:ascii="Times New Roman" w:hAnsi="Times New Roman" w:cs="Times New Roman"/>
          <w:b/>
          <w:i/>
        </w:rPr>
        <w:t>Model Computation</w:t>
      </w:r>
    </w:p>
    <w:p w14:paraId="3BA08E17" w14:textId="2532054E" w:rsidR="008F2D46" w:rsidRDefault="00D71569" w:rsidP="00305174">
      <w:pPr>
        <w:pStyle w:val="NoSpacing"/>
        <w:spacing w:line="480" w:lineRule="auto"/>
        <w:rPr>
          <w:rFonts w:ascii="Times New Roman" w:hAnsi="Times New Roman" w:cs="Times New Roman"/>
        </w:rPr>
      </w:pPr>
      <w:r>
        <w:rPr>
          <w:rFonts w:ascii="Times New Roman" w:hAnsi="Times New Roman" w:cs="Times New Roman"/>
        </w:rPr>
        <w:t xml:space="preserve">The SVC </w:t>
      </w:r>
      <w:r w:rsidRPr="00F74943">
        <w:rPr>
          <w:rFonts w:ascii="Times New Roman" w:hAnsi="Times New Roman" w:cs="Times New Roman"/>
        </w:rPr>
        <w:t xml:space="preserve">model </w:t>
      </w:r>
      <w:r>
        <w:rPr>
          <w:rFonts w:ascii="Times New Roman" w:hAnsi="Times New Roman" w:cs="Times New Roman"/>
        </w:rPr>
        <w:t>described above</w:t>
      </w:r>
      <w:r w:rsidRPr="00F74943">
        <w:rPr>
          <w:rFonts w:ascii="Times New Roman" w:hAnsi="Times New Roman" w:cs="Times New Roman"/>
        </w:rPr>
        <w:t xml:space="preserve"> was </w:t>
      </w:r>
      <w:r>
        <w:rPr>
          <w:rFonts w:ascii="Times New Roman" w:hAnsi="Times New Roman" w:cs="Times New Roman"/>
        </w:rPr>
        <w:t>analyzed</w:t>
      </w:r>
      <w:r w:rsidRPr="00F74943">
        <w:rPr>
          <w:rFonts w:ascii="Times New Roman" w:hAnsi="Times New Roman" w:cs="Times New Roman"/>
        </w:rPr>
        <w:t xml:space="preserve"> </w:t>
      </w:r>
      <w:r w:rsidR="009178C5">
        <w:rPr>
          <w:rFonts w:ascii="Times New Roman" w:hAnsi="Times New Roman" w:cs="Times New Roman"/>
        </w:rPr>
        <w:t>with</w:t>
      </w:r>
      <w:r>
        <w:rPr>
          <w:rFonts w:ascii="Times New Roman" w:hAnsi="Times New Roman" w:cs="Times New Roman"/>
        </w:rPr>
        <w:t xml:space="preserve">in a Bayesian framework </w:t>
      </w:r>
      <w:r w:rsidRPr="00F74943">
        <w:rPr>
          <w:rFonts w:ascii="Times New Roman" w:hAnsi="Times New Roman" w:cs="Times New Roman"/>
        </w:rPr>
        <w:t>using the R-INLA package</w:t>
      </w:r>
      <w:r>
        <w:rPr>
          <w:rFonts w:ascii="Times New Roman" w:hAnsi="Times New Roman" w:cs="Times New Roman"/>
        </w:rPr>
        <w:t xml:space="preserve"> </w:t>
      </w:r>
      <w:r w:rsidRPr="005A429B">
        <w:rPr>
          <w:rFonts w:ascii="Times New Roman" w:hAnsi="Times New Roman" w:cs="Times New Roman"/>
        </w:rPr>
        <w:t>(Rue et al. 2017)</w:t>
      </w:r>
      <w:r w:rsidRPr="00F74943">
        <w:rPr>
          <w:rFonts w:ascii="Times New Roman" w:hAnsi="Times New Roman" w:cs="Times New Roman"/>
        </w:rPr>
        <w:t xml:space="preserve"> for </w:t>
      </w:r>
      <w:commentRangeStart w:id="90"/>
      <w:r w:rsidRPr="00F74943">
        <w:rPr>
          <w:rFonts w:ascii="Times New Roman" w:hAnsi="Times New Roman" w:cs="Times New Roman"/>
        </w:rPr>
        <w:t>R</w:t>
      </w:r>
      <w:r>
        <w:rPr>
          <w:rFonts w:ascii="Times New Roman" w:hAnsi="Times New Roman" w:cs="Times New Roman"/>
        </w:rPr>
        <w:t xml:space="preserve"> statistical computing software </w:t>
      </w:r>
      <w:commentRangeEnd w:id="90"/>
      <w:r w:rsidR="00646555">
        <w:rPr>
          <w:rStyle w:val="CommentReference"/>
        </w:rPr>
        <w:commentReference w:id="90"/>
      </w:r>
      <w:r w:rsidRPr="00B13751">
        <w:rPr>
          <w:rFonts w:ascii="Times New Roman" w:hAnsi="Times New Roman" w:cs="Times New Roman"/>
        </w:rPr>
        <w:t>(R Core Team 2016)</w:t>
      </w:r>
      <w:r>
        <w:rPr>
          <w:rFonts w:ascii="Times New Roman" w:hAnsi="Times New Roman" w:cs="Times New Roman"/>
        </w:rPr>
        <w:t xml:space="preserve">. </w:t>
      </w:r>
      <w:r w:rsidR="00B532B4">
        <w:rPr>
          <w:rFonts w:ascii="Times New Roman" w:hAnsi="Times New Roman" w:cs="Times New Roman"/>
        </w:rPr>
        <w:t xml:space="preserve">For parameters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9178C5">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9178C5">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9178C5">
        <w:rPr>
          <w:rFonts w:ascii="Times New Roman" w:eastAsiaTheme="minorEastAsia" w:hAnsi="Times New Roman" w:cs="Times New Roman"/>
        </w:rPr>
        <w:t xml:space="preserve">, </w:t>
      </w:r>
      <w:r w:rsidR="009178C5">
        <w:rPr>
          <w:rFonts w:ascii="Times New Roman" w:hAnsi="Times New Roman" w:cs="Times New Roman"/>
        </w:rPr>
        <w:t xml:space="preserve">with CAR structure, </w:t>
      </w:r>
      <w:r w:rsidR="00B532B4">
        <w:rPr>
          <w:rFonts w:ascii="Times New Roman" w:hAnsi="Times New Roman" w:cs="Times New Roman"/>
        </w:rPr>
        <w:t>precision matrices were scaled such that</w:t>
      </w:r>
      <w:r w:rsidR="00B532B4" w:rsidRPr="00B532B4">
        <w:rPr>
          <w:rFonts w:ascii="Times New Roman" w:hAnsi="Times New Roman" w:cs="Times New Roman"/>
        </w:rPr>
        <w:t xml:space="preserve"> the geometric mean of marginal variances </w:t>
      </w:r>
      <w:r w:rsidR="00B532B4">
        <w:rPr>
          <w:rFonts w:ascii="Times New Roman" w:hAnsi="Times New Roman" w:cs="Times New Roman"/>
        </w:rPr>
        <w:t>wa</w:t>
      </w:r>
      <w:r w:rsidR="00B532B4" w:rsidRPr="00B532B4">
        <w:rPr>
          <w:rFonts w:ascii="Times New Roman" w:hAnsi="Times New Roman" w:cs="Times New Roman"/>
        </w:rPr>
        <w:t>s equal to one</w:t>
      </w:r>
      <w:r w:rsidR="00B532B4">
        <w:rPr>
          <w:rFonts w:ascii="Times New Roman" w:hAnsi="Times New Roman" w:cs="Times New Roman"/>
        </w:rPr>
        <w:t xml:space="preserve"> </w:t>
      </w:r>
      <w:r w:rsidR="00126E20">
        <w:rPr>
          <w:rFonts w:ascii="Times New Roman" w:hAnsi="Times New Roman" w:cs="Times New Roman"/>
        </w:rPr>
        <w:fldChar w:fldCharType="begin"/>
      </w:r>
      <w:r w:rsidR="00126E20">
        <w:rPr>
          <w:rFonts w:ascii="Times New Roman" w:hAnsi="Times New Roman" w:cs="Times New Roman"/>
        </w:rPr>
        <w:instrText xml:space="preserve"> ADDIN ZOTERO_ITEM CSL_CITATION {"citationID":"9RHKhb4B","properties":{"formattedCitation":"(Riebler et al. 2016)","plainCitation":"(Riebler et al. 2016)","noteIndex":0},"citationItems":[{"id":15886,"uris":["http://zotero.org/users/40926/items/936GBLWJ"],"uri":["http://zotero.org/users/40926/items/936GBLWJ"],"itemData":{"id":15886,"type":"article-journal","title":"An intuitive Bayesian spatial model for disease mapping that accounts for scaling","container-title":"Statistical methods in medical research","page":"1145–1165","volume":"25","issue":"4","source":"Google Scholar","author":[{"family":"Riebler","given":"Andrea"},{"family":"Sørbye","given":"Sigrunn H."},{"family":"Simpson","given":"Daniel"},{"family":"Rue","given":"H\\a","dropping-particle":"avard"}],"issued":{"date-parts":[["2016"]]}}}],"schema":"https://github.com/citation-style-language/schema/raw/master/csl-citation.json"} </w:instrText>
      </w:r>
      <w:r w:rsidR="00126E20">
        <w:rPr>
          <w:rFonts w:ascii="Times New Roman" w:hAnsi="Times New Roman" w:cs="Times New Roman"/>
        </w:rPr>
        <w:fldChar w:fldCharType="separate"/>
      </w:r>
      <w:r w:rsidR="00126E20" w:rsidRPr="00126E20">
        <w:rPr>
          <w:rFonts w:ascii="Times New Roman" w:hAnsi="Times New Roman" w:cs="Times New Roman"/>
        </w:rPr>
        <w:t>(Riebler et al. 2016)</w:t>
      </w:r>
      <w:r w:rsidR="00126E20">
        <w:rPr>
          <w:rFonts w:ascii="Times New Roman" w:hAnsi="Times New Roman" w:cs="Times New Roman"/>
        </w:rPr>
        <w:fldChar w:fldCharType="end"/>
      </w:r>
      <w:r w:rsidR="00EB3F30">
        <w:rPr>
          <w:rFonts w:ascii="Times New Roman" w:hAnsi="Times New Roman" w:cs="Times New Roman"/>
        </w:rPr>
        <w:t>, and p</w:t>
      </w:r>
      <w:r w:rsidR="00B532B4">
        <w:rPr>
          <w:rFonts w:ascii="Times New Roman" w:hAnsi="Times New Roman" w:cs="Times New Roman"/>
        </w:rPr>
        <w:t>riors</w:t>
      </w:r>
      <w:r>
        <w:rPr>
          <w:rFonts w:ascii="Times New Roman" w:hAnsi="Times New Roman" w:cs="Times New Roman"/>
        </w:rPr>
        <w:t xml:space="preserve"> </w:t>
      </w:r>
      <w:r w:rsidR="00B532B4">
        <w:rPr>
          <w:rFonts w:ascii="Times New Roman" w:hAnsi="Times New Roman" w:cs="Times New Roman"/>
        </w:rPr>
        <w:t xml:space="preserve">for </w:t>
      </w:r>
      <w:r w:rsidR="009178C5">
        <w:rPr>
          <w:rFonts w:ascii="Times New Roman" w:hAnsi="Times New Roman" w:cs="Times New Roman"/>
        </w:rPr>
        <w:lastRenderedPageBreak/>
        <w:t>precision parameters were</w:t>
      </w:r>
      <w:r>
        <w:rPr>
          <w:rFonts w:ascii="Times New Roman" w:eastAsiaTheme="minorEastAsia" w:hAnsi="Times New Roman" w:cs="Times New Roman"/>
        </w:rPr>
        <w:t xml:space="preserve"> </w:t>
      </w:r>
      <w:r w:rsidRPr="00F74943">
        <w:rPr>
          <w:rFonts w:ascii="Times New Roman" w:hAnsi="Times New Roman" w:cs="Times New Roman"/>
        </w:rPr>
        <w:t xml:space="preserve">penalized complexity </w:t>
      </w:r>
      <w:r>
        <w:rPr>
          <w:rFonts w:ascii="Times New Roman" w:hAnsi="Times New Roman" w:cs="Times New Roman"/>
        </w:rPr>
        <w:t xml:space="preserve">(PC) </w:t>
      </w:r>
      <w:r w:rsidRPr="00F74943">
        <w:rPr>
          <w:rFonts w:ascii="Times New Roman" w:hAnsi="Times New Roman" w:cs="Times New Roman"/>
        </w:rPr>
        <w:t>prior</w:t>
      </w:r>
      <w:r>
        <w:rPr>
          <w:rFonts w:ascii="Times New Roman" w:hAnsi="Times New Roman" w:cs="Times New Roman"/>
        </w:rPr>
        <w:t xml:space="preserve">s, </w:t>
      </w:r>
      <w:r w:rsidRPr="00F74943">
        <w:rPr>
          <w:rFonts w:ascii="Times New Roman" w:hAnsi="Times New Roman" w:cs="Times New Roman"/>
        </w:rPr>
        <w:t xml:space="preserve">with parameter values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pc</m:t>
            </m:r>
          </m:sub>
        </m:sSub>
        <m:r>
          <w:rPr>
            <w:rFonts w:ascii="Cambria Math" w:hAnsi="Cambria Math" w:cs="Times New Roman"/>
          </w:rPr>
          <m:t>=1</m:t>
        </m:r>
      </m:oMath>
      <w:r>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pc</m:t>
            </m:r>
          </m:sub>
        </m:sSub>
        <m:r>
          <w:rPr>
            <w:rFonts w:ascii="Cambria Math" w:eastAsiaTheme="minorEastAsia" w:hAnsi="Cambria Math" w:cs="Times New Roman"/>
          </w:rPr>
          <m:t>=0.01</m:t>
        </m:r>
      </m:oMath>
      <w:r>
        <w:rPr>
          <w:rFonts w:ascii="Times New Roman" w:eastAsiaTheme="minorEastAsia" w:hAnsi="Times New Roman" w:cs="Times New Roman"/>
        </w:rPr>
        <w:t xml:space="preserve"> </w:t>
      </w:r>
      <w:r w:rsidRPr="00017EF8">
        <w:rPr>
          <w:rFonts w:ascii="Times New Roman" w:hAnsi="Times New Roman" w:cs="Times New Roman"/>
        </w:rPr>
        <w:t>(Simpson et al. 2017)</w:t>
      </w:r>
      <w:r>
        <w:rPr>
          <w:rFonts w:ascii="Times New Roman" w:eastAsiaTheme="minorEastAsia" w:hAnsi="Times New Roman" w:cs="Times New Roman"/>
        </w:rPr>
        <w:t>.  Precision for the zero-centered, exchangeable, random circle effect</w:t>
      </w:r>
      <w:proofErr w:type="gramStart"/>
      <w:r>
        <w:rPr>
          <w:rFonts w:ascii="Times New Roman" w:eastAsiaTheme="minorEastAsia" w:hAnsi="Times New Roman" w:cs="Times New Roman"/>
        </w:rPr>
        <w:t xml:space="preserve">, </w:t>
      </w:r>
      <w:proofErr w:type="gramEnd"/>
      <m:oMath>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k</m:t>
            </m:r>
          </m:sub>
        </m:sSub>
      </m:oMath>
      <w:r>
        <w:rPr>
          <w:rFonts w:ascii="Times New Roman" w:eastAsiaTheme="minorEastAsia" w:hAnsi="Times New Roman" w:cs="Times New Roman"/>
        </w:rPr>
        <w:t xml:space="preserve">, was also assigned a </w:t>
      </w:r>
      <w:r>
        <w:rPr>
          <w:rFonts w:ascii="Times New Roman" w:hAnsi="Times New Roman" w:cs="Times New Roman"/>
        </w:rPr>
        <w:t xml:space="preserve">PC </w:t>
      </w:r>
      <w:r w:rsidRPr="00F74943">
        <w:rPr>
          <w:rFonts w:ascii="Times New Roman" w:hAnsi="Times New Roman" w:cs="Times New Roman"/>
        </w:rPr>
        <w:t>prior</w:t>
      </w:r>
      <w:r>
        <w:rPr>
          <w:rFonts w:ascii="Times New Roman" w:hAnsi="Times New Roman" w:cs="Times New Roman"/>
        </w:rPr>
        <w:t xml:space="preserve"> </w:t>
      </w:r>
      <w:r w:rsidRPr="00F74943">
        <w:rPr>
          <w:rFonts w:ascii="Times New Roman" w:hAnsi="Times New Roman" w:cs="Times New Roman"/>
        </w:rPr>
        <w:t xml:space="preserve">with parameter values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pc</m:t>
            </m:r>
          </m:sub>
        </m:sSub>
        <m:r>
          <w:rPr>
            <w:rFonts w:ascii="Cambria Math" w:hAnsi="Cambria Math" w:cs="Times New Roman"/>
          </w:rPr>
          <m:t>=1</m:t>
        </m:r>
      </m:oMath>
      <w:r>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pc</m:t>
            </m:r>
          </m:sub>
        </m:sSub>
        <m:r>
          <w:rPr>
            <w:rFonts w:ascii="Cambria Math" w:eastAsiaTheme="minorEastAsia" w:hAnsi="Cambria Math" w:cs="Times New Roman"/>
          </w:rPr>
          <m:t>=0.01</m:t>
        </m:r>
      </m:oMath>
      <w:r>
        <w:rPr>
          <w:rFonts w:ascii="Times New Roman" w:eastAsiaTheme="minorEastAsia" w:hAnsi="Times New Roman" w:cs="Times New Roman"/>
        </w:rPr>
        <w:t xml:space="preserve"> </w:t>
      </w:r>
      <w:r w:rsidRPr="00017EF8">
        <w:rPr>
          <w:rFonts w:ascii="Times New Roman" w:hAnsi="Times New Roman" w:cs="Times New Roman"/>
        </w:rPr>
        <w:t>(Simpson et al. 2017)</w:t>
      </w:r>
      <w:r>
        <w:rPr>
          <w:rFonts w:ascii="Times New Roman" w:eastAsiaTheme="minorEastAsia" w:hAnsi="Times New Roman" w:cs="Times New Roman"/>
        </w:rPr>
        <w:t xml:space="preserve">.  The </w:t>
      </w:r>
      <w:proofErr w:type="spellStart"/>
      <w:r>
        <w:rPr>
          <w:rFonts w:ascii="Times New Roman" w:eastAsiaTheme="minorEastAsia" w:hAnsi="Times New Roman" w:cs="Times New Roman"/>
        </w:rPr>
        <w:t>overdispersion</w:t>
      </w:r>
      <w:proofErr w:type="spellEnd"/>
      <w:r>
        <w:rPr>
          <w:rFonts w:ascii="Times New Roman" w:eastAsiaTheme="minorEastAsia" w:hAnsi="Times New Roman" w:cs="Times New Roman"/>
        </w:rPr>
        <w:t xml:space="preserve"> term</w:t>
      </w:r>
      <w:r w:rsidR="00EB3F30">
        <w:rPr>
          <w:rFonts w:ascii="Times New Roman" w:eastAsiaTheme="minorEastAsia" w:hAnsi="Times New Roman" w:cs="Times New Roman"/>
        </w:rPr>
        <w:t xml:space="preserve"> for the negative binomial count distribution</w:t>
      </w:r>
      <w:proofErr w:type="gramStart"/>
      <w:r>
        <w:rPr>
          <w:rFonts w:ascii="Times New Roman" w:eastAsiaTheme="minorEastAsia" w:hAnsi="Times New Roman" w:cs="Times New Roman"/>
        </w:rPr>
        <w:t xml:space="preserve">, </w:t>
      </w:r>
      <w:proofErr w:type="gramEnd"/>
      <m:oMath>
        <m:r>
          <w:rPr>
            <w:rFonts w:ascii="Cambria Math" w:eastAsiaTheme="minorEastAsia" w:hAnsi="Cambria Math" w:cs="Times New Roman"/>
          </w:rPr>
          <m:t>ϕ</m:t>
        </m:r>
      </m:oMath>
      <w:r>
        <w:rPr>
          <w:rFonts w:ascii="Times New Roman" w:eastAsiaTheme="minorEastAsia" w:hAnsi="Times New Roman" w:cs="Times New Roman"/>
        </w:rPr>
        <w:t>, was assigned a</w:t>
      </w:r>
      <w:r w:rsidRPr="00F74943">
        <w:rPr>
          <w:rFonts w:ascii="Times New Roman" w:hAnsi="Times New Roman" w:cs="Times New Roman"/>
        </w:rPr>
        <w:t xml:space="preserve"> </w:t>
      </w:r>
      <w:r>
        <w:rPr>
          <w:rFonts w:ascii="Times New Roman" w:hAnsi="Times New Roman" w:cs="Times New Roman"/>
        </w:rPr>
        <w:t xml:space="preserve">PC prior with parameter value </w:t>
      </w:r>
      <w:r>
        <w:rPr>
          <w:rFonts w:ascii="Times New Roman" w:hAnsi="Times New Roman" w:cs="Times New Roman"/>
          <w:i/>
        </w:rPr>
        <w:t>l</w:t>
      </w:r>
      <w:r>
        <w:rPr>
          <w:rFonts w:ascii="Times New Roman" w:hAnsi="Times New Roman" w:cs="Times New Roman"/>
        </w:rPr>
        <w:t xml:space="preserve"> = 7</w:t>
      </w:r>
      <w:r>
        <w:rPr>
          <w:rFonts w:ascii="Times New Roman" w:eastAsiaTheme="minorEastAsia" w:hAnsi="Times New Roman" w:cs="Times New Roman"/>
        </w:rPr>
        <w:t xml:space="preserve">.  </w:t>
      </w:r>
      <w:r w:rsidR="00B532B4">
        <w:rPr>
          <w:rFonts w:ascii="Times New Roman" w:eastAsiaTheme="minorEastAsia" w:hAnsi="Times New Roman" w:cs="Times New Roman"/>
        </w:rPr>
        <w:t xml:space="preserve">Very </w:t>
      </w:r>
      <w:r w:rsidR="00126E20">
        <w:rPr>
          <w:rFonts w:ascii="Times New Roman" w:eastAsiaTheme="minorEastAsia" w:hAnsi="Times New Roman" w:cs="Times New Roman"/>
        </w:rPr>
        <w:t>simply</w:t>
      </w:r>
      <w:r w:rsidR="00B532B4">
        <w:rPr>
          <w:rFonts w:ascii="Times New Roman" w:eastAsiaTheme="minorEastAsia" w:hAnsi="Times New Roman" w:cs="Times New Roman"/>
        </w:rPr>
        <w:t>, as implemented here, PC priors were weakly informative priors with a</w:t>
      </w:r>
      <w:r w:rsidR="00EB3F30">
        <w:rPr>
          <w:rFonts w:ascii="Times New Roman" w:eastAsiaTheme="minorEastAsia" w:hAnsi="Times New Roman" w:cs="Times New Roman"/>
        </w:rPr>
        <w:t>n innate</w:t>
      </w:r>
      <w:r w:rsidR="00B532B4">
        <w:rPr>
          <w:rFonts w:ascii="Times New Roman" w:eastAsiaTheme="minorEastAsia" w:hAnsi="Times New Roman" w:cs="Times New Roman"/>
        </w:rPr>
        <w:t xml:space="preserve"> tendency to shrink structured and unstructured random effects toward zero</w:t>
      </w:r>
      <w:r w:rsidR="00EB3F30">
        <w:rPr>
          <w:rFonts w:ascii="Times New Roman" w:eastAsiaTheme="minorEastAsia" w:hAnsi="Times New Roman" w:cs="Times New Roman"/>
        </w:rPr>
        <w:t xml:space="preserve"> in the absence of a strong signal</w:t>
      </w:r>
      <w:r w:rsidR="00B532B4">
        <w:rPr>
          <w:rFonts w:ascii="Times New Roman" w:eastAsiaTheme="minorEastAsia" w:hAnsi="Times New Roman" w:cs="Times New Roman"/>
        </w:rPr>
        <w:t xml:space="preserve">.  </w:t>
      </w:r>
      <w:r>
        <w:rPr>
          <w:rFonts w:ascii="Times New Roman" w:eastAsiaTheme="minorEastAsia" w:hAnsi="Times New Roman" w:cs="Times New Roman"/>
        </w:rPr>
        <w:t>Readers are referred to Simpson et al.</w:t>
      </w:r>
      <w:r w:rsidRPr="00F74943">
        <w:rPr>
          <w:rFonts w:ascii="Times New Roman" w:hAnsi="Times New Roman" w:cs="Times New Roman"/>
        </w:rPr>
        <w:t xml:space="preserve"> </w:t>
      </w:r>
      <w:r w:rsidRPr="00FA3D75">
        <w:rPr>
          <w:rFonts w:ascii="Times New Roman" w:hAnsi="Times New Roman" w:cs="Times New Roman"/>
        </w:rPr>
        <w:t>(2017)</w:t>
      </w:r>
      <w:r>
        <w:rPr>
          <w:rFonts w:ascii="Times New Roman" w:hAnsi="Times New Roman" w:cs="Times New Roman"/>
        </w:rPr>
        <w:t xml:space="preserve"> for the details of, and rationale behind, PC priors, as well as the default structures and parameter values </w:t>
      </w:r>
      <w:r w:rsidR="00EB3F30">
        <w:rPr>
          <w:rFonts w:ascii="Times New Roman" w:hAnsi="Times New Roman" w:cs="Times New Roman"/>
        </w:rPr>
        <w:t xml:space="preserve">of PC priors </w:t>
      </w:r>
      <w:r>
        <w:rPr>
          <w:rFonts w:ascii="Times New Roman" w:hAnsi="Times New Roman" w:cs="Times New Roman"/>
        </w:rPr>
        <w:t>used in the R-INLA package.</w:t>
      </w:r>
      <w:r w:rsidR="00B678FB">
        <w:rPr>
          <w:rFonts w:ascii="Times New Roman" w:hAnsi="Times New Roman" w:cs="Times New Roman"/>
        </w:rPr>
        <w:t xml:space="preserve">  </w:t>
      </w:r>
    </w:p>
    <w:p w14:paraId="23DD6FFD" w14:textId="486ECD8A" w:rsidR="00252CB5" w:rsidRDefault="00B678FB" w:rsidP="00D71569">
      <w:pPr>
        <w:pStyle w:val="NoSpacing"/>
        <w:spacing w:line="480" w:lineRule="auto"/>
        <w:ind w:firstLine="720"/>
        <w:rPr>
          <w:rFonts w:ascii="Times New Roman" w:hAnsi="Times New Roman" w:cs="Times New Roman"/>
        </w:rPr>
      </w:pPr>
      <w:r>
        <w:rPr>
          <w:rFonts w:ascii="Times New Roman" w:hAnsi="Times New Roman" w:cs="Times New Roman"/>
        </w:rPr>
        <w:t xml:space="preserve">Along with parameter estimates, R-INLA </w:t>
      </w:r>
      <w:r w:rsidR="000208B6">
        <w:rPr>
          <w:rFonts w:ascii="Times New Roman" w:hAnsi="Times New Roman" w:cs="Times New Roman"/>
        </w:rPr>
        <w:t>produced</w:t>
      </w:r>
      <w:r>
        <w:rPr>
          <w:rFonts w:ascii="Times New Roman" w:hAnsi="Times New Roman" w:cs="Times New Roman"/>
        </w:rPr>
        <w:t xml:space="preserve"> </w:t>
      </w:r>
      <w:r w:rsidR="00B47C95">
        <w:rPr>
          <w:rFonts w:ascii="Times New Roman" w:hAnsi="Times New Roman" w:cs="Times New Roman"/>
        </w:rPr>
        <w:t xml:space="preserve">two values to evaluate individual model fit </w:t>
      </w:r>
      <w:r w:rsidR="00B47C95">
        <w:rPr>
          <w:rFonts w:ascii="Times New Roman" w:hAnsi="Times New Roman" w:cs="Times New Roman"/>
        </w:rPr>
        <w:fldChar w:fldCharType="begin"/>
      </w:r>
      <w:r w:rsidR="00B47C95">
        <w:rPr>
          <w:rFonts w:ascii="Times New Roman" w:hAnsi="Times New Roman" w:cs="Times New Roman"/>
        </w:rPr>
        <w:instrText xml:space="preserve"> ADDIN ZOTERO_ITEM CSL_CITATION {"citationID":"nJ5gsBGe","properties":{"formattedCitation":"(Czado et al. 2009)","plainCitation":"(Czado et al. 2009)","noteIndex":0},"citationItems":[{"id":15854,"uris":["http://zotero.org/users/40926/items/9YEGQ6QV"],"uri":["http://zotero.org/users/40926/items/9YEGQ6QV"],"itemData":{"id":15854,"type":"article-journal","title":"Predictive model assessment for count data","container-title":"Biometrics","page":"1254–1261","volume":"65","issue":"4","source":"Google Scholar","author":[{"family":"Czado","given":"Claudia"},{"family":"Gneiting","given":"Tilmann"},{"family":"Held","given":"Leonhard"}],"issued":{"date-parts":[["2009"]]}}}],"schema":"https://github.com/citation-style-language/schema/raw/master/csl-citation.json"} </w:instrText>
      </w:r>
      <w:r w:rsidR="00B47C95">
        <w:rPr>
          <w:rFonts w:ascii="Times New Roman" w:hAnsi="Times New Roman" w:cs="Times New Roman"/>
        </w:rPr>
        <w:fldChar w:fldCharType="separate"/>
      </w:r>
      <w:r w:rsidR="00B47C95" w:rsidRPr="003377CC">
        <w:rPr>
          <w:rFonts w:ascii="Times New Roman" w:hAnsi="Times New Roman" w:cs="Times New Roman"/>
        </w:rPr>
        <w:t>(Czado et al. 2009)</w:t>
      </w:r>
      <w:r w:rsidR="00B47C95">
        <w:rPr>
          <w:rFonts w:ascii="Times New Roman" w:hAnsi="Times New Roman" w:cs="Times New Roman"/>
        </w:rPr>
        <w:fldChar w:fldCharType="end"/>
      </w:r>
      <w:r w:rsidR="00B47C95">
        <w:rPr>
          <w:rFonts w:ascii="Times New Roman" w:hAnsi="Times New Roman" w:cs="Times New Roman"/>
        </w:rPr>
        <w:t xml:space="preserve"> and compare different models to one another </w:t>
      </w:r>
      <w:r w:rsidR="00B47C95">
        <w:rPr>
          <w:rFonts w:ascii="Times New Roman" w:hAnsi="Times New Roman" w:cs="Times New Roman"/>
        </w:rPr>
        <w:fldChar w:fldCharType="begin"/>
      </w:r>
      <w:r w:rsidR="00B47C95">
        <w:rPr>
          <w:rFonts w:ascii="Times New Roman" w:hAnsi="Times New Roman" w:cs="Times New Roman"/>
        </w:rPr>
        <w:instrText xml:space="preserve"> ADDIN ZOTERO_ITEM CSL_CITATION {"citationID":"iL1evoHo","properties":{"formattedCitation":"(Gneiting and Raftery 2007, Link et al. 2017)","plainCitation":"(Gneiting and Raftery 2007, Link et al. 2017)","noteIndex":0},"citationItems":[{"id":15861,"uris":["http://zotero.org/users/40926/items/U7HVK64Q"],"uri":["http://zotero.org/users/40926/items/U7HVK64Q"],"itemData":{"id":15861,"type":"article-journal","title":"Strictly proper scoring rules, prediction, and estimation","container-title":"Journal of the American Statistical Association","page":"359–378","volume":"102","issue":"477","source":"Google Scholar","author":[{"family":"Gneiting","given":"Tilmann"},{"family":"Raftery","given":"Adrian E."}],"issued":{"date-parts":[["2007"]]}},"label":"page"},{"id":15846,"uris":["http://zotero.org/users/40926/items/LHCRH4F8"],"uri":["http://zotero.org/users/40926/items/LHCRH4F8"],"itemData":{"id":15846,"type":"article-journal","title":"Model selection for the North American Breeding Bird Survey: A comparison of methods","container-title":"The Condor","page":"546–556","volume":"119","issue":"3","source":"Google Scholar","shortTitle":"Model selection for the North American Breeding Bird Survey","author":[{"family":"Link","given":"William A."},{"family":"Sauer","given":"John R."},{"family":"Niven","given":"Daniel K."}],"issued":{"date-parts":[["2017"]]}},"label":"page"}],"schema":"https://github.com/citation-style-language/schema/raw/master/csl-citation.json"} </w:instrText>
      </w:r>
      <w:r w:rsidR="00B47C95">
        <w:rPr>
          <w:rFonts w:ascii="Times New Roman" w:hAnsi="Times New Roman" w:cs="Times New Roman"/>
        </w:rPr>
        <w:fldChar w:fldCharType="separate"/>
      </w:r>
      <w:r w:rsidR="00B47C95" w:rsidRPr="00CD75F0">
        <w:rPr>
          <w:rFonts w:ascii="Times New Roman" w:hAnsi="Times New Roman" w:cs="Times New Roman"/>
        </w:rPr>
        <w:t>(Gneiting and Raftery 2007, Link et al. 2017)</w:t>
      </w:r>
      <w:r w:rsidR="00B47C95">
        <w:rPr>
          <w:rFonts w:ascii="Times New Roman" w:hAnsi="Times New Roman" w:cs="Times New Roman"/>
        </w:rPr>
        <w:fldChar w:fldCharType="end"/>
      </w:r>
      <w:r w:rsidR="00B47C95">
        <w:rPr>
          <w:rFonts w:ascii="Times New Roman" w:hAnsi="Times New Roman" w:cs="Times New Roman"/>
        </w:rPr>
        <w:t xml:space="preserve">: </w:t>
      </w:r>
      <w:r w:rsidR="00B13751">
        <w:rPr>
          <w:rFonts w:ascii="Times New Roman" w:hAnsi="Times New Roman" w:cs="Times New Roman"/>
        </w:rPr>
        <w:t xml:space="preserve">cross-validation probability integral transform </w:t>
      </w:r>
      <w:r w:rsidR="00B13751">
        <w:rPr>
          <w:rFonts w:ascii="Times New Roman" w:hAnsi="Times New Roman" w:cs="Times New Roman"/>
        </w:rPr>
        <w:fldChar w:fldCharType="begin"/>
      </w:r>
      <w:r w:rsidR="00B13751">
        <w:rPr>
          <w:rFonts w:ascii="Times New Roman" w:hAnsi="Times New Roman" w:cs="Times New Roman"/>
        </w:rPr>
        <w:instrText xml:space="preserve"> ADDIN ZOTERO_ITEM CSL_CITATION {"citationID":"wq2JfFmv","properties":{"formattedCitation":"(PIT, Dawid 1984)","plainCitation":"(PIT, Dawid 1984)","noteIndex":0},"citationItems":[{"id":15857,"uris":["http://zotero.org/users/40926/items/V83ECAI7"],"uri":["http://zotero.org/users/40926/items/V83ECAI7"],"itemData":{"id":15857,"type":"article-journal","title":"Statistical theory: the prequential approach","container-title":"Journal of the Royal Statistical Society. Series A (General)","page":"278–292","source":"Google Scholar","shortTitle":"Present position and potential developments","author":[{"family":"Dawid","given":"A. Philip"}],"issued":{"date-parts":[["1984"]]}},"prefix":"PIT, "}],"schema":"https://github.com/citation-style-language/schema/raw/master/csl-citation.json"} </w:instrText>
      </w:r>
      <w:r w:rsidR="00B13751">
        <w:rPr>
          <w:rFonts w:ascii="Times New Roman" w:hAnsi="Times New Roman" w:cs="Times New Roman"/>
        </w:rPr>
        <w:fldChar w:fldCharType="separate"/>
      </w:r>
      <w:r w:rsidR="00B13751" w:rsidRPr="003377CC">
        <w:rPr>
          <w:rFonts w:ascii="Times New Roman" w:hAnsi="Times New Roman" w:cs="Times New Roman"/>
        </w:rPr>
        <w:t>(PIT, Dawid 1984)</w:t>
      </w:r>
      <w:r w:rsidR="00B13751">
        <w:rPr>
          <w:rFonts w:ascii="Times New Roman" w:hAnsi="Times New Roman" w:cs="Times New Roman"/>
        </w:rPr>
        <w:fldChar w:fldCharType="end"/>
      </w:r>
      <w:r w:rsidR="00B13751">
        <w:rPr>
          <w:rFonts w:ascii="Times New Roman" w:hAnsi="Times New Roman" w:cs="Times New Roman"/>
        </w:rPr>
        <w:t xml:space="preserve"> and </w:t>
      </w:r>
      <w:r>
        <w:rPr>
          <w:rFonts w:ascii="Times New Roman" w:hAnsi="Times New Roman" w:cs="Times New Roman"/>
        </w:rPr>
        <w:t xml:space="preserve">conditional predictive ordinate </w:t>
      </w:r>
      <w:r w:rsidR="003377CC">
        <w:rPr>
          <w:rFonts w:ascii="Times New Roman" w:hAnsi="Times New Roman" w:cs="Times New Roman"/>
        </w:rPr>
        <w:fldChar w:fldCharType="begin"/>
      </w:r>
      <w:r w:rsidR="003377CC">
        <w:rPr>
          <w:rFonts w:ascii="Times New Roman" w:hAnsi="Times New Roman" w:cs="Times New Roman"/>
        </w:rPr>
        <w:instrText xml:space="preserve"> ADDIN ZOTERO_ITEM CSL_CITATION {"citationID":"X6HyRS6H","properties":{"formattedCitation":"(CPO, Pettit 1990)","plainCitation":"(CPO, Pettit 1990)","noteIndex":0},"citationItems":[{"id":15852,"uris":["http://zotero.org/users/40926/items/46ILCXI6"],"uri":["http://zotero.org/users/40926/items/46ILCXI6"],"itemData":{"id":15852,"type":"article-journal","title":"The conditional predictive ordinate for the normal distribution","container-title":"Journal of the Royal Statistical Society. Series B (Methodological)","page":"175–184","source":"Google Scholar","author":[{"family":"Pettit","given":"L. I."}],"issued":{"date-parts":[["1990"]]}},"prefix":"CPO, "}],"schema":"https://github.com/citation-style-language/schema/raw/master/csl-citation.json"} </w:instrText>
      </w:r>
      <w:r w:rsidR="003377CC">
        <w:rPr>
          <w:rFonts w:ascii="Times New Roman" w:hAnsi="Times New Roman" w:cs="Times New Roman"/>
        </w:rPr>
        <w:fldChar w:fldCharType="separate"/>
      </w:r>
      <w:r w:rsidR="003377CC" w:rsidRPr="003377CC">
        <w:rPr>
          <w:rFonts w:ascii="Times New Roman" w:hAnsi="Times New Roman" w:cs="Times New Roman"/>
        </w:rPr>
        <w:t>(CPO, Pettit 1990)</w:t>
      </w:r>
      <w:r w:rsidR="003377CC">
        <w:rPr>
          <w:rFonts w:ascii="Times New Roman" w:hAnsi="Times New Roman" w:cs="Times New Roman"/>
        </w:rPr>
        <w:fldChar w:fldCharType="end"/>
      </w:r>
      <w:r>
        <w:rPr>
          <w:rFonts w:ascii="Times New Roman" w:hAnsi="Times New Roman" w:cs="Times New Roman"/>
        </w:rPr>
        <w:t xml:space="preserve">.  </w:t>
      </w:r>
      <w:r w:rsidR="00B13751">
        <w:rPr>
          <w:rFonts w:ascii="Times New Roman" w:hAnsi="Times New Roman" w:cs="Times New Roman"/>
        </w:rPr>
        <w:t>For</w:t>
      </w:r>
      <w:r>
        <w:rPr>
          <w:rFonts w:ascii="Times New Roman" w:hAnsi="Times New Roman" w:cs="Times New Roman"/>
        </w:rPr>
        <w:t xml:space="preserve"> this application</w:t>
      </w:r>
      <w:r w:rsidR="00B13751">
        <w:rPr>
          <w:rFonts w:ascii="Times New Roman" w:hAnsi="Times New Roman" w:cs="Times New Roman"/>
        </w:rPr>
        <w:t>,</w:t>
      </w:r>
      <w:r>
        <w:rPr>
          <w:rFonts w:ascii="Times New Roman" w:hAnsi="Times New Roman" w:cs="Times New Roman"/>
        </w:rPr>
        <w:t xml:space="preserve"> we wer</w:t>
      </w:r>
      <w:r w:rsidR="00CD75F0">
        <w:rPr>
          <w:rFonts w:ascii="Times New Roman" w:hAnsi="Times New Roman" w:cs="Times New Roman"/>
        </w:rPr>
        <w:t>e not comparing multiple models.  H</w:t>
      </w:r>
      <w:r>
        <w:rPr>
          <w:rFonts w:ascii="Times New Roman" w:hAnsi="Times New Roman" w:cs="Times New Roman"/>
        </w:rPr>
        <w:t xml:space="preserve">owever, we extracted PIT values and visually inspected </w:t>
      </w:r>
      <w:r w:rsidR="004746E3">
        <w:rPr>
          <w:rFonts w:ascii="Times New Roman" w:hAnsi="Times New Roman" w:cs="Times New Roman"/>
        </w:rPr>
        <w:t>their</w:t>
      </w:r>
      <w:r>
        <w:rPr>
          <w:rFonts w:ascii="Times New Roman" w:hAnsi="Times New Roman" w:cs="Times New Roman"/>
        </w:rPr>
        <w:t xml:space="preserve"> histogram</w:t>
      </w:r>
      <w:r w:rsidR="004746E3">
        <w:rPr>
          <w:rFonts w:ascii="Times New Roman" w:hAnsi="Times New Roman" w:cs="Times New Roman"/>
        </w:rPr>
        <w:t>,</w:t>
      </w:r>
      <w:r>
        <w:rPr>
          <w:rFonts w:ascii="Times New Roman" w:hAnsi="Times New Roman" w:cs="Times New Roman"/>
        </w:rPr>
        <w:t xml:space="preserve"> as an approximate uniform distribution is expected for a model that fits the data reasonable well</w:t>
      </w:r>
      <w:r w:rsidR="003377CC">
        <w:rPr>
          <w:rFonts w:ascii="Times New Roman" w:hAnsi="Times New Roman" w:cs="Times New Roman"/>
        </w:rPr>
        <w:t xml:space="preserve"> </w:t>
      </w:r>
      <w:r w:rsidR="003377CC">
        <w:rPr>
          <w:rFonts w:ascii="Times New Roman" w:hAnsi="Times New Roman" w:cs="Times New Roman"/>
        </w:rPr>
        <w:fldChar w:fldCharType="begin"/>
      </w:r>
      <w:r w:rsidR="003377CC">
        <w:rPr>
          <w:rFonts w:ascii="Times New Roman" w:hAnsi="Times New Roman" w:cs="Times New Roman"/>
        </w:rPr>
        <w:instrText xml:space="preserve"> ADDIN ZOTERO_ITEM CSL_CITATION {"citationID":"AkYe9ma2","properties":{"formattedCitation":"(Czado et al. 2009, Held et al. 2010)","plainCitation":"(Czado et al. 2009, Held et al. 2010)","noteIndex":0},"citationItems":[{"id":15854,"uris":["http://zotero.org/users/40926/items/9YEGQ6QV"],"uri":["http://zotero.org/users/40926/items/9YEGQ6QV"],"itemData":{"id":15854,"type":"article-journal","title":"Predictive model assessment for count data","container-title":"Biometrics","page":"1254–1261","volume":"65","issue":"4","source":"Google Scholar","author":[{"family":"Czado","given":"Claudia"},{"family":"Gneiting","given":"Tilmann"},{"family":"Held","given":"Leonhard"}],"issued":{"date-parts":[["2009"]]}},"label":"page"},{"id":4007,"uris":["http://zotero.org/users/40926/items/SEH5HPHI"],"uri":["http://zotero.org/users/40926/items/SEH5HPHI"],"itemData":{"id":4007,"type":"chapter","title":"Posterior and cross-validatory predictive checks: a comparison of MCMC and INLA","container-title":"Statistical modelling and regression structures","publisher":"Springer","page":"91–110","source":"Google Scholar","URL":"http://link.springer.com/chapter/10.1007/978-3-7908-2413-1_6","shortTitle":"Posterior and cross-validatory predictive checks","author":[{"family":"Held","given":"Leonhard"},{"family":"Schrödle","given":"Birgit"},{"family":"Rue","given":"H\\a","dropping-particle":"avard"}],"issued":{"date-parts":[["2010"]]},"accessed":{"date-parts":[["2015",8,6]]}},"label":"page"}],"schema":"https://github.com/citation-style-language/schema/raw/master/csl-citation.json"} </w:instrText>
      </w:r>
      <w:r w:rsidR="003377CC">
        <w:rPr>
          <w:rFonts w:ascii="Times New Roman" w:hAnsi="Times New Roman" w:cs="Times New Roman"/>
        </w:rPr>
        <w:fldChar w:fldCharType="separate"/>
      </w:r>
      <w:r w:rsidR="003377CC" w:rsidRPr="003377CC">
        <w:rPr>
          <w:rFonts w:ascii="Times New Roman" w:hAnsi="Times New Roman" w:cs="Times New Roman"/>
        </w:rPr>
        <w:t>(Czado et al. 2009, Held et al. 2010)</w:t>
      </w:r>
      <w:r w:rsidR="003377CC">
        <w:rPr>
          <w:rFonts w:ascii="Times New Roman" w:hAnsi="Times New Roman" w:cs="Times New Roman"/>
        </w:rPr>
        <w:fldChar w:fldCharType="end"/>
      </w:r>
      <w:r>
        <w:rPr>
          <w:rFonts w:ascii="Times New Roman" w:hAnsi="Times New Roman" w:cs="Times New Roman"/>
        </w:rPr>
        <w:t>.</w:t>
      </w:r>
    </w:p>
    <w:p w14:paraId="520BAF5C" w14:textId="58C3138E" w:rsidR="00CF7152" w:rsidRDefault="00B13751" w:rsidP="00CF7152">
      <w:pPr>
        <w:pStyle w:val="NoSpacing"/>
        <w:spacing w:line="480" w:lineRule="auto"/>
        <w:ind w:firstLine="720"/>
        <w:rPr>
          <w:rFonts w:ascii="Times New Roman" w:hAnsi="Times New Roman" w:cs="Times New Roman"/>
        </w:rPr>
      </w:pPr>
      <w:r>
        <w:rPr>
          <w:rFonts w:ascii="Times New Roman" w:hAnsi="Times New Roman" w:cs="Times New Roman"/>
        </w:rPr>
        <w:t xml:space="preserve">Following model analysis, posterior medians and symmetric 95% credible intervals were computed </w:t>
      </w:r>
      <w:r w:rsidR="006C568F">
        <w:rPr>
          <w:rFonts w:ascii="Times New Roman" w:hAnsi="Times New Roman" w:cs="Times New Roman"/>
        </w:rPr>
        <w:t xml:space="preserve">per cell </w:t>
      </w:r>
      <w:proofErr w:type="gramStart"/>
      <w:r>
        <w:rPr>
          <w:rFonts w:ascii="Times New Roman" w:hAnsi="Times New Roman" w:cs="Times New Roman"/>
        </w:rPr>
        <w:t>for</w:t>
      </w:r>
      <w:r w:rsidR="00A82829">
        <w:rPr>
          <w:rFonts w:ascii="Times New Roman" w:hAnsi="Times New Roman" w:cs="Times New Roman"/>
        </w:rPr>
        <w:t xml:space="preserve"> </w:t>
      </w:r>
      <w:proofErr w:type="gramEnd"/>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A82829">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A82829" w:rsidRPr="00F74943">
        <w:rPr>
          <w:rFonts w:ascii="Times New Roman" w:hAnsi="Times New Roman" w:cs="Times New Roman"/>
        </w:rPr>
        <w:t>,</w:t>
      </w:r>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Pr>
          <w:rFonts w:ascii="Times New Roman" w:hAnsi="Times New Roman" w:cs="Times New Roman"/>
        </w:rPr>
        <w:t>.  Credible interval widths</w:t>
      </w:r>
      <w:r w:rsidR="006C568F">
        <w:rPr>
          <w:rFonts w:ascii="Times New Roman" w:hAnsi="Times New Roman" w:cs="Times New Roman"/>
        </w:rPr>
        <w:t>, representing estimate uncertainty,</w:t>
      </w:r>
      <w:r>
        <w:rPr>
          <w:rFonts w:ascii="Times New Roman" w:hAnsi="Times New Roman" w:cs="Times New Roman"/>
        </w:rPr>
        <w:t xml:space="preserve"> were computed by subtracting the lower </w:t>
      </w:r>
      <w:r w:rsidR="006C568F">
        <w:rPr>
          <w:rFonts w:ascii="Times New Roman" w:hAnsi="Times New Roman" w:cs="Times New Roman"/>
        </w:rPr>
        <w:t>credible</w:t>
      </w:r>
      <w:r>
        <w:rPr>
          <w:rFonts w:ascii="Times New Roman" w:hAnsi="Times New Roman" w:cs="Times New Roman"/>
        </w:rPr>
        <w:t xml:space="preserve"> limit </w:t>
      </w:r>
      <w:r w:rsidR="006C568F">
        <w:rPr>
          <w:rFonts w:ascii="Times New Roman" w:hAnsi="Times New Roman" w:cs="Times New Roman"/>
        </w:rPr>
        <w:t xml:space="preserve">from </w:t>
      </w:r>
      <w:r>
        <w:rPr>
          <w:rFonts w:ascii="Times New Roman" w:hAnsi="Times New Roman" w:cs="Times New Roman"/>
        </w:rPr>
        <w:t xml:space="preserve">the upper credible </w:t>
      </w:r>
      <w:r w:rsidR="006C568F">
        <w:rPr>
          <w:rFonts w:ascii="Times New Roman" w:hAnsi="Times New Roman" w:cs="Times New Roman"/>
        </w:rPr>
        <w:t xml:space="preserve">limit per cell. </w:t>
      </w:r>
      <w:r>
        <w:rPr>
          <w:rFonts w:ascii="Times New Roman" w:hAnsi="Times New Roman" w:cs="Times New Roman"/>
        </w:rPr>
        <w:t xml:space="preserve"> Posterior summaries were then </w:t>
      </w:r>
      <w:r w:rsidR="00A82829">
        <w:rPr>
          <w:rFonts w:ascii="Times New Roman" w:hAnsi="Times New Roman" w:cs="Times New Roman"/>
        </w:rPr>
        <w:t xml:space="preserve">mapped to </w:t>
      </w:r>
      <w:r w:rsidR="00901670">
        <w:rPr>
          <w:rFonts w:ascii="Times New Roman" w:hAnsi="Times New Roman" w:cs="Times New Roman"/>
        </w:rPr>
        <w:t>visualize</w:t>
      </w:r>
      <w:r w:rsidR="00A82829">
        <w:rPr>
          <w:rFonts w:ascii="Times New Roman" w:hAnsi="Times New Roman" w:cs="Times New Roman"/>
        </w:rPr>
        <w:t xml:space="preserve"> spatial variation in</w:t>
      </w:r>
      <w:r w:rsidR="00FB7970">
        <w:rPr>
          <w:rFonts w:ascii="Times New Roman" w:hAnsi="Times New Roman" w:cs="Times New Roman"/>
        </w:rPr>
        <w:t xml:space="preserve"> abundance indices, </w:t>
      </w:r>
      <w:r w:rsidR="00A82829">
        <w:rPr>
          <w:rFonts w:ascii="Times New Roman" w:hAnsi="Times New Roman" w:cs="Times New Roman"/>
        </w:rPr>
        <w:t xml:space="preserve">effort effects, and </w:t>
      </w:r>
      <w:r w:rsidR="008B1A21">
        <w:rPr>
          <w:rFonts w:ascii="Times New Roman" w:hAnsi="Times New Roman" w:cs="Times New Roman"/>
        </w:rPr>
        <w:t>relative-</w:t>
      </w:r>
      <w:r w:rsidR="00A82829">
        <w:rPr>
          <w:rFonts w:ascii="Times New Roman" w:hAnsi="Times New Roman" w:cs="Times New Roman"/>
        </w:rPr>
        <w:t>abundance trends.</w:t>
      </w:r>
      <w:r w:rsidR="00A00968">
        <w:rPr>
          <w:rFonts w:ascii="Times New Roman" w:hAnsi="Times New Roman" w:cs="Times New Roman"/>
        </w:rPr>
        <w:t xml:space="preserve"> </w:t>
      </w:r>
    </w:p>
    <w:p w14:paraId="396B5E9C" w14:textId="77777777" w:rsidR="000208B6" w:rsidRDefault="000208B6" w:rsidP="000208B6">
      <w:pPr>
        <w:pStyle w:val="NoSpacing"/>
        <w:spacing w:line="480" w:lineRule="auto"/>
        <w:rPr>
          <w:rFonts w:ascii="Times New Roman" w:hAnsi="Times New Roman" w:cs="Times New Roman"/>
          <w:b/>
        </w:rPr>
      </w:pPr>
    </w:p>
    <w:p w14:paraId="2612575D" w14:textId="4DD2D75F" w:rsidR="000208B6" w:rsidRPr="000208B6" w:rsidRDefault="000208B6" w:rsidP="000208B6">
      <w:pPr>
        <w:pStyle w:val="NoSpacing"/>
        <w:spacing w:line="480" w:lineRule="auto"/>
        <w:rPr>
          <w:rFonts w:ascii="Times New Roman" w:hAnsi="Times New Roman" w:cs="Times New Roman"/>
          <w:b/>
        </w:rPr>
      </w:pPr>
      <w:r w:rsidRPr="000208B6">
        <w:rPr>
          <w:rFonts w:ascii="Times New Roman" w:hAnsi="Times New Roman" w:cs="Times New Roman"/>
          <w:b/>
        </w:rPr>
        <w:t>Trend Comparison</w:t>
      </w:r>
      <w:r w:rsidR="009E580F">
        <w:rPr>
          <w:rFonts w:ascii="Times New Roman" w:hAnsi="Times New Roman" w:cs="Times New Roman"/>
          <w:b/>
        </w:rPr>
        <w:t>s</w:t>
      </w:r>
    </w:p>
    <w:p w14:paraId="57FE504F" w14:textId="6953477D" w:rsidR="008147B6" w:rsidRDefault="008147B6" w:rsidP="000208B6">
      <w:pPr>
        <w:pStyle w:val="NoSpacing"/>
        <w:spacing w:line="480" w:lineRule="auto"/>
        <w:rPr>
          <w:rFonts w:ascii="Times New Roman" w:hAnsi="Times New Roman" w:cs="Times New Roman"/>
        </w:rPr>
      </w:pPr>
      <w:r>
        <w:rPr>
          <w:rFonts w:ascii="Times New Roman" w:hAnsi="Times New Roman" w:cs="Times New Roman"/>
        </w:rPr>
        <w:lastRenderedPageBreak/>
        <w:t xml:space="preserve">It is common, following CBC and BBS analyses, to aggregate trend information to larger scales that might be of interest to resource managers designing and implementing policies across states, provinces, BCRs, </w:t>
      </w:r>
      <w:ins w:id="91" w:author="Michel, Nicole" w:date="2018-12-06T16:06:00Z">
        <w:r w:rsidR="00646555">
          <w:rPr>
            <w:rFonts w:ascii="Times New Roman" w:hAnsi="Times New Roman" w:cs="Times New Roman"/>
          </w:rPr>
          <w:t xml:space="preserve">LCCs, </w:t>
        </w:r>
      </w:ins>
      <w:r>
        <w:rPr>
          <w:rFonts w:ascii="Times New Roman" w:hAnsi="Times New Roman" w:cs="Times New Roman"/>
        </w:rPr>
        <w:t xml:space="preserve">or nations </w:t>
      </w:r>
      <w:r w:rsidRPr="00001DF7">
        <w:rPr>
          <w:rFonts w:ascii="Times New Roman" w:hAnsi="Times New Roman" w:cs="Times New Roman"/>
        </w:rPr>
        <w:t>(Sauer et al. 2003, Sauer and Link 2011, Soykan et al. 2016)</w:t>
      </w:r>
      <w:r>
        <w:rPr>
          <w:rFonts w:ascii="Times New Roman" w:hAnsi="Times New Roman" w:cs="Times New Roman"/>
        </w:rPr>
        <w:t xml:space="preserve">. After analysis of the SVC model for American Robin, we aggregated 100 km results to the BCR level in order to compare them to those produced using standard CBC analysis methods </w:t>
      </w:r>
      <w:r w:rsidRPr="00A62F09">
        <w:rPr>
          <w:rFonts w:ascii="Times New Roman" w:hAnsi="Times New Roman" w:cs="Times New Roman"/>
        </w:rPr>
        <w:t>(Soykan et al. 2016)</w:t>
      </w:r>
      <w:r>
        <w:rPr>
          <w:rFonts w:ascii="Times New Roman" w:hAnsi="Times New Roman" w:cs="Times New Roman"/>
        </w:rPr>
        <w:t xml:space="preserve">.  </w:t>
      </w:r>
      <w:commentRangeStart w:id="92"/>
      <w:r>
        <w:rPr>
          <w:rFonts w:ascii="Times New Roman" w:hAnsi="Times New Roman" w:cs="Times New Roman"/>
        </w:rPr>
        <w:t xml:space="preserve">SVC trends were aggregated for each BCR by averaging trends for all equal-area grid cells where the cell centroid fell within the BCR. </w:t>
      </w:r>
      <w:commentRangeEnd w:id="92"/>
      <w:r w:rsidR="00646555">
        <w:rPr>
          <w:rStyle w:val="CommentReference"/>
        </w:rPr>
        <w:commentReference w:id="92"/>
      </w:r>
      <w:r>
        <w:rPr>
          <w:rFonts w:ascii="Times New Roman" w:hAnsi="Times New Roman" w:cs="Times New Roman"/>
        </w:rPr>
        <w:t xml:space="preserve">We evaluated the uncertainty around SVC trend estimates by comparing credible interval widths </w:t>
      </w:r>
      <w:r w:rsidR="00CB556C">
        <w:rPr>
          <w:rFonts w:ascii="Times New Roman" w:hAnsi="Times New Roman" w:cs="Times New Roman"/>
        </w:rPr>
        <w:t>for</w:t>
      </w:r>
      <w:r>
        <w:rPr>
          <w:rFonts w:ascii="Times New Roman" w:hAnsi="Times New Roman" w:cs="Times New Roman"/>
        </w:rPr>
        <w:t xml:space="preserve"> cell</w:t>
      </w:r>
      <w:r w:rsidR="00CB556C">
        <w:rPr>
          <w:rFonts w:ascii="Times New Roman" w:hAnsi="Times New Roman" w:cs="Times New Roman"/>
        </w:rPr>
        <w:t>s within a BCR</w:t>
      </w:r>
      <w:r>
        <w:rPr>
          <w:rFonts w:ascii="Times New Roman" w:hAnsi="Times New Roman" w:cs="Times New Roman"/>
        </w:rPr>
        <w:t xml:space="preserve"> to those calculated for a BCR using the standard approach.  We note that full posterior distributions for aggregate SVC trend estimates </w:t>
      </w:r>
      <w:r w:rsidR="00CB556C">
        <w:rPr>
          <w:rFonts w:ascii="Times New Roman" w:hAnsi="Times New Roman" w:cs="Times New Roman"/>
        </w:rPr>
        <w:t>could have been</w:t>
      </w:r>
      <w:r>
        <w:rPr>
          <w:rFonts w:ascii="Times New Roman" w:hAnsi="Times New Roman" w:cs="Times New Roman"/>
        </w:rPr>
        <w:t xml:space="preserve"> computed by averaging random draws from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Pr>
          <w:rFonts w:ascii="Times New Roman" w:hAnsi="Times New Roman" w:cs="Times New Roman"/>
        </w:rPr>
        <w:t xml:space="preserve"> posteriors </w:t>
      </w:r>
      <w:r w:rsidR="00CB556C">
        <w:rPr>
          <w:rFonts w:ascii="Times New Roman" w:hAnsi="Times New Roman" w:cs="Times New Roman"/>
        </w:rPr>
        <w:t xml:space="preserve">for cells </w:t>
      </w:r>
      <w:r>
        <w:rPr>
          <w:rFonts w:ascii="Times New Roman" w:hAnsi="Times New Roman" w:cs="Times New Roman"/>
        </w:rPr>
        <w:t xml:space="preserve">within a BCR, or </w:t>
      </w:r>
      <w:r w:rsidR="00CB556C">
        <w:rPr>
          <w:rFonts w:ascii="Times New Roman" w:hAnsi="Times New Roman" w:cs="Times New Roman"/>
        </w:rPr>
        <w:t xml:space="preserve">by </w:t>
      </w:r>
      <w:r>
        <w:rPr>
          <w:rFonts w:ascii="Times New Roman" w:hAnsi="Times New Roman" w:cs="Times New Roman"/>
        </w:rPr>
        <w:t>using R-INLA functions for creating linear combinations</w:t>
      </w:r>
      <w:r w:rsidR="00CB556C">
        <w:rPr>
          <w:rFonts w:ascii="Times New Roman" w:hAnsi="Times New Roman" w:cs="Times New Roman"/>
        </w:rPr>
        <w:t xml:space="preserve"> </w:t>
      </w:r>
      <w:r w:rsidR="00CB556C">
        <w:rPr>
          <w:rFonts w:ascii="Times New Roman" w:hAnsi="Times New Roman" w:cs="Times New Roman"/>
        </w:rPr>
        <w:fldChar w:fldCharType="begin"/>
      </w:r>
      <w:r w:rsidR="00CB556C">
        <w:rPr>
          <w:rFonts w:ascii="Times New Roman" w:hAnsi="Times New Roman" w:cs="Times New Roman"/>
        </w:rPr>
        <w:instrText xml:space="preserve"> ADDIN ZOTERO_ITEM CSL_CITATION {"citationID":"QwbL0NZp","properties":{"formattedCitation":"(Blangiardo et al. 2013)","plainCitation":"(Blangiardo et al. 2013)","noteIndex":0},"citationItems":[{"id":4190,"uris":["http://zotero.org/users/40926/items/SI9DV52N"],"uri":["http://zotero.org/users/40926/items/SI9DV52N"],"itemData":{"id":4190,"type":"article-journal","title":"Spatial and spatio-temporal models with R-INLA","container-title":"Spatial and Spatio-Temporal Epidemiology","page":"39–55","volume":"7","source":"Google Scholar","author":[{"family":"Blangiardo","given":"Marta"},{"family":"Cameletti","given":"Michela"},{"family":"Baio","given":"Gianluca"},{"family":"Rue","given":"Haavard"}],"issued":{"date-parts":[["2013"]]}}}],"schema":"https://github.com/citation-style-language/schema/raw/master/csl-citation.json"} </w:instrText>
      </w:r>
      <w:r w:rsidR="00CB556C">
        <w:rPr>
          <w:rFonts w:ascii="Times New Roman" w:hAnsi="Times New Roman" w:cs="Times New Roman"/>
        </w:rPr>
        <w:fldChar w:fldCharType="separate"/>
      </w:r>
      <w:r w:rsidR="00CB556C" w:rsidRPr="00CB556C">
        <w:rPr>
          <w:rFonts w:ascii="Times New Roman" w:hAnsi="Times New Roman" w:cs="Times New Roman"/>
        </w:rPr>
        <w:t>(Blangiardo et al. 2013)</w:t>
      </w:r>
      <w:r w:rsidR="00CB556C">
        <w:rPr>
          <w:rFonts w:ascii="Times New Roman" w:hAnsi="Times New Roman" w:cs="Times New Roman"/>
        </w:rPr>
        <w:fldChar w:fldCharType="end"/>
      </w:r>
      <w:r>
        <w:rPr>
          <w:rFonts w:ascii="Times New Roman" w:hAnsi="Times New Roman" w:cs="Times New Roman"/>
        </w:rPr>
        <w:t xml:space="preserve">. </w:t>
      </w:r>
      <w:r w:rsidR="00CB556C">
        <w:rPr>
          <w:rFonts w:ascii="Times New Roman" w:hAnsi="Times New Roman" w:cs="Times New Roman"/>
        </w:rPr>
        <w:t xml:space="preserve">Further, those averages could have been weighted by the </w:t>
      </w:r>
      <w:r w:rsidR="000208B6">
        <w:rPr>
          <w:rFonts w:ascii="Times New Roman" w:hAnsi="Times New Roman" w:cs="Times New Roman"/>
        </w:rPr>
        <w:t xml:space="preserve">amount of </w:t>
      </w:r>
      <w:r w:rsidR="00CB556C">
        <w:rPr>
          <w:rFonts w:ascii="Times New Roman" w:hAnsi="Times New Roman" w:cs="Times New Roman"/>
        </w:rPr>
        <w:t xml:space="preserve">area where the cells and BCR overlap </w:t>
      </w:r>
      <w:r w:rsidR="00CB556C">
        <w:rPr>
          <w:rFonts w:ascii="Times New Roman" w:hAnsi="Times New Roman" w:cs="Times New Roman"/>
        </w:rPr>
        <w:fldChar w:fldCharType="begin"/>
      </w:r>
      <w:r w:rsidR="00CB556C">
        <w:rPr>
          <w:rFonts w:ascii="Times New Roman" w:hAnsi="Times New Roman" w:cs="Times New Roman"/>
        </w:rPr>
        <w:instrText xml:space="preserve"> ADDIN ZOTERO_ITEM CSL_CITATION {"citationID":"Jck85kw7","properties":{"formattedCitation":"(Bled et al. 2013)","plainCitation":"(Bled et al. 2013)","noteIndex":0},"citationItems":[{"id":15800,"uris":["http://zotero.org/users/40926/items/DAF5NMAF"],"uri":["http://zotero.org/users/40926/items/DAF5NMAF"],"itemData":{"id":15800,"type":"article-journal","title":"Modeling trends from North American Breeding Bird Survey data: a spatially explicit approach","container-title":"PLoS ONE","page":"e81867","volume":"8","issue":"12","source":"Google Scholar","shortTitle":"Modeling trends from North American Breeding Bird Survey data","author":[{"family":"Bled","given":"Florent"},{"family":"Sauer","given":"John"},{"family":"Pardieck","given":"Keith"},{"family":"Doherty","given":"Paul"},{"family":"Royle","given":"J. Andrew"}],"issued":{"date-parts":[["2013"]]}}}],"schema":"https://github.com/citation-style-language/schema/raw/master/csl-citation.json"} </w:instrText>
      </w:r>
      <w:r w:rsidR="00CB556C">
        <w:rPr>
          <w:rFonts w:ascii="Times New Roman" w:hAnsi="Times New Roman" w:cs="Times New Roman"/>
        </w:rPr>
        <w:fldChar w:fldCharType="separate"/>
      </w:r>
      <w:r w:rsidR="00CB556C" w:rsidRPr="00CB556C">
        <w:rPr>
          <w:rFonts w:ascii="Times New Roman" w:hAnsi="Times New Roman" w:cs="Times New Roman"/>
        </w:rPr>
        <w:t>(Bled et al. 2013)</w:t>
      </w:r>
      <w:r w:rsidR="00CB556C">
        <w:rPr>
          <w:rFonts w:ascii="Times New Roman" w:hAnsi="Times New Roman" w:cs="Times New Roman"/>
        </w:rPr>
        <w:fldChar w:fldCharType="end"/>
      </w:r>
      <w:r w:rsidR="00CB556C">
        <w:rPr>
          <w:rFonts w:ascii="Times New Roman" w:hAnsi="Times New Roman" w:cs="Times New Roman"/>
        </w:rPr>
        <w:t xml:space="preserve">. </w:t>
      </w:r>
      <w:r>
        <w:rPr>
          <w:rFonts w:ascii="Times New Roman" w:hAnsi="Times New Roman" w:cs="Times New Roman"/>
        </w:rPr>
        <w:t xml:space="preserve">We did not employ these methods here because our main focus was on fine scale trends and </w:t>
      </w:r>
      <w:r w:rsidR="000208B6">
        <w:rPr>
          <w:rFonts w:ascii="Times New Roman" w:hAnsi="Times New Roman" w:cs="Times New Roman"/>
        </w:rPr>
        <w:t xml:space="preserve">only </w:t>
      </w:r>
      <w:r>
        <w:rPr>
          <w:rFonts w:ascii="Times New Roman" w:hAnsi="Times New Roman" w:cs="Times New Roman"/>
        </w:rPr>
        <w:t>qualitative comparison with standard results.</w:t>
      </w:r>
    </w:p>
    <w:p w14:paraId="5145280E" w14:textId="7A55977D" w:rsidR="005D561A" w:rsidRDefault="005D561A" w:rsidP="005D561A">
      <w:pPr>
        <w:pStyle w:val="NoSpacing"/>
        <w:spacing w:line="480" w:lineRule="auto"/>
        <w:rPr>
          <w:rFonts w:ascii="Times New Roman" w:hAnsi="Times New Roman" w:cs="Times New Roman"/>
        </w:rPr>
      </w:pPr>
    </w:p>
    <w:p w14:paraId="40A1824F" w14:textId="372FA133" w:rsidR="005D561A" w:rsidRPr="00616AA6" w:rsidRDefault="00616AA6" w:rsidP="005D561A">
      <w:pPr>
        <w:pStyle w:val="NoSpacing"/>
        <w:spacing w:line="480" w:lineRule="auto"/>
        <w:rPr>
          <w:rFonts w:ascii="Times New Roman" w:hAnsi="Times New Roman" w:cs="Times New Roman"/>
          <w:b/>
        </w:rPr>
      </w:pPr>
      <w:del w:id="93" w:author="Michel, Nicole" w:date="2018-12-06T16:08:00Z">
        <w:r w:rsidRPr="00616AA6" w:rsidDel="00646555">
          <w:rPr>
            <w:rFonts w:ascii="Times New Roman" w:hAnsi="Times New Roman" w:cs="Times New Roman"/>
            <w:b/>
          </w:rPr>
          <w:delText>Analysis</w:delText>
        </w:r>
        <w:r w:rsidR="005D561A" w:rsidRPr="00616AA6" w:rsidDel="00646555">
          <w:rPr>
            <w:rFonts w:ascii="Times New Roman" w:hAnsi="Times New Roman" w:cs="Times New Roman"/>
            <w:b/>
          </w:rPr>
          <w:delText xml:space="preserve"> of </w:delText>
        </w:r>
        <w:r w:rsidRPr="00616AA6" w:rsidDel="00646555">
          <w:rPr>
            <w:rFonts w:ascii="Times New Roman" w:hAnsi="Times New Roman" w:cs="Times New Roman"/>
            <w:b/>
          </w:rPr>
          <w:delText>Prep</w:delText>
        </w:r>
        <w:r w:rsidR="005D561A" w:rsidRPr="00616AA6" w:rsidDel="00646555">
          <w:rPr>
            <w:rFonts w:ascii="Times New Roman" w:hAnsi="Times New Roman" w:cs="Times New Roman"/>
            <w:b/>
          </w:rPr>
          <w:delText>rocessed Trends</w:delText>
        </w:r>
      </w:del>
      <w:ins w:id="94" w:author="Michel, Nicole" w:date="2018-12-06T16:08:00Z">
        <w:r w:rsidR="00646555">
          <w:rPr>
            <w:rFonts w:ascii="Times New Roman" w:hAnsi="Times New Roman" w:cs="Times New Roman"/>
            <w:b/>
          </w:rPr>
          <w:t>Case study: American Robin fine-scale trends and drivers</w:t>
        </w:r>
      </w:ins>
    </w:p>
    <w:p w14:paraId="36EE2410" w14:textId="6670E139" w:rsidR="00E9010E" w:rsidDel="00646555" w:rsidRDefault="00646555" w:rsidP="00794DF9">
      <w:pPr>
        <w:pStyle w:val="NoSpacing"/>
        <w:spacing w:line="480" w:lineRule="auto"/>
        <w:rPr>
          <w:del w:id="95" w:author="Michel, Nicole" w:date="2018-12-06T16:13:00Z"/>
          <w:rFonts w:ascii="Times New Roman" w:hAnsi="Times New Roman" w:cs="Times New Roman"/>
        </w:rPr>
      </w:pPr>
      <w:ins w:id="96" w:author="Michel, Nicole" w:date="2018-12-06T16:12:00Z">
        <w:r>
          <w:rPr>
            <w:rFonts w:ascii="Times New Roman" w:hAnsi="Times New Roman" w:cs="Times New Roman"/>
          </w:rPr>
          <w:t xml:space="preserve">One of the greatest potential benefits of the SVC method is the ability to produce fine-scale population trends, enabling investigation of </w:t>
        </w:r>
      </w:ins>
      <w:ins w:id="97" w:author="Michel, Nicole" w:date="2018-12-06T16:23:00Z">
        <w:r w:rsidR="00E52724">
          <w:rPr>
            <w:rFonts w:ascii="Times New Roman" w:hAnsi="Times New Roman" w:cs="Times New Roman"/>
          </w:rPr>
          <w:t xml:space="preserve">both </w:t>
        </w:r>
      </w:ins>
      <w:ins w:id="98" w:author="Michel, Nicole" w:date="2018-12-06T16:12:00Z">
        <w:r>
          <w:rPr>
            <w:rFonts w:ascii="Times New Roman" w:hAnsi="Times New Roman" w:cs="Times New Roman"/>
          </w:rPr>
          <w:t>fine-</w:t>
        </w:r>
      </w:ins>
      <w:ins w:id="99" w:author="Michel, Nicole" w:date="2018-12-06T16:23:00Z">
        <w:r w:rsidR="00E52724">
          <w:rPr>
            <w:rFonts w:ascii="Times New Roman" w:hAnsi="Times New Roman" w:cs="Times New Roman"/>
          </w:rPr>
          <w:t xml:space="preserve"> and coarse-</w:t>
        </w:r>
      </w:ins>
      <w:ins w:id="100" w:author="Michel, Nicole" w:date="2018-12-06T16:12:00Z">
        <w:r>
          <w:rPr>
            <w:rFonts w:ascii="Times New Roman" w:hAnsi="Times New Roman" w:cs="Times New Roman"/>
          </w:rPr>
          <w:t xml:space="preserve">scale ecological processes and population trend drivers. </w:t>
        </w:r>
      </w:ins>
      <w:moveFromRangeStart w:id="101" w:author="Michel, Nicole" w:date="2018-12-06T16:11:00Z" w:name="move531876005"/>
      <w:moveFrom w:id="102" w:author="Michel, Nicole" w:date="2018-12-06T16:11:00Z">
        <w:del w:id="103" w:author="Michel, Nicole" w:date="2018-12-06T16:13:00Z">
          <w:r w:rsidR="005D561A" w:rsidDel="00646555">
            <w:rPr>
              <w:rFonts w:ascii="Times New Roman" w:hAnsi="Times New Roman" w:cs="Times New Roman"/>
            </w:rPr>
            <w:delText xml:space="preserve">Dunn et al. </w:delText>
          </w:r>
          <w:r w:rsidR="005D561A" w:rsidDel="00646555">
            <w:rPr>
              <w:rFonts w:ascii="Times New Roman" w:hAnsi="Times New Roman" w:cs="Times New Roman"/>
            </w:rPr>
            <w:fldChar w:fldCharType="begin"/>
          </w:r>
          <w:r w:rsidR="005D561A" w:rsidDel="00646555">
            <w:rPr>
              <w:rFonts w:ascii="Times New Roman" w:hAnsi="Times New Roman" w:cs="Times New Roman"/>
            </w:rPr>
            <w:delInstrText xml:space="preserve"> ADDIN ZOTERO_ITEM CSL_CITATION {"citationID":"H8LRXJWA","properties":{"formattedCitation":"(2005)","plainCitation":"(2005)","noteIndex":0},"citationItems":[{"id":15716,"uris":["http://zotero.org/users/40926/items/ITE32MJQ"],"uri":["http://zotero.org/users/40926/items/ITE32MJQ"],"itemData":{"id":15716,"type":"article-journal","title":"Enhancing the scientific value of the Christmas Bird Count","container-title":"The Auk","page":"338–346","volume":"122","issue":"1","source":"Google Scholar","author":[{"family":"Dunn","given":"Erica H."},{"family":"Francis","given":"Charles M."},{"family":"Blancher","given":"Peter J."},{"family":"Drennan","given":"Susan Roney"},{"family":"Howe","given":"Marshall A."},{"family":"Lepage","given":"Denis"},{"family":"Robbins","given":"Chandler S."},{"family":"Rosenberg","given":"Kenneth V."},{"family":"Sauer","given":"John R."},{"family":"Smith","given":"Kimberly G."}],"issued":{"date-parts":[["2005"]]}},"suppress-author":true}],"schema":"https://github.com/citation-style-language/schema/raw/master/csl-citation.json"} </w:delInstrText>
          </w:r>
          <w:r w:rsidR="005D561A" w:rsidDel="00646555">
            <w:rPr>
              <w:rFonts w:ascii="Times New Roman" w:hAnsi="Times New Roman" w:cs="Times New Roman"/>
            </w:rPr>
            <w:fldChar w:fldCharType="separate"/>
          </w:r>
          <w:r w:rsidR="005D561A" w:rsidRPr="005D561A" w:rsidDel="00646555">
            <w:rPr>
              <w:rFonts w:ascii="Times New Roman" w:hAnsi="Times New Roman" w:cs="Times New Roman"/>
            </w:rPr>
            <w:delText>(2005)</w:delText>
          </w:r>
          <w:r w:rsidR="005D561A" w:rsidDel="00646555">
            <w:rPr>
              <w:rFonts w:ascii="Times New Roman" w:hAnsi="Times New Roman" w:cs="Times New Roman"/>
            </w:rPr>
            <w:fldChar w:fldCharType="end"/>
          </w:r>
          <w:r w:rsidR="005D561A" w:rsidDel="00646555">
            <w:rPr>
              <w:rFonts w:ascii="Times New Roman" w:hAnsi="Times New Roman" w:cs="Times New Roman"/>
            </w:rPr>
            <w:delText xml:space="preserve"> suggested that </w:delText>
          </w:r>
          <w:r w:rsidR="00616AA6" w:rsidDel="00646555">
            <w:rPr>
              <w:rFonts w:ascii="Times New Roman" w:hAnsi="Times New Roman" w:cs="Times New Roman"/>
            </w:rPr>
            <w:delText>analyse</w:delText>
          </w:r>
          <w:r w:rsidR="005D561A" w:rsidDel="00646555">
            <w:rPr>
              <w:rFonts w:ascii="Times New Roman" w:hAnsi="Times New Roman" w:cs="Times New Roman"/>
            </w:rPr>
            <w:delText xml:space="preserve">s </w:delText>
          </w:r>
          <w:r w:rsidR="00616AA6" w:rsidDel="00646555">
            <w:rPr>
              <w:rFonts w:ascii="Times New Roman" w:hAnsi="Times New Roman" w:cs="Times New Roman"/>
            </w:rPr>
            <w:delText xml:space="preserve">of </w:delText>
          </w:r>
          <w:r w:rsidR="005D561A" w:rsidDel="00646555">
            <w:rPr>
              <w:rFonts w:ascii="Times New Roman" w:hAnsi="Times New Roman" w:cs="Times New Roman"/>
            </w:rPr>
            <w:delText xml:space="preserve">CBC </w:delText>
          </w:r>
          <w:r w:rsidR="00616AA6" w:rsidDel="00646555">
            <w:rPr>
              <w:rFonts w:ascii="Times New Roman" w:hAnsi="Times New Roman" w:cs="Times New Roman"/>
            </w:rPr>
            <w:delText>data by the broader scientific community would increase in number and quality as preprocess</w:delText>
          </w:r>
          <w:r w:rsidR="000208B6" w:rsidDel="00646555">
            <w:rPr>
              <w:rFonts w:ascii="Times New Roman" w:hAnsi="Times New Roman" w:cs="Times New Roman"/>
            </w:rPr>
            <w:delText>ed</w:delText>
          </w:r>
          <w:r w:rsidR="00616AA6" w:rsidDel="00646555">
            <w:rPr>
              <w:rFonts w:ascii="Times New Roman" w:hAnsi="Times New Roman" w:cs="Times New Roman"/>
            </w:rPr>
            <w:delText xml:space="preserve"> effort-corrected trends were made </w:delText>
          </w:r>
          <w:r w:rsidR="00E9010E" w:rsidDel="00646555">
            <w:rPr>
              <w:rFonts w:ascii="Times New Roman" w:hAnsi="Times New Roman" w:cs="Times New Roman"/>
            </w:rPr>
            <w:delText>available</w:delText>
          </w:r>
          <w:r w:rsidR="00616AA6" w:rsidDel="00646555">
            <w:rPr>
              <w:rFonts w:ascii="Times New Roman" w:hAnsi="Times New Roman" w:cs="Times New Roman"/>
            </w:rPr>
            <w:delText xml:space="preserve"> to the public, as they </w:delText>
          </w:r>
          <w:r w:rsidR="00702FE5" w:rsidDel="00646555">
            <w:rPr>
              <w:rFonts w:ascii="Times New Roman" w:hAnsi="Times New Roman" w:cs="Times New Roman"/>
            </w:rPr>
            <w:delText>have been</w:delText>
          </w:r>
          <w:r w:rsidR="00616AA6" w:rsidDel="00646555">
            <w:rPr>
              <w:rFonts w:ascii="Times New Roman" w:hAnsi="Times New Roman" w:cs="Times New Roman"/>
            </w:rPr>
            <w:delText xml:space="preserve"> for the BBS</w:delText>
          </w:r>
          <w:r w:rsidR="00794DF9" w:rsidDel="00646555">
            <w:rPr>
              <w:rFonts w:ascii="Times New Roman" w:hAnsi="Times New Roman" w:cs="Times New Roman"/>
            </w:rPr>
            <w:delText xml:space="preserve"> results</w:delText>
          </w:r>
          <w:r w:rsidR="00616AA6" w:rsidDel="00646555">
            <w:rPr>
              <w:rFonts w:ascii="Times New Roman" w:hAnsi="Times New Roman" w:cs="Times New Roman"/>
            </w:rPr>
            <w:delText xml:space="preserve"> </w:delText>
          </w:r>
          <w:r w:rsidR="00616AA6" w:rsidDel="00646555">
            <w:rPr>
              <w:rFonts w:ascii="Times New Roman" w:hAnsi="Times New Roman" w:cs="Times New Roman"/>
            </w:rPr>
            <w:fldChar w:fldCharType="begin"/>
          </w:r>
          <w:r w:rsidR="00616AA6" w:rsidDel="00646555">
            <w:rPr>
              <w:rFonts w:ascii="Times New Roman" w:hAnsi="Times New Roman" w:cs="Times New Roman"/>
            </w:rPr>
            <w:delInstrText xml:space="preserve"> ADDIN ZOTERO_ITEM CSL_CITATION {"citationID":"Ayl1Hs53","properties":{"formattedCitation":"(Sauer et al. 2003)","plainCitation":"(Sauer et al. 2003)","noteIndex":0},"citationItems":[{"id":15696,"uris":["http://zotero.org/users/40926/items/NE6GIG25"],"uri":["http://zotero.org/users/40926/items/NE6GIG25"],"itemData":{"id":15696,"type":"article-journal","title":"Use of North American Breeding Bird Survey data to estimate population change for bird conservation regions","container-title":"The Journal of Wildlife Management","page":"372–389","volume":"67","source":"Google Scholar","author":[{"family":"Sauer","given":"John R."},{"family":"Fallon","given":"Jane E."},{"family":"Johnson","given":"Rex"}],"issued":{"date-parts":[["2003"]]}}}],"schema":"https://github.com/citation-style-language/schema/raw/master/csl-citation.json"} </w:delInstrText>
          </w:r>
          <w:r w:rsidR="00616AA6" w:rsidDel="00646555">
            <w:rPr>
              <w:rFonts w:ascii="Times New Roman" w:hAnsi="Times New Roman" w:cs="Times New Roman"/>
            </w:rPr>
            <w:fldChar w:fldCharType="separate"/>
          </w:r>
          <w:r w:rsidR="00616AA6" w:rsidRPr="00616AA6" w:rsidDel="00646555">
            <w:rPr>
              <w:rFonts w:ascii="Times New Roman" w:hAnsi="Times New Roman" w:cs="Times New Roman"/>
            </w:rPr>
            <w:delText>(Sauer et al. 2003)</w:delText>
          </w:r>
          <w:r w:rsidR="00616AA6" w:rsidDel="00646555">
            <w:rPr>
              <w:rFonts w:ascii="Times New Roman" w:hAnsi="Times New Roman" w:cs="Times New Roman"/>
            </w:rPr>
            <w:fldChar w:fldCharType="end"/>
          </w:r>
          <w:r w:rsidR="00616AA6" w:rsidDel="00646555">
            <w:rPr>
              <w:rFonts w:ascii="Times New Roman" w:hAnsi="Times New Roman" w:cs="Times New Roman"/>
            </w:rPr>
            <w:delText xml:space="preserve">. Work by Soykan et al. </w:delText>
          </w:r>
          <w:r w:rsidR="00616AA6" w:rsidDel="00646555">
            <w:rPr>
              <w:rFonts w:ascii="Times New Roman" w:hAnsi="Times New Roman" w:cs="Times New Roman"/>
            </w:rPr>
            <w:fldChar w:fldCharType="begin"/>
          </w:r>
          <w:r w:rsidR="00616AA6" w:rsidDel="00646555">
            <w:rPr>
              <w:rFonts w:ascii="Times New Roman" w:hAnsi="Times New Roman" w:cs="Times New Roman"/>
            </w:rPr>
            <w:delInstrText xml:space="preserve"> ADDIN ZOTERO_ITEM CSL_CITATION {"citationID":"QyhElAOw","properties":{"formattedCitation":"(2016)","plainCitation":"(2016)","noteIndex":0},"citationItems":[{"id":15763,"uris":["http://zotero.org/users/40926/items/V85U6RZV"],"uri":["http://zotero.org/users/40926/items/V85U6RZV"],"itemData":{"id":15763,"type":"article-journal","title":"Population trends for North American winter birds based on hierarchical models","container-title":"Ecosphere","page":"e01351","volume":"7","issue":"5","source":"Google Scholar","author":[{"family":"Soykan","given":"Candan U."},{"family":"Sauer","given":"John"},{"family":"Schuetz","given":"Justin G."},{"family":"LeBaron","given":"Geoffrey S."},{"family":"Dale","given":"Kathy"},{"family":"Langham","given":"Gary M."}],"issued":{"date-parts":[["2016"]]}},"suppress-author":true}],"schema":"https://github.com/citation-style-language/schema/raw/master/csl-citation.json"} </w:delInstrText>
          </w:r>
          <w:r w:rsidR="00616AA6" w:rsidDel="00646555">
            <w:rPr>
              <w:rFonts w:ascii="Times New Roman" w:hAnsi="Times New Roman" w:cs="Times New Roman"/>
            </w:rPr>
            <w:fldChar w:fldCharType="separate"/>
          </w:r>
          <w:r w:rsidR="00616AA6" w:rsidRPr="00616AA6" w:rsidDel="00646555">
            <w:rPr>
              <w:rFonts w:ascii="Times New Roman" w:hAnsi="Times New Roman" w:cs="Times New Roman"/>
            </w:rPr>
            <w:delText>(2016)</w:delText>
          </w:r>
          <w:r w:rsidR="00616AA6" w:rsidDel="00646555">
            <w:rPr>
              <w:rFonts w:ascii="Times New Roman" w:hAnsi="Times New Roman" w:cs="Times New Roman"/>
            </w:rPr>
            <w:fldChar w:fldCharType="end"/>
          </w:r>
          <w:r w:rsidR="00616AA6" w:rsidDel="00646555">
            <w:rPr>
              <w:rFonts w:ascii="Times New Roman" w:hAnsi="Times New Roman" w:cs="Times New Roman"/>
            </w:rPr>
            <w:delText xml:space="preserve"> marks the initial </w:delText>
          </w:r>
          <w:r w:rsidR="00794DF9" w:rsidDel="00646555">
            <w:rPr>
              <w:rFonts w:ascii="Times New Roman" w:hAnsi="Times New Roman" w:cs="Times New Roman"/>
            </w:rPr>
            <w:delText>outcome</w:delText>
          </w:r>
          <w:r w:rsidR="00616AA6" w:rsidDel="00646555">
            <w:rPr>
              <w:rFonts w:ascii="Times New Roman" w:hAnsi="Times New Roman" w:cs="Times New Roman"/>
            </w:rPr>
            <w:delText xml:space="preserve"> of an effort by Audubon to make this happen</w:delText>
          </w:r>
          <w:r w:rsidR="00794DF9" w:rsidDel="00646555">
            <w:rPr>
              <w:rFonts w:ascii="Times New Roman" w:hAnsi="Times New Roman" w:cs="Times New Roman"/>
            </w:rPr>
            <w:delText xml:space="preserve">, and standard trend analysis results </w:delText>
          </w:r>
          <w:r w:rsidR="00611C2A" w:rsidDel="00646555">
            <w:rPr>
              <w:rFonts w:ascii="Times New Roman" w:hAnsi="Times New Roman" w:cs="Times New Roman"/>
            </w:rPr>
            <w:delText>have recently become</w:delText>
          </w:r>
          <w:r w:rsidR="00794DF9" w:rsidDel="00646555">
            <w:rPr>
              <w:rFonts w:ascii="Times New Roman" w:hAnsi="Times New Roman" w:cs="Times New Roman"/>
            </w:rPr>
            <w:delText xml:space="preserve"> publically available via the internet for over 500 species</w:delText>
          </w:r>
          <w:r w:rsidR="00611C2A" w:rsidDel="00646555">
            <w:rPr>
              <w:rFonts w:ascii="Times New Roman" w:hAnsi="Times New Roman" w:cs="Times New Roman"/>
            </w:rPr>
            <w:delText xml:space="preserve"> (</w:delText>
          </w:r>
          <w:r w:rsidR="00611C2A" w:rsidRPr="00611C2A" w:rsidDel="00646555">
            <w:rPr>
              <w:rFonts w:ascii="Times New Roman" w:hAnsi="Times New Roman" w:cs="Times New Roman"/>
            </w:rPr>
            <w:delText>https://www.audubon.org/conservation/where-have-all-birds-gone</w:delText>
          </w:r>
          <w:r w:rsidR="00611C2A" w:rsidDel="00646555">
            <w:rPr>
              <w:rFonts w:ascii="Times New Roman" w:hAnsi="Times New Roman" w:cs="Times New Roman"/>
            </w:rPr>
            <w:delText>)</w:delText>
          </w:r>
          <w:r w:rsidR="00794DF9" w:rsidDel="00646555">
            <w:rPr>
              <w:rFonts w:ascii="Times New Roman" w:hAnsi="Times New Roman" w:cs="Times New Roman"/>
            </w:rPr>
            <w:delText xml:space="preserve">.  It is possible that SVC trends could also become publically available </w:delText>
          </w:r>
          <w:r w:rsidR="00611C2A" w:rsidDel="00646555">
            <w:rPr>
              <w:rFonts w:ascii="Times New Roman" w:hAnsi="Times New Roman" w:cs="Times New Roman"/>
            </w:rPr>
            <w:delText xml:space="preserve">for researchers interested in exploring </w:delText>
          </w:r>
          <w:r w:rsidR="00794DF9" w:rsidDel="00646555">
            <w:rPr>
              <w:rFonts w:ascii="Times New Roman" w:hAnsi="Times New Roman" w:cs="Times New Roman"/>
            </w:rPr>
            <w:delText xml:space="preserve">factors associated with preprocessed, fine-scaled trends. </w:delText>
          </w:r>
        </w:del>
      </w:moveFrom>
      <w:moveFromRangeEnd w:id="101"/>
      <w:del w:id="104" w:author="Michel, Nicole" w:date="2018-12-06T16:13:00Z">
        <w:r w:rsidR="00840D82" w:rsidDel="00646555">
          <w:rPr>
            <w:rFonts w:ascii="Times New Roman" w:hAnsi="Times New Roman" w:cs="Times New Roman"/>
          </w:rPr>
          <w:delText xml:space="preserve">Given </w:delText>
        </w:r>
      </w:del>
      <w:ins w:id="105" w:author="Michel, Nicole" w:date="2018-12-06T16:13:00Z">
        <w:del w:id="106" w:author="Michel, Nicole" w:date="2018-12-06T16:11:00Z">
          <w:r w:rsidDel="00646555">
            <w:rPr>
              <w:rFonts w:ascii="Times New Roman" w:hAnsi="Times New Roman" w:cs="Times New Roman"/>
            </w:rPr>
            <w:delText xml:space="preserve">Dunn et al. </w:delText>
          </w:r>
          <w:r w:rsidDel="00646555">
            <w:rPr>
              <w:rFonts w:ascii="Times New Roman" w:hAnsi="Times New Roman" w:cs="Times New Roman"/>
            </w:rPr>
            <w:fldChar w:fldCharType="begin"/>
          </w:r>
          <w:r w:rsidDel="00646555">
            <w:rPr>
              <w:rFonts w:ascii="Times New Roman" w:hAnsi="Times New Roman" w:cs="Times New Roman"/>
            </w:rPr>
            <w:delInstrText xml:space="preserve"> ADDIN ZOTERO_ITEM CSL_CITATION {"citationID":"H8LRXJWA","properties":{"formattedCitation":"(2005)","plainCitation":"(2005)","noteIndex":0},"citationItems":[{"id":15716,"uris":["http://zotero.org/users/40926/items/ITE32MJQ"],"uri":["http://zotero.org/users/40926/items/ITE32MJQ"],"itemData":{"id":15716,"type":"article-journal","title":"Enhancing the scientific value of the Christmas Bird Count","container-title":"The Auk","page":"338–346","volume":"122","issue":"1","source":"Google Scholar","author":[{"family":"Dunn","given":"Erica H."},{"family":"Francis","given":"Charles M."},{"family":"Blancher","given":"Peter J."},{"family":"Drennan","given":"Susan Roney"},{"family":"Howe","given":"Marshall A."},{"family":"Lepage","given":"Denis"},{"family":"Robbins","given":"Chandler S."},{"family":"Rosenberg","given":"Kenneth V."},{"family":"Sauer","given":"John R."},{"family":"Smith","given":"Kimberly G."}],"issued":{"date-parts":[["2005"]]}},"suppress-author":true}],"schema":"https://github.com/citation-style-language/schema/raw/master/csl-citation.json"} </w:delInstrText>
          </w:r>
          <w:r w:rsidDel="00646555">
            <w:rPr>
              <w:rFonts w:ascii="Times New Roman" w:hAnsi="Times New Roman" w:cs="Times New Roman"/>
            </w:rPr>
            <w:fldChar w:fldCharType="separate"/>
          </w:r>
          <w:r w:rsidRPr="005D561A" w:rsidDel="00646555">
            <w:rPr>
              <w:rFonts w:ascii="Times New Roman" w:hAnsi="Times New Roman" w:cs="Times New Roman"/>
            </w:rPr>
            <w:delText>(2005)</w:delText>
          </w:r>
          <w:r w:rsidDel="00646555">
            <w:rPr>
              <w:rFonts w:ascii="Times New Roman" w:hAnsi="Times New Roman" w:cs="Times New Roman"/>
            </w:rPr>
            <w:fldChar w:fldCharType="end"/>
          </w:r>
          <w:r w:rsidDel="00646555">
            <w:rPr>
              <w:rFonts w:ascii="Times New Roman" w:hAnsi="Times New Roman" w:cs="Times New Roman"/>
            </w:rPr>
            <w:delText xml:space="preserve"> suggested that analyses of CBC data by the broader scientific community would increase in number and quality as preprocessed effort-corrected trends were made available to the public, as they have been for the BBS results </w:delText>
          </w:r>
          <w:r w:rsidDel="00646555">
            <w:rPr>
              <w:rFonts w:ascii="Times New Roman" w:hAnsi="Times New Roman" w:cs="Times New Roman"/>
            </w:rPr>
            <w:fldChar w:fldCharType="begin"/>
          </w:r>
          <w:r w:rsidDel="00646555">
            <w:rPr>
              <w:rFonts w:ascii="Times New Roman" w:hAnsi="Times New Roman" w:cs="Times New Roman"/>
            </w:rPr>
            <w:delInstrText xml:space="preserve"> ADDIN ZOTERO_ITEM CSL_CITATION {"citationID":"Ayl1Hs53","properties":{"formattedCitation":"(Sauer et al. 2003)","plainCitation":"(Sauer et al. 2003)","noteIndex":0},"citationItems":[{"id":15696,"uris":["http://zotero.org/users/40926/items/NE6GIG25"],"uri":["http://zotero.org/users/40926/items/NE6GIG25"],"itemData":{"id":15696,"type":"article-journal","title":"Use of North American Breeding Bird Survey data to estimate population change for bird conservation regions","container-title":"The Journal of Wildlife Management","page":"372–389","volume":"67","source":"Google Scholar","author":[{"family":"Sauer","given":"John R."},{"family":"Fallon","given":"Jane E."},{"family":"Johnson","given":"Rex"}],"issued":{"date-parts":[["2003"]]}}}],"schema":"https://github.com/citation-style-language/schema/raw/master/csl-citation.json"} </w:delInstrText>
          </w:r>
          <w:r w:rsidDel="00646555">
            <w:rPr>
              <w:rFonts w:ascii="Times New Roman" w:hAnsi="Times New Roman" w:cs="Times New Roman"/>
            </w:rPr>
            <w:fldChar w:fldCharType="separate"/>
          </w:r>
          <w:r w:rsidRPr="00616AA6" w:rsidDel="00646555">
            <w:rPr>
              <w:rFonts w:ascii="Times New Roman" w:hAnsi="Times New Roman" w:cs="Times New Roman"/>
            </w:rPr>
            <w:delText>(Sauer et al. 2003)</w:delText>
          </w:r>
          <w:r w:rsidDel="00646555">
            <w:rPr>
              <w:rFonts w:ascii="Times New Roman" w:hAnsi="Times New Roman" w:cs="Times New Roman"/>
            </w:rPr>
            <w:fldChar w:fldCharType="end"/>
          </w:r>
          <w:r w:rsidDel="00646555">
            <w:rPr>
              <w:rFonts w:ascii="Times New Roman" w:hAnsi="Times New Roman" w:cs="Times New Roman"/>
            </w:rPr>
            <w:delText xml:space="preserve">. Work by Soykan et al. </w:delText>
          </w:r>
          <w:r w:rsidDel="00646555">
            <w:rPr>
              <w:rFonts w:ascii="Times New Roman" w:hAnsi="Times New Roman" w:cs="Times New Roman"/>
            </w:rPr>
            <w:fldChar w:fldCharType="begin"/>
          </w:r>
          <w:r w:rsidDel="00646555">
            <w:rPr>
              <w:rFonts w:ascii="Times New Roman" w:hAnsi="Times New Roman" w:cs="Times New Roman"/>
            </w:rPr>
            <w:delInstrText xml:space="preserve"> ADDIN ZOTERO_ITEM CSL_CITATION {"citationID":"QyhElAOw","properties":{"formattedCitation":"(2016)","plainCitation":"(2016)","noteIndex":0},"citationItems":[{"id":15763,"uris":["http://zotero.org/users/40926/items/V85U6RZV"],"uri":["http://zotero.org/users/40926/items/V85U6RZV"],"itemData":{"id":15763,"type":"article-journal","title":"Population trends for North American winter birds based on hierarchical models","container-title":"Ecosphere","page":"e01351","volume":"7","issue":"5","source":"Google Scholar","author":[{"family":"Soykan","given":"Candan U."},{"family":"Sauer","given":"John"},{"family":"Schuetz","given":"Justin G."},{"family":"LeBaron","given":"Geoffrey S."},{"family":"Dale","given":"Kathy"},{"family":"Langham","given":"Gary M."}],"issued":{"date-parts":[["2016"]]}},"suppress-author":true}],"schema":"https://github.com/citation-style-language/schema/raw/master/csl-citation.json"} </w:delInstrText>
          </w:r>
          <w:r w:rsidDel="00646555">
            <w:rPr>
              <w:rFonts w:ascii="Times New Roman" w:hAnsi="Times New Roman" w:cs="Times New Roman"/>
            </w:rPr>
            <w:fldChar w:fldCharType="separate"/>
          </w:r>
          <w:r w:rsidRPr="00616AA6" w:rsidDel="00646555">
            <w:rPr>
              <w:rFonts w:ascii="Times New Roman" w:hAnsi="Times New Roman" w:cs="Times New Roman"/>
            </w:rPr>
            <w:delText>(2016)</w:delText>
          </w:r>
          <w:r w:rsidDel="00646555">
            <w:rPr>
              <w:rFonts w:ascii="Times New Roman" w:hAnsi="Times New Roman" w:cs="Times New Roman"/>
            </w:rPr>
            <w:fldChar w:fldCharType="end"/>
          </w:r>
          <w:r w:rsidDel="00646555">
            <w:rPr>
              <w:rFonts w:ascii="Times New Roman" w:hAnsi="Times New Roman" w:cs="Times New Roman"/>
            </w:rPr>
            <w:delText xml:space="preserve"> marks the initial outcome of an effort by Audubon to make this happen, and standard trend analysis results have recently become publically available via the internet for over 500 species (</w:delText>
          </w:r>
          <w:r w:rsidRPr="00611C2A" w:rsidDel="00646555">
            <w:rPr>
              <w:rFonts w:ascii="Times New Roman" w:hAnsi="Times New Roman" w:cs="Times New Roman"/>
            </w:rPr>
            <w:delText>https://www.audubon.org/conservation/where-have-all-birds-gone</w:delText>
          </w:r>
          <w:r w:rsidDel="00646555">
            <w:rPr>
              <w:rFonts w:ascii="Times New Roman" w:hAnsi="Times New Roman" w:cs="Times New Roman"/>
            </w:rPr>
            <w:delText xml:space="preserve">).  It is possible that SVC trends could also become publically available for researchers interested in exploring factors associated with preprocessed, fine-scaled trends. </w:delText>
          </w:r>
        </w:del>
        <w:r>
          <w:rPr>
            <w:rFonts w:ascii="Times New Roman" w:hAnsi="Times New Roman" w:cs="Times New Roman"/>
          </w:rPr>
          <w:t>To demonstrate</w:t>
        </w:r>
        <w:r>
          <w:rPr>
            <w:rFonts w:ascii="Times New Roman" w:hAnsi="Times New Roman" w:cs="Times New Roman"/>
          </w:rPr>
          <w:t xml:space="preserve"> </w:t>
        </w:r>
      </w:ins>
      <w:r w:rsidR="00840D82">
        <w:rPr>
          <w:rFonts w:ascii="Times New Roman" w:hAnsi="Times New Roman" w:cs="Times New Roman"/>
        </w:rPr>
        <w:t xml:space="preserve">this </w:t>
      </w:r>
      <w:r w:rsidR="000208B6">
        <w:rPr>
          <w:rFonts w:ascii="Times New Roman" w:hAnsi="Times New Roman" w:cs="Times New Roman"/>
        </w:rPr>
        <w:t>potential</w:t>
      </w:r>
      <w:r w:rsidR="00840D82">
        <w:rPr>
          <w:rFonts w:ascii="Times New Roman" w:hAnsi="Times New Roman" w:cs="Times New Roman"/>
        </w:rPr>
        <w:t>, we conducted a simple</w:t>
      </w:r>
      <w:r w:rsidR="00EC0060">
        <w:rPr>
          <w:rFonts w:ascii="Times New Roman" w:hAnsi="Times New Roman" w:cs="Times New Roman"/>
        </w:rPr>
        <w:t xml:space="preserve"> demonstration</w:t>
      </w:r>
      <w:r w:rsidR="00840D82">
        <w:rPr>
          <w:rFonts w:ascii="Times New Roman" w:hAnsi="Times New Roman" w:cs="Times New Roman"/>
        </w:rPr>
        <w:t xml:space="preserve"> analysis of fine</w:t>
      </w:r>
      <w:ins w:id="107" w:author="Michel, Nicole" w:date="2018-12-06T16:13:00Z">
        <w:r>
          <w:rPr>
            <w:rFonts w:ascii="Times New Roman" w:hAnsi="Times New Roman" w:cs="Times New Roman"/>
          </w:rPr>
          <w:t>-</w:t>
        </w:r>
      </w:ins>
      <w:del w:id="108" w:author="Michel, Nicole" w:date="2018-12-06T16:13:00Z">
        <w:r w:rsidR="00840D82" w:rsidDel="00646555">
          <w:rPr>
            <w:rFonts w:ascii="Times New Roman" w:hAnsi="Times New Roman" w:cs="Times New Roman"/>
          </w:rPr>
          <w:delText xml:space="preserve"> </w:delText>
        </w:r>
      </w:del>
      <w:r w:rsidR="00840D82">
        <w:rPr>
          <w:rFonts w:ascii="Times New Roman" w:hAnsi="Times New Roman" w:cs="Times New Roman"/>
        </w:rPr>
        <w:t>scaled American Robin trends.</w:t>
      </w:r>
      <w:r w:rsidR="00E9010E">
        <w:rPr>
          <w:rFonts w:ascii="Times New Roman" w:hAnsi="Times New Roman" w:cs="Times New Roman"/>
        </w:rPr>
        <w:t xml:space="preserve"> </w:t>
      </w:r>
    </w:p>
    <w:p w14:paraId="4CC9DC20" w14:textId="77777777" w:rsidR="00A13594" w:rsidRDefault="00E9010E" w:rsidP="00646555">
      <w:pPr>
        <w:pStyle w:val="NoSpacing"/>
        <w:spacing w:line="480" w:lineRule="auto"/>
        <w:rPr>
          <w:ins w:id="109" w:author="Michel, Nicole" w:date="2018-12-06T16:41:00Z"/>
          <w:rFonts w:ascii="Times New Roman" w:hAnsi="Times New Roman" w:cs="Times New Roman"/>
        </w:rPr>
        <w:pPrChange w:id="110" w:author="Michel, Nicole" w:date="2018-12-06T16:13:00Z">
          <w:pPr>
            <w:pStyle w:val="NoSpacing"/>
            <w:spacing w:line="480" w:lineRule="auto"/>
            <w:ind w:firstLine="720"/>
          </w:pPr>
        </w:pPrChange>
      </w:pPr>
      <w:r>
        <w:rPr>
          <w:rFonts w:ascii="Times New Roman" w:hAnsi="Times New Roman" w:cs="Times New Roman"/>
        </w:rPr>
        <w:t xml:space="preserve">Specifically, we explored correlations between SVC </w:t>
      </w:r>
      <w:r w:rsidR="00BE7843">
        <w:rPr>
          <w:rFonts w:ascii="Times New Roman" w:hAnsi="Times New Roman" w:cs="Times New Roman"/>
        </w:rPr>
        <w:t>abundance</w:t>
      </w:r>
      <w:r>
        <w:rPr>
          <w:rFonts w:ascii="Times New Roman" w:hAnsi="Times New Roman" w:cs="Times New Roman"/>
        </w:rPr>
        <w:t xml:space="preserve"> trends and </w:t>
      </w:r>
      <w:ins w:id="111" w:author="Michel, Nicole" w:date="2018-12-06T16:13:00Z">
        <w:r w:rsidR="00646555">
          <w:rPr>
            <w:rFonts w:ascii="Times New Roman" w:hAnsi="Times New Roman" w:cs="Times New Roman"/>
          </w:rPr>
          <w:t xml:space="preserve">three covariates: </w:t>
        </w:r>
      </w:ins>
      <w:r>
        <w:rPr>
          <w:rFonts w:ascii="Times New Roman" w:hAnsi="Times New Roman" w:cs="Times New Roman"/>
        </w:rPr>
        <w:t>latitude</w:t>
      </w:r>
      <w:ins w:id="112" w:author="Michel, Nicole" w:date="2018-12-06T16:14:00Z">
        <w:r w:rsidR="00646555">
          <w:rPr>
            <w:rFonts w:ascii="Times New Roman" w:hAnsi="Times New Roman" w:cs="Times New Roman"/>
          </w:rPr>
          <w:t xml:space="preserve"> (to evaluate range shifts)</w:t>
        </w:r>
      </w:ins>
      <w:r>
        <w:rPr>
          <w:rFonts w:ascii="Times New Roman" w:hAnsi="Times New Roman" w:cs="Times New Roman"/>
        </w:rPr>
        <w:t xml:space="preserve">, minimum winter temperature, and human population density. </w:t>
      </w:r>
    </w:p>
    <w:p w14:paraId="5A9AC031" w14:textId="77777777" w:rsidR="00A13594" w:rsidRDefault="00E9010E" w:rsidP="00A13594">
      <w:pPr>
        <w:pStyle w:val="NoSpacing"/>
        <w:spacing w:line="480" w:lineRule="auto"/>
        <w:ind w:firstLine="720"/>
        <w:rPr>
          <w:ins w:id="113" w:author="Michel, Nicole" w:date="2018-12-06T16:44:00Z"/>
          <w:rFonts w:ascii="Times New Roman" w:hAnsi="Times New Roman" w:cs="Times New Roman"/>
        </w:rPr>
        <w:pPrChange w:id="114" w:author="Michel, Nicole" w:date="2018-12-06T16:41:00Z">
          <w:pPr>
            <w:pStyle w:val="NoSpacing"/>
            <w:spacing w:line="480" w:lineRule="auto"/>
            <w:ind w:firstLine="720"/>
          </w:pPr>
        </w:pPrChange>
      </w:pPr>
      <w:r>
        <w:rPr>
          <w:rFonts w:ascii="Times New Roman" w:hAnsi="Times New Roman" w:cs="Times New Roman"/>
        </w:rPr>
        <w:lastRenderedPageBreak/>
        <w:t>We expected</w:t>
      </w:r>
      <w:r w:rsidR="00F76955">
        <w:rPr>
          <w:rFonts w:ascii="Times New Roman" w:hAnsi="Times New Roman" w:cs="Times New Roman"/>
        </w:rPr>
        <w:t xml:space="preserve"> that, in the Northern Hemisphere, latitude would</w:t>
      </w:r>
      <w:r>
        <w:rPr>
          <w:rFonts w:ascii="Times New Roman" w:hAnsi="Times New Roman" w:cs="Times New Roman"/>
        </w:rPr>
        <w:t xml:space="preserve"> be positively related to SVC trends</w:t>
      </w:r>
      <w:r w:rsidR="008D0591">
        <w:rPr>
          <w:rFonts w:ascii="Times New Roman" w:hAnsi="Times New Roman" w:cs="Times New Roman"/>
        </w:rPr>
        <w:t>,</w:t>
      </w:r>
      <w:r>
        <w:rPr>
          <w:rFonts w:ascii="Times New Roman" w:hAnsi="Times New Roman" w:cs="Times New Roman"/>
        </w:rPr>
        <w:t xml:space="preserve"> </w:t>
      </w:r>
      <w:r w:rsidR="008B1DD7">
        <w:rPr>
          <w:rFonts w:ascii="Times New Roman" w:hAnsi="Times New Roman" w:cs="Times New Roman"/>
        </w:rPr>
        <w:t>as</w:t>
      </w:r>
      <w:r>
        <w:rPr>
          <w:rFonts w:ascii="Times New Roman" w:hAnsi="Times New Roman" w:cs="Times New Roman"/>
        </w:rPr>
        <w:t xml:space="preserve"> several </w:t>
      </w:r>
      <w:proofErr w:type="spellStart"/>
      <w:r w:rsidR="00C94418">
        <w:rPr>
          <w:rFonts w:ascii="Times New Roman" w:hAnsi="Times New Roman" w:cs="Times New Roman"/>
        </w:rPr>
        <w:t>landbird</w:t>
      </w:r>
      <w:proofErr w:type="spellEnd"/>
      <w:r w:rsidR="000208B6">
        <w:rPr>
          <w:rFonts w:ascii="Times New Roman" w:hAnsi="Times New Roman" w:cs="Times New Roman"/>
        </w:rPr>
        <w:t xml:space="preserve"> species</w:t>
      </w:r>
      <w:r w:rsidR="00C94418">
        <w:rPr>
          <w:rFonts w:ascii="Times New Roman" w:hAnsi="Times New Roman" w:cs="Times New Roman"/>
        </w:rPr>
        <w:t xml:space="preserve"> </w:t>
      </w:r>
      <w:del w:id="115" w:author="Michel, Nicole" w:date="2018-12-06T16:14:00Z">
        <w:r w:rsidR="00C94418" w:rsidDel="00646555">
          <w:rPr>
            <w:rFonts w:ascii="Times New Roman" w:hAnsi="Times New Roman" w:cs="Times New Roman"/>
          </w:rPr>
          <w:delText>appear to be</w:delText>
        </w:r>
        <w:r w:rsidDel="00646555">
          <w:rPr>
            <w:rFonts w:ascii="Times New Roman" w:hAnsi="Times New Roman" w:cs="Times New Roman"/>
          </w:rPr>
          <w:delText xml:space="preserve"> shifting</w:delText>
        </w:r>
      </w:del>
      <w:ins w:id="116" w:author="Michel, Nicole" w:date="2018-12-06T16:14:00Z">
        <w:r w:rsidR="00646555">
          <w:rPr>
            <w:rFonts w:ascii="Times New Roman" w:hAnsi="Times New Roman" w:cs="Times New Roman"/>
          </w:rPr>
          <w:t>have demonstrably shifted</w:t>
        </w:r>
      </w:ins>
      <w:r>
        <w:rPr>
          <w:rFonts w:ascii="Times New Roman" w:hAnsi="Times New Roman" w:cs="Times New Roman"/>
        </w:rPr>
        <w:t xml:space="preserve"> their ranges </w:t>
      </w:r>
      <w:r w:rsidR="00F76955">
        <w:rPr>
          <w:rFonts w:ascii="Times New Roman" w:hAnsi="Times New Roman" w:cs="Times New Roman"/>
        </w:rPr>
        <w:t xml:space="preserve">towards the Earth’s poles </w:t>
      </w:r>
      <w:r w:rsidR="00F76955">
        <w:rPr>
          <w:rFonts w:ascii="Times New Roman" w:hAnsi="Times New Roman" w:cs="Times New Roman"/>
        </w:rPr>
        <w:fldChar w:fldCharType="begin"/>
      </w:r>
      <w:r w:rsidR="00BE7843">
        <w:rPr>
          <w:rFonts w:ascii="Times New Roman" w:hAnsi="Times New Roman" w:cs="Times New Roman"/>
        </w:rPr>
        <w:instrText xml:space="preserve"> ADDIN ZOTERO_ITEM CSL_CITATION {"citationID":"oIkMvM7u","properties":{"formattedCitation":"(Thomas and Lennon 1999, La Sorte and Thompson 2007)","plainCitation":"(Thomas and Lennon 1999, La Sorte and Thompson 2007)","noteIndex":0},"citationItems":[{"id":15898,"uris":["http://zotero.org/users/40926/items/5EPZBYCG"],"uri":["http://zotero.org/users/40926/items/5EPZBYCG"],"itemData":{"id":15898,"type":"article-journal","title":"Birds extend their ranges northwards","container-title":"Nature","page":"213","volume":"399","issue":"6733","source":"www.nature.com","abstract":"We have analysed the breeding distributions of British birds over a 20-year period. After controlling for overall population expansions and retractions, we find that the northern margins of many species have moved further north by an average of 18.9 km during this time. This general northward shift took place during a period of climatic warming, which we propose might be causally involved.","DOI":"10.1038/20335","ISSN":"1476-4687","language":"en","author":[{"family":"Thomas","given":"Chris D."},{"family":"Lennon","given":"Jack J."}],"issued":{"date-parts":[["1999",5]]}},"label":"page"},{"id":15894,"uris":["http://zotero.org/users/40926/items/FMZPNUX9"],"uri":["http://zotero.org/users/40926/items/FMZPNUX9"],"itemData":{"id":15894,"type":"article-journal","title":"Poleward Shifts in Winter Ranges of North American Birds","container-title":"Ecology","page":"1803-1812","volume":"88","issue":"7","source":"Wiley Online Library","abstract":"Climate change is thought to promote the poleward movement of geographic ranges; however, the spatial dynamics, mechanisms, and regional anthropogenic drivers associated with these trends have not been fully explored. We estimated changes in latitude of northern range boundaries, center of occurrence, and center of abundance for 254 species of winter avifauna in North America from 1975 to 2004. After accounting for the effect of range size and the location of the northern boundary, positive latitudinal trends were evident for the northern boundary (1.48 km/yr), center of occurrence (0.45 km/yr), and center of abundance (1.03 km/yr). The northern boundary, when examined across individual species, had the most variable trends (SD = 7.46 km/yr) relative to the center of occurrence (SD = 2.36 km/yr) and center of abundance (SD = 5.57 km/yr). Trends did not differ based on migratory status, but there was evidence that trends differed for species with ranges centered in the southern vs. northern portion of the study area. Species occurred more sporadically over time at northern range boundaries, and northern boundaries were associated with a concentration of colonization and extirpation events, with a greater prevalence of colonization events likely promoting poleward trends. Regional anthropogenic drivers explained </w:instrText>
      </w:r>
      <w:r w:rsidR="00BE7843">
        <w:rPr>
          <w:rFonts w:ascii="Cambria Math" w:hAnsi="Cambria Math" w:cs="Cambria Math"/>
        </w:rPr>
        <w:instrText>∼</w:instrText>
      </w:r>
      <w:r w:rsidR="00BE7843">
        <w:rPr>
          <w:rFonts w:ascii="Times New Roman" w:hAnsi="Times New Roman" w:cs="Times New Roman"/>
        </w:rPr>
        <w:instrText xml:space="preserve">8% of the trend for the northern boundary, 14% for the center of occurrence, and 18% for the center of abundance; however, these effects were localized in the northern portion of species' ranges and were associated with distributional changes within ranges, primarily abundance, producing patterns that mimicked poleward movements. We conclude that poleward distributional shifts represent the interaction between climate change and regional factors whose outcome is determined by the scale of the analysis and the biotic and abiotic features in the region, and how anthropogenic activities have impacted these features.","DOI":"10.1890/06-1072.1","ISSN":"1939-9170","language":"en","author":[{"family":"La Sorte","given":"F. A."},{"family":"Thompson","given":"F. R."}],"issued":{"date-parts":[["2007",7,1]]}},"label":"page"}],"schema":"https://github.com/citation-style-language/schema/raw/master/csl-citation.json"} </w:instrText>
      </w:r>
      <w:r w:rsidR="00F76955">
        <w:rPr>
          <w:rFonts w:ascii="Times New Roman" w:hAnsi="Times New Roman" w:cs="Times New Roman"/>
        </w:rPr>
        <w:fldChar w:fldCharType="separate"/>
      </w:r>
      <w:r w:rsidR="00BE7843" w:rsidRPr="00BE7843">
        <w:rPr>
          <w:rFonts w:ascii="Times New Roman" w:hAnsi="Times New Roman" w:cs="Times New Roman"/>
        </w:rPr>
        <w:t xml:space="preserve">(Thomas and Lennon 1999, La </w:t>
      </w:r>
      <w:proofErr w:type="spellStart"/>
      <w:r w:rsidR="00BE7843" w:rsidRPr="00BE7843">
        <w:rPr>
          <w:rFonts w:ascii="Times New Roman" w:hAnsi="Times New Roman" w:cs="Times New Roman"/>
        </w:rPr>
        <w:t>Sorte</w:t>
      </w:r>
      <w:proofErr w:type="spellEnd"/>
      <w:r w:rsidR="00BE7843" w:rsidRPr="00BE7843">
        <w:rPr>
          <w:rFonts w:ascii="Times New Roman" w:hAnsi="Times New Roman" w:cs="Times New Roman"/>
        </w:rPr>
        <w:t xml:space="preserve"> and Thompson 2007</w:t>
      </w:r>
      <w:ins w:id="117" w:author="Michel, Nicole" w:date="2018-12-06T16:18:00Z">
        <w:r w:rsidR="00E52724">
          <w:rPr>
            <w:rFonts w:ascii="Times New Roman" w:hAnsi="Times New Roman" w:cs="Times New Roman"/>
          </w:rPr>
          <w:t>, Huang et al. 2017</w:t>
        </w:r>
      </w:ins>
      <w:r w:rsidR="00BE7843" w:rsidRPr="00BE7843">
        <w:rPr>
          <w:rFonts w:ascii="Times New Roman" w:hAnsi="Times New Roman" w:cs="Times New Roman"/>
        </w:rPr>
        <w:t>)</w:t>
      </w:r>
      <w:r w:rsidR="00F76955">
        <w:rPr>
          <w:rFonts w:ascii="Times New Roman" w:hAnsi="Times New Roman" w:cs="Times New Roman"/>
        </w:rPr>
        <w:fldChar w:fldCharType="end"/>
      </w:r>
      <w:r>
        <w:rPr>
          <w:rFonts w:ascii="Times New Roman" w:hAnsi="Times New Roman" w:cs="Times New Roman"/>
        </w:rPr>
        <w:t>.  A northward range shift would logically lead to negative</w:t>
      </w:r>
      <w:r w:rsidR="00C94418">
        <w:rPr>
          <w:rFonts w:ascii="Times New Roman" w:hAnsi="Times New Roman" w:cs="Times New Roman"/>
        </w:rPr>
        <w:t xml:space="preserve"> trends in the southern portion</w:t>
      </w:r>
      <w:r>
        <w:rPr>
          <w:rFonts w:ascii="Times New Roman" w:hAnsi="Times New Roman" w:cs="Times New Roman"/>
        </w:rPr>
        <w:t xml:space="preserve"> of their range and positive trends in </w:t>
      </w:r>
      <w:r w:rsidR="00C94418">
        <w:rPr>
          <w:rFonts w:ascii="Times New Roman" w:hAnsi="Times New Roman" w:cs="Times New Roman"/>
        </w:rPr>
        <w:t>the northern portion</w:t>
      </w:r>
      <w:r>
        <w:rPr>
          <w:rFonts w:ascii="Times New Roman" w:hAnsi="Times New Roman" w:cs="Times New Roman"/>
        </w:rPr>
        <w:t xml:space="preserve"> of their range. One putative mechanism for northward range shift</w:t>
      </w:r>
      <w:r w:rsidR="00C94418">
        <w:rPr>
          <w:rFonts w:ascii="Times New Roman" w:hAnsi="Times New Roman" w:cs="Times New Roman"/>
        </w:rPr>
        <w:t>s</w:t>
      </w:r>
      <w:r>
        <w:rPr>
          <w:rFonts w:ascii="Times New Roman" w:hAnsi="Times New Roman" w:cs="Times New Roman"/>
        </w:rPr>
        <w:t xml:space="preserve"> </w:t>
      </w:r>
      <w:r w:rsidR="00B279D2">
        <w:rPr>
          <w:rFonts w:ascii="Times New Roman" w:hAnsi="Times New Roman" w:cs="Times New Roman"/>
        </w:rPr>
        <w:t xml:space="preserve">in wintering birds </w:t>
      </w:r>
      <w:r>
        <w:rPr>
          <w:rFonts w:ascii="Times New Roman" w:hAnsi="Times New Roman" w:cs="Times New Roman"/>
        </w:rPr>
        <w:t xml:space="preserve">is </w:t>
      </w:r>
      <w:r w:rsidR="00B279D2">
        <w:rPr>
          <w:rFonts w:ascii="Times New Roman" w:hAnsi="Times New Roman" w:cs="Times New Roman"/>
        </w:rPr>
        <w:t>the</w:t>
      </w:r>
      <w:r>
        <w:rPr>
          <w:rFonts w:ascii="Times New Roman" w:hAnsi="Times New Roman" w:cs="Times New Roman"/>
        </w:rPr>
        <w:t xml:space="preserve"> increase in </w:t>
      </w:r>
      <w:r w:rsidR="00C94418">
        <w:rPr>
          <w:rFonts w:ascii="Times New Roman" w:hAnsi="Times New Roman" w:cs="Times New Roman"/>
        </w:rPr>
        <w:t xml:space="preserve">minimum </w:t>
      </w:r>
      <w:r>
        <w:rPr>
          <w:rFonts w:ascii="Times New Roman" w:hAnsi="Times New Roman" w:cs="Times New Roman"/>
        </w:rPr>
        <w:t>winter temperatures across t</w:t>
      </w:r>
      <w:r w:rsidR="00C94418">
        <w:rPr>
          <w:rFonts w:ascii="Times New Roman" w:hAnsi="Times New Roman" w:cs="Times New Roman"/>
        </w:rPr>
        <w:t>he continent</w:t>
      </w:r>
      <w:r w:rsidR="008D0591">
        <w:rPr>
          <w:rFonts w:ascii="Times New Roman" w:hAnsi="Times New Roman" w:cs="Times New Roman"/>
        </w:rPr>
        <w:t xml:space="preserve"> over the past 50 years</w:t>
      </w:r>
      <w:r w:rsidR="005E4970">
        <w:rPr>
          <w:rFonts w:ascii="Times New Roman" w:hAnsi="Times New Roman" w:cs="Times New Roman"/>
        </w:rPr>
        <w:t xml:space="preserve"> </w:t>
      </w:r>
      <w:r w:rsidR="005E4970">
        <w:rPr>
          <w:rFonts w:ascii="Times New Roman" w:hAnsi="Times New Roman" w:cs="Times New Roman"/>
        </w:rPr>
        <w:fldChar w:fldCharType="begin"/>
      </w:r>
      <w:r w:rsidR="00F61360">
        <w:rPr>
          <w:rFonts w:ascii="Times New Roman" w:hAnsi="Times New Roman" w:cs="Times New Roman"/>
        </w:rPr>
        <w:instrText xml:space="preserve"> ADDIN ZOTERO_ITEM CSL_CITATION {"citationID":"UPHMMImy","properties":{"formattedCitation":"(Zuckerberg et al. 2011, Princ\\uc0\\u233{} and Zuckerberg 2015)","plainCitation":"(Zuckerberg et al. 2011, Princé and Zuckerberg 2015)","noteIndex":0},"citationItems":[{"id":15903,"uris":["http://zotero.org/users/40926/items/NVAHIULF"],"uri":["http://zotero.org/users/40926/items/NVAHIULF"],"itemData":{"id":15903,"type":"article-journal","title":"Climatic constraints on wintering bird distributions are modified by urbanization and weather: Wintering birds, weather, food, and climate","container-title":"Journal of Animal Ecology","page":"403-413","volume":"80","issue":"2","source":"Crossref","DOI":"10.1111/j.1365-2656.2010.01780.x","ISSN":"00218790","shortTitle":"Climatic constraints on wintering bird distributions are modified by urbanization and weather","language":"en","author":[{"family":"Zuckerberg","given":"Benjamin"},{"family":"Bonter","given":"David N."},{"family":"Hochachka","given":"Wesley M."},{"family":"Koenig","given":"Walter D."},{"family":"DeGaetano","given":"Arthur T."},{"family":"Dickinson","given":"Janis L."}],"issued":{"date-parts":[["2011",3]]}},"label":"page"},{"id":15906,"uris":["http://zotero.org/users/40926/items/9GMJNE4M"],"uri":["http://zotero.org/users/40926/items/9GMJNE4M"],"itemData":{"id":15906,"type":"article-journal","title":"Climate change in our backyards: the reshuffling of North America's winter bird communities","container-title":"Global Change Biology","page":"572-585","volume":"21","issue":"2","source":"Wiley Online Library","abstract":"Much of the recent changes in North American climate have occurred during the winter months, and as result, overwintering birds represent important sentinels of anthropogenic climate change. While there is mounting evidence that bird populations are responding to a warming climate (e.g., poleward shifts) questions remain as to whether these species-specific responses are resulting in community-wide changes. Here, we test the hypothesis that a changing winter climate should favor the formation of winter bird communities dominated by warm-adapted species. To do this, we quantified changes in community composition using a functional index – the Community Temperature Index (CTI) – which measures the balance between low- and high-temperature dwelling species in a community. Using data from Project FeederWatch, an international citizen science program, we quantified spatiotemporal changes in winter bird communities (n = 38 bird species) across eastern North America and tested the influence of changes in winter minimum temperature over a 22-year period. We implemented a jackknife analysis to identify those species most influential in driving changes at the community level and the population dynamics (e.g., extinction or colonization) responsible for these community changes. Since 1990, we found that the winter bird community structure has changed with communities increasingly composed of warm-adapted species. This reshuffling of winter bird communities was strongest in southerly latitudes and driven primarily by local increases in abundance and regional patterns of colonization by southerly birds. CTI tracked patterns of changing winter temperature at different temporal scales ranging from 1 to 35 years. We conclude that a shifting winter climate has provided an opportunity for smaller, southerly distributed species to colonize new regions and promote the formation of unique winter bird assemblages throughout eastern North America.","DOI":"10.1111/gcb.12740","ISSN":"1365-2486","shortTitle":"Climate change in our backyards","language":"en","author":[{"family":"Princé","given":"Karine"},{"family":"Zuckerberg","given":"Benjamin"}],"issued":{"date-parts":[["2015",2,1]]}},"label":"page"}],"schema":"https://github.com/citation-style-language/schema/raw/master/csl-citation.json"} </w:instrText>
      </w:r>
      <w:r w:rsidR="005E4970">
        <w:rPr>
          <w:rFonts w:ascii="Times New Roman" w:hAnsi="Times New Roman" w:cs="Times New Roman"/>
        </w:rPr>
        <w:fldChar w:fldCharType="separate"/>
      </w:r>
      <w:r w:rsidR="00F61360" w:rsidRPr="00F61360">
        <w:rPr>
          <w:rFonts w:ascii="Times New Roman" w:hAnsi="Times New Roman" w:cs="Times New Roman"/>
        </w:rPr>
        <w:t>(Zuckerberg et al. 2011, Princé and Zuckerberg 2015)</w:t>
      </w:r>
      <w:r w:rsidR="005E4970">
        <w:rPr>
          <w:rFonts w:ascii="Times New Roman" w:hAnsi="Times New Roman" w:cs="Times New Roman"/>
        </w:rPr>
        <w:fldChar w:fldCharType="end"/>
      </w:r>
      <w:r w:rsidR="008B1DD7">
        <w:rPr>
          <w:rFonts w:ascii="Times New Roman" w:hAnsi="Times New Roman" w:cs="Times New Roman"/>
        </w:rPr>
        <w:t>, which makes the energetics of wintering in the north more favorable</w:t>
      </w:r>
      <w:r w:rsidR="005E4970">
        <w:rPr>
          <w:rFonts w:ascii="Times New Roman" w:hAnsi="Times New Roman" w:cs="Times New Roman"/>
        </w:rPr>
        <w:t xml:space="preserve"> </w:t>
      </w:r>
      <w:r w:rsidR="005E4970">
        <w:rPr>
          <w:rFonts w:ascii="Times New Roman" w:hAnsi="Times New Roman" w:cs="Times New Roman"/>
        </w:rPr>
        <w:fldChar w:fldCharType="begin"/>
      </w:r>
      <w:r w:rsidR="005E4970">
        <w:rPr>
          <w:rFonts w:ascii="Times New Roman" w:hAnsi="Times New Roman" w:cs="Times New Roman"/>
        </w:rPr>
        <w:instrText xml:space="preserve"> ADDIN ZOTERO_ITEM CSL_CITATION {"citationID":"MtBPLtL0","properties":{"formattedCitation":"(Root 1988, Meehan et al. 2004)","plainCitation":"(Root 1988, Meehan et al. 2004)","noteIndex":0},"citationItems":[{"id":282,"uris":["http://zotero.org/users/40926/items/JJWA67NV"],"uri":["http://zotero.org/users/40926/items/JJWA67NV"],"itemData":{"id":282,"type":"article-journal","title":"Energy constraints on avian distributions and abundances","container-title":"Ecology","page":"330-339","volume":"69","issue":"2","author":[{"family":"Root","given":"T."}],"issued":{"date-parts":[["1988"]]}},"label":"page"},{"id":3021,"uris":["http://zotero.org/users/40926/items/7DP8MENK"],"uri":["http://zotero.org/users/40926/items/7DP8MENK"],"itemData":{"id":3021,"type":"article-journal","title":"Energetic determinants of abundance in winter landbird communities","container-title":"Ecol Lett Ecol Lett","page":"532-537","volume":"7","issue":"7","abstract":"There is increasing evidence that individual energetics constrain macroecological patterns. Here we model total abundance within winter landbird communities as a function of (1) energy supply, as measured by ecosystem net primary productivity, and (2) energy use of individuals, as influenced by body mass and ambient temperature. Using data from the North American Christmas Bird Count, we find that total abundance increases with productivity to the 0.61 power, and decreases with body mass and environmental temperature as predicted by metabolic theory when individuals are below their thermoneutral zone. We note a negative relationship between ambient temperature and average body mass, and suggest that this community-level pattern, reminiscent of Bergmann's Rule, is related to a tendency for small species to be less-abundant or absent from cold locations. Results from this study emphasize the importance of individual-level metabolism for understanding large-scale ecological patterns.","call-number":"0031","author":[{"family":"Meehan","given":"T. D."},{"family":"Jetz","given":"W."},{"family":"Brown","given":"J. H."}],"issued":{"date-parts":[["2004"]]}},"label":"page"}],"schema":"https://github.com/citation-style-language/schema/raw/master/csl-citation.json"} </w:instrText>
      </w:r>
      <w:r w:rsidR="005E4970">
        <w:rPr>
          <w:rFonts w:ascii="Times New Roman" w:hAnsi="Times New Roman" w:cs="Times New Roman"/>
        </w:rPr>
        <w:fldChar w:fldCharType="separate"/>
      </w:r>
      <w:r w:rsidR="005E4970" w:rsidRPr="005E4970">
        <w:rPr>
          <w:rFonts w:ascii="Times New Roman" w:hAnsi="Times New Roman" w:cs="Times New Roman"/>
        </w:rPr>
        <w:t>(Root 1988, Meehan et al. 2004)</w:t>
      </w:r>
      <w:r w:rsidR="005E4970">
        <w:rPr>
          <w:rFonts w:ascii="Times New Roman" w:hAnsi="Times New Roman" w:cs="Times New Roman"/>
        </w:rPr>
        <w:fldChar w:fldCharType="end"/>
      </w:r>
      <w:r w:rsidR="008B1DD7">
        <w:rPr>
          <w:rFonts w:ascii="Times New Roman" w:hAnsi="Times New Roman" w:cs="Times New Roman"/>
        </w:rPr>
        <w:t xml:space="preserve">.  With this mechanism in mind, </w:t>
      </w:r>
      <w:commentRangeStart w:id="118"/>
      <w:r w:rsidR="008B1DD7">
        <w:rPr>
          <w:rFonts w:ascii="Times New Roman" w:hAnsi="Times New Roman" w:cs="Times New Roman"/>
        </w:rPr>
        <w:t xml:space="preserve">we expected </w:t>
      </w:r>
      <w:r w:rsidR="00C94418">
        <w:rPr>
          <w:rFonts w:ascii="Times New Roman" w:hAnsi="Times New Roman" w:cs="Times New Roman"/>
        </w:rPr>
        <w:t>that</w:t>
      </w:r>
      <w:r w:rsidR="008B1DD7">
        <w:rPr>
          <w:rFonts w:ascii="Times New Roman" w:hAnsi="Times New Roman" w:cs="Times New Roman"/>
        </w:rPr>
        <w:t>,</w:t>
      </w:r>
      <w:r w:rsidR="00C94418">
        <w:rPr>
          <w:rFonts w:ascii="Times New Roman" w:hAnsi="Times New Roman" w:cs="Times New Roman"/>
        </w:rPr>
        <w:t xml:space="preserve"> for </w:t>
      </w:r>
      <w:r w:rsidR="008B1DD7">
        <w:rPr>
          <w:rFonts w:ascii="Times New Roman" w:hAnsi="Times New Roman" w:cs="Times New Roman"/>
        </w:rPr>
        <w:t xml:space="preserve">a given </w:t>
      </w:r>
      <w:r w:rsidR="00C94418">
        <w:rPr>
          <w:rFonts w:ascii="Times New Roman" w:hAnsi="Times New Roman" w:cs="Times New Roman"/>
        </w:rPr>
        <w:t xml:space="preserve">latitude, </w:t>
      </w:r>
      <w:r w:rsidR="008D0591">
        <w:rPr>
          <w:rFonts w:ascii="Times New Roman" w:hAnsi="Times New Roman" w:cs="Times New Roman"/>
        </w:rPr>
        <w:t xml:space="preserve">residual </w:t>
      </w:r>
      <w:r w:rsidR="00C94418">
        <w:rPr>
          <w:rFonts w:ascii="Times New Roman" w:hAnsi="Times New Roman" w:cs="Times New Roman"/>
        </w:rPr>
        <w:t>trends would be negatively related to minimum winter temperature</w:t>
      </w:r>
      <w:r w:rsidR="008B1DD7">
        <w:rPr>
          <w:rFonts w:ascii="Times New Roman" w:hAnsi="Times New Roman" w:cs="Times New Roman"/>
        </w:rPr>
        <w:t xml:space="preserve">, as birds began wintering </w:t>
      </w:r>
      <w:r w:rsidR="008D0591">
        <w:rPr>
          <w:rFonts w:ascii="Times New Roman" w:hAnsi="Times New Roman" w:cs="Times New Roman"/>
        </w:rPr>
        <w:t>in historically colder</w:t>
      </w:r>
      <w:r w:rsidR="008B1DD7">
        <w:rPr>
          <w:rFonts w:ascii="Times New Roman" w:hAnsi="Times New Roman" w:cs="Times New Roman"/>
        </w:rPr>
        <w:t xml:space="preserve"> locations further from coasts and higher in elevation</w:t>
      </w:r>
      <w:commentRangeEnd w:id="118"/>
      <w:r w:rsidR="00A13594">
        <w:rPr>
          <w:rStyle w:val="CommentReference"/>
        </w:rPr>
        <w:commentReference w:id="118"/>
      </w:r>
      <w:r w:rsidR="008B1DD7">
        <w:rPr>
          <w:rFonts w:ascii="Times New Roman" w:hAnsi="Times New Roman" w:cs="Times New Roman"/>
        </w:rPr>
        <w:t xml:space="preserve">. </w:t>
      </w:r>
    </w:p>
    <w:p w14:paraId="7DD50E16" w14:textId="125425FB" w:rsidR="0088098C" w:rsidRDefault="008D0591" w:rsidP="00A13594">
      <w:pPr>
        <w:pStyle w:val="NoSpacing"/>
        <w:spacing w:line="480" w:lineRule="auto"/>
        <w:ind w:firstLine="720"/>
        <w:rPr>
          <w:rFonts w:ascii="Times New Roman" w:hAnsi="Times New Roman" w:cs="Times New Roman"/>
        </w:rPr>
        <w:pPrChange w:id="119" w:author="Michel, Nicole" w:date="2018-12-06T16:41:00Z">
          <w:pPr>
            <w:pStyle w:val="NoSpacing"/>
            <w:spacing w:line="480" w:lineRule="auto"/>
            <w:ind w:firstLine="720"/>
          </w:pPr>
        </w:pPrChange>
      </w:pPr>
      <w:r>
        <w:rPr>
          <w:rFonts w:ascii="Times New Roman" w:hAnsi="Times New Roman" w:cs="Times New Roman"/>
        </w:rPr>
        <w:t xml:space="preserve">Finally, we tested the hypothesis that winter bird distribution is </w:t>
      </w:r>
      <w:r w:rsidR="00FC20D8">
        <w:rPr>
          <w:rFonts w:ascii="Times New Roman" w:hAnsi="Times New Roman" w:cs="Times New Roman"/>
        </w:rPr>
        <w:t xml:space="preserve">also </w:t>
      </w:r>
      <w:r w:rsidR="00B279D2">
        <w:rPr>
          <w:rFonts w:ascii="Times New Roman" w:hAnsi="Times New Roman" w:cs="Times New Roman"/>
        </w:rPr>
        <w:t>governed by</w:t>
      </w:r>
      <w:r>
        <w:rPr>
          <w:rFonts w:ascii="Times New Roman" w:hAnsi="Times New Roman" w:cs="Times New Roman"/>
        </w:rPr>
        <w:t xml:space="preserve"> resource availability</w:t>
      </w:r>
      <w:r w:rsidR="00FC20D8">
        <w:rPr>
          <w:rFonts w:ascii="Times New Roman" w:hAnsi="Times New Roman" w:cs="Times New Roman"/>
        </w:rPr>
        <w:t xml:space="preserve"> </w:t>
      </w:r>
      <w:r w:rsidR="00FC20D8">
        <w:rPr>
          <w:rFonts w:ascii="Times New Roman" w:hAnsi="Times New Roman" w:cs="Times New Roman"/>
        </w:rPr>
        <w:fldChar w:fldCharType="begin"/>
      </w:r>
      <w:r w:rsidR="00FC20D8">
        <w:rPr>
          <w:rFonts w:ascii="Times New Roman" w:hAnsi="Times New Roman" w:cs="Times New Roman"/>
        </w:rPr>
        <w:instrText xml:space="preserve"> ADDIN ZOTERO_ITEM CSL_CITATION {"citationID":"ktkauYyd","properties":{"formattedCitation":"(Dunning and Brown 1982, Meehan et al. 2004)","plainCitation":"(Dunning and Brown 1982, Meehan et al. 2004)","noteIndex":0},"citationItems":[{"id":568,"uris":["http://zotero.org/users/40926/items/DR3AI24C"],"uri":["http://zotero.org/users/40926/items/DR3AI24C"],"itemData":{"id":568,"type":"article-journal","title":"Summer rainfall and winter sparrow densities: a test of the food limitation hypothesis","container-title":"Auk","page":"123-129","volume":"99","author":[{"family":"Dunning","given":"J. B."},{"family":"Brown","given":"J. H."}],"issued":{"date-parts":[["1982"]]}},"label":"page"},{"id":3021,"uris":["http://zotero.org/users/40926/items/7DP8MENK"],"uri":["http://zotero.org/users/40926/items/7DP8MENK"],"itemData":{"id":3021,"type":"article-journal","title":"Energetic determinants of abundance in winter landbird communities","container-title":"Ecol Lett Ecol Lett","page":"532-537","volume":"7","issue":"7","abstract":"There is increasing evidence that individual energetics constrain macroecological patterns. Here we model total abundance within winter landbird communities as a function of (1) energy supply, as measured by ecosystem net primary productivity, and (2) energy use of individuals, as influenced by body mass and ambient temperature. Using data from the North American Christmas Bird Count, we find that total abundance increases with productivity to the 0.61 power, and decreases with body mass and environmental temperature as predicted by metabolic theory when individuals are below their thermoneutral zone. We note a negative relationship between ambient temperature and average body mass, and suggest that this community-level pattern, reminiscent of Bergmann's Rule, is related to a tendency for small species to be less-abundant or absent from cold locations. Results from this study emphasize the importance of individual-level metabolism for understanding large-scale ecological patterns.","call-number":"0031","author":[{"family":"Meehan","given":"T. D."},{"family":"Jetz","given":"W."},{"family":"Brown","given":"J. H."}],"issued":{"date-parts":[["2004"]]}},"label":"page"}],"schema":"https://github.com/citation-style-language/schema/raw/master/csl-citation.json"} </w:instrText>
      </w:r>
      <w:r w:rsidR="00FC20D8">
        <w:rPr>
          <w:rFonts w:ascii="Times New Roman" w:hAnsi="Times New Roman" w:cs="Times New Roman"/>
        </w:rPr>
        <w:fldChar w:fldCharType="separate"/>
      </w:r>
      <w:r w:rsidR="00FC20D8" w:rsidRPr="00FC20D8">
        <w:rPr>
          <w:rFonts w:ascii="Times New Roman" w:hAnsi="Times New Roman" w:cs="Times New Roman"/>
        </w:rPr>
        <w:t>(Dunning and Brown 1982, Meehan et al. 2004)</w:t>
      </w:r>
      <w:r w:rsidR="00FC20D8">
        <w:rPr>
          <w:rFonts w:ascii="Times New Roman" w:hAnsi="Times New Roman" w:cs="Times New Roman"/>
        </w:rPr>
        <w:fldChar w:fldCharType="end"/>
      </w:r>
      <w:r>
        <w:rPr>
          <w:rFonts w:ascii="Times New Roman" w:hAnsi="Times New Roman" w:cs="Times New Roman"/>
        </w:rPr>
        <w:t xml:space="preserve">.  We </w:t>
      </w:r>
      <w:r w:rsidR="00BA1D8F">
        <w:rPr>
          <w:rFonts w:ascii="Times New Roman" w:hAnsi="Times New Roman" w:cs="Times New Roman"/>
        </w:rPr>
        <w:t>expected</w:t>
      </w:r>
      <w:r>
        <w:rPr>
          <w:rFonts w:ascii="Times New Roman" w:hAnsi="Times New Roman" w:cs="Times New Roman"/>
        </w:rPr>
        <w:t xml:space="preserve"> that, after accounting for latitude and minimum winter temperature, </w:t>
      </w:r>
      <w:r w:rsidR="00B279D2">
        <w:rPr>
          <w:rFonts w:ascii="Times New Roman" w:hAnsi="Times New Roman" w:cs="Times New Roman"/>
        </w:rPr>
        <w:t xml:space="preserve">SVC </w:t>
      </w:r>
      <w:r>
        <w:rPr>
          <w:rFonts w:ascii="Times New Roman" w:hAnsi="Times New Roman" w:cs="Times New Roman"/>
        </w:rPr>
        <w:t>trends would be positively related to human population density</w:t>
      </w:r>
      <w:r w:rsidR="00FC20D8">
        <w:rPr>
          <w:rFonts w:ascii="Times New Roman" w:hAnsi="Times New Roman" w:cs="Times New Roman"/>
        </w:rPr>
        <w:t xml:space="preserve"> </w:t>
      </w:r>
      <w:r w:rsidR="00FC20D8">
        <w:rPr>
          <w:rFonts w:ascii="Times New Roman" w:hAnsi="Times New Roman" w:cs="Times New Roman"/>
        </w:rPr>
        <w:fldChar w:fldCharType="begin"/>
      </w:r>
      <w:r w:rsidR="00FC20D8">
        <w:rPr>
          <w:rFonts w:ascii="Times New Roman" w:hAnsi="Times New Roman" w:cs="Times New Roman"/>
        </w:rPr>
        <w:instrText xml:space="preserve"> ADDIN ZOTERO_ITEM CSL_CITATION {"citationID":"HyDxnhj3","properties":{"formattedCitation":"(Robb et al. 2008, Zuckerberg et al. 2011)","plainCitation":"(Robb et al. 2008, Zuckerberg et al. 2011)","noteIndex":0},"citationItems":[{"id":15911,"uris":["http://zotero.org/users/40926/items/Y75Y5JDH"],"uri":["http://zotero.org/users/40926/items/Y75Y5JDH"],"itemData":{"id":15911,"type":"article-journal","title":"Food for thought: supplementary feeding as a driver of ecological change in avian populations","container-title":"Frontiers in Ecology and the Environment","page":"476–484","volume":"6","issue":"9","source":"Google Scholar","shortTitle":"Food for thought","author":[{"family":"Robb","given":"Gillian N."},{"family":"McDonald","given":"Robbie A."},{"family":"Chamberlain","given":"Dan E."},{"family":"Bearhop","given":"Stuart"}],"issued":{"date-parts":[["2008"]]}},"label":"page"},{"id":15903,"uris":["http://zotero.org/users/40926/items/NVAHIULF"],"uri":["http://zotero.org/users/40926/items/NVAHIULF"],"itemData":{"id":15903,"type":"article-journal","title":"Climatic constraints on wintering bird distributions are modified by urbanization and weather: Wintering birds, weather, food, and climate","container-title":"Journal of Animal Ecology","page":"403-413","volume":"80","issue":"2","source":"Crossref","DOI":"10.1111/j.1365-2656.2010.01780.x","ISSN":"00218790","shortTitle":"Climatic constraints on wintering bird distributions are modified by urbanization and weather","language":"en","author":[{"family":"Zuckerberg","given":"Benjamin"},{"family":"Bonter","given":"David N."},{"family":"Hochachka","given":"Wesley M."},{"family":"Koenig","given":"Walter D."},{"family":"DeGaetano","given":"Arthur T."},{"family":"Dickinson","given":"Janis L."}],"issued":{"date-parts":[["2011",3]]}},"label":"page"}],"schema":"https://github.com/citation-style-language/schema/raw/master/csl-citation.json"} </w:instrText>
      </w:r>
      <w:r w:rsidR="00FC20D8">
        <w:rPr>
          <w:rFonts w:ascii="Times New Roman" w:hAnsi="Times New Roman" w:cs="Times New Roman"/>
        </w:rPr>
        <w:fldChar w:fldCharType="separate"/>
      </w:r>
      <w:r w:rsidR="00FC20D8" w:rsidRPr="00FC20D8">
        <w:rPr>
          <w:rFonts w:ascii="Times New Roman" w:hAnsi="Times New Roman" w:cs="Times New Roman"/>
        </w:rPr>
        <w:t>(Robb et al. 2008, Zuckerberg et al. 2011)</w:t>
      </w:r>
      <w:r w:rsidR="00FC20D8">
        <w:rPr>
          <w:rFonts w:ascii="Times New Roman" w:hAnsi="Times New Roman" w:cs="Times New Roman"/>
        </w:rPr>
        <w:fldChar w:fldCharType="end"/>
      </w:r>
      <w:r>
        <w:rPr>
          <w:rFonts w:ascii="Times New Roman" w:hAnsi="Times New Roman" w:cs="Times New Roman"/>
        </w:rPr>
        <w:t>, as American Robins are well known to prosper in h</w:t>
      </w:r>
      <w:r w:rsidR="00BA1D8F">
        <w:rPr>
          <w:rFonts w:ascii="Times New Roman" w:hAnsi="Times New Roman" w:cs="Times New Roman"/>
        </w:rPr>
        <w:t>uman dominated landscapes, replete with mown grass</w:t>
      </w:r>
      <w:ins w:id="120" w:author="Michel, Nicole" w:date="2018-12-06T16:44:00Z">
        <w:r w:rsidR="00A13594">
          <w:rPr>
            <w:rFonts w:ascii="Times New Roman" w:hAnsi="Times New Roman" w:cs="Times New Roman"/>
          </w:rPr>
          <w:t xml:space="preserve"> and </w:t>
        </w:r>
      </w:ins>
      <w:del w:id="121" w:author="Michel, Nicole" w:date="2018-12-06T16:44:00Z">
        <w:r w:rsidR="00F74D1B" w:rsidDel="00A13594">
          <w:rPr>
            <w:rFonts w:ascii="Times New Roman" w:hAnsi="Times New Roman" w:cs="Times New Roman"/>
          </w:rPr>
          <w:delText xml:space="preserve">, </w:delText>
        </w:r>
      </w:del>
      <w:r w:rsidR="00F74D1B">
        <w:rPr>
          <w:rFonts w:ascii="Times New Roman" w:hAnsi="Times New Roman" w:cs="Times New Roman"/>
        </w:rPr>
        <w:t xml:space="preserve">fruiting </w:t>
      </w:r>
      <w:commentRangeStart w:id="122"/>
      <w:r w:rsidR="00F74D1B">
        <w:rPr>
          <w:rFonts w:ascii="Times New Roman" w:hAnsi="Times New Roman" w:cs="Times New Roman"/>
        </w:rPr>
        <w:t>ornamentals</w:t>
      </w:r>
      <w:del w:id="123" w:author="Michel, Nicole" w:date="2018-12-06T16:44:00Z">
        <w:r w:rsidR="006258AF" w:rsidDel="00A13594">
          <w:rPr>
            <w:rFonts w:ascii="Times New Roman" w:hAnsi="Times New Roman" w:cs="Times New Roman"/>
          </w:rPr>
          <w:delText>,</w:delText>
        </w:r>
        <w:r w:rsidR="00BA1D8F" w:rsidDel="00A13594">
          <w:rPr>
            <w:rFonts w:ascii="Times New Roman" w:hAnsi="Times New Roman" w:cs="Times New Roman"/>
          </w:rPr>
          <w:delText xml:space="preserve"> and bird feeders</w:delText>
        </w:r>
      </w:del>
      <w:commentRangeEnd w:id="122"/>
      <w:r w:rsidR="00A13594">
        <w:rPr>
          <w:rStyle w:val="CommentReference"/>
        </w:rPr>
        <w:commentReference w:id="122"/>
      </w:r>
      <w:r w:rsidR="00702FE5">
        <w:rPr>
          <w:rFonts w:ascii="Times New Roman" w:hAnsi="Times New Roman" w:cs="Times New Roman"/>
        </w:rPr>
        <w:t xml:space="preserve"> </w:t>
      </w:r>
      <w:r w:rsidR="00702FE5">
        <w:rPr>
          <w:rFonts w:ascii="Times New Roman" w:hAnsi="Times New Roman" w:cs="Times New Roman"/>
        </w:rPr>
        <w:fldChar w:fldCharType="begin"/>
      </w:r>
      <w:r w:rsidR="00702FE5">
        <w:rPr>
          <w:rFonts w:ascii="Times New Roman" w:hAnsi="Times New Roman" w:cs="Times New Roman"/>
        </w:rPr>
        <w:instrText xml:space="preserve"> ADDIN ZOTERO_ITEM CSL_CITATION {"citationID":"StJhWCwR","properties":{"formattedCitation":"(Beissinger and Osborne 1982, Marzluff 1997)","plainCitation":"(Beissinger and Osborne 1982, Marzluff 1997)","noteIndex":0},"citationItems":[{"id":15914,"uris":["http://zotero.org/users/40926/items/DZGSEE8F"],"uri":["http://zotero.org/users/40926/items/DZGSEE8F"],"itemData":{"id":15914,"type":"article-journal","title":"Effects of urbanization on avian community organization","container-title":"Condor","page":"75–83","source":"Google Scholar","author":[{"family":"Beissinger","given":"Steven R."},{"family":"Osborne","given":"David R."}],"issued":{"date-parts":[["1982"]]}},"label":"page"},{"id":15916,"uris":["http://zotero.org/users/40926/items/RA6KFS3U"],"uri":["http://zotero.org/users/40926/items/RA6KFS3U"],"itemData":{"id":15916,"type":"article-journal","title":"Effects of urbanization and recreation on songbirds","container-title":"In: Block, William M.; Finch, Deborah M.(Tech. eds.). Songbird ecology in southwestern ponderosa pine forests: a literature review. Gen. Tech. Rep. RM-292. Fort Collins, CO: US Dept. of Agriculture, Forest Service, Rocky Mountain Forest and Range Experiment Station. p. 89-102.","page":"89–102","volume":"292","source":"Google Scholar","author":[{"family":"Marzluff","given":"John M."}],"issued":{"date-parts":[["1997"]]}},"label":"page"}],"schema":"https://github.com/citation-style-language/schema/raw/master/csl-citation.json"} </w:instrText>
      </w:r>
      <w:r w:rsidR="00702FE5">
        <w:rPr>
          <w:rFonts w:ascii="Times New Roman" w:hAnsi="Times New Roman" w:cs="Times New Roman"/>
        </w:rPr>
        <w:fldChar w:fldCharType="separate"/>
      </w:r>
      <w:r w:rsidR="00702FE5" w:rsidRPr="00702FE5">
        <w:rPr>
          <w:rFonts w:ascii="Times New Roman" w:hAnsi="Times New Roman" w:cs="Times New Roman"/>
        </w:rPr>
        <w:t>(</w:t>
      </w:r>
      <w:proofErr w:type="spellStart"/>
      <w:r w:rsidR="00702FE5" w:rsidRPr="00702FE5">
        <w:rPr>
          <w:rFonts w:ascii="Times New Roman" w:hAnsi="Times New Roman" w:cs="Times New Roman"/>
        </w:rPr>
        <w:t>Beissinger</w:t>
      </w:r>
      <w:proofErr w:type="spellEnd"/>
      <w:r w:rsidR="00702FE5" w:rsidRPr="00702FE5">
        <w:rPr>
          <w:rFonts w:ascii="Times New Roman" w:hAnsi="Times New Roman" w:cs="Times New Roman"/>
        </w:rPr>
        <w:t xml:space="preserve"> and Osborne 1982, Marzluff 1997)</w:t>
      </w:r>
      <w:r w:rsidR="00702FE5">
        <w:rPr>
          <w:rFonts w:ascii="Times New Roman" w:hAnsi="Times New Roman" w:cs="Times New Roman"/>
        </w:rPr>
        <w:fldChar w:fldCharType="end"/>
      </w:r>
      <w:r w:rsidR="00BA1D8F">
        <w:rPr>
          <w:rFonts w:ascii="Times New Roman" w:hAnsi="Times New Roman" w:cs="Times New Roman"/>
        </w:rPr>
        <w:t>.</w:t>
      </w:r>
      <w:r>
        <w:rPr>
          <w:rFonts w:ascii="Times New Roman" w:hAnsi="Times New Roman" w:cs="Times New Roman"/>
        </w:rPr>
        <w:t xml:space="preserve"> </w:t>
      </w:r>
    </w:p>
    <w:p w14:paraId="4668DE86" w14:textId="09D9174C" w:rsidR="0082357E" w:rsidRPr="004F30DC" w:rsidRDefault="00BA1D8F" w:rsidP="0082357E">
      <w:pPr>
        <w:pStyle w:val="NoSpacing"/>
        <w:spacing w:line="480" w:lineRule="auto"/>
        <w:ind w:firstLine="720"/>
        <w:rPr>
          <w:rFonts w:ascii="Times New Roman" w:hAnsi="Times New Roman" w:cs="Times New Roman"/>
          <w:b/>
        </w:rPr>
      </w:pPr>
      <w:r>
        <w:rPr>
          <w:rFonts w:ascii="Times New Roman" w:hAnsi="Times New Roman" w:cs="Times New Roman"/>
        </w:rPr>
        <w:t xml:space="preserve">For this analysis,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Pr>
          <w:rFonts w:ascii="Times New Roman" w:eastAsiaTheme="minorEastAsia" w:hAnsi="Times New Roman" w:cs="Times New Roman"/>
        </w:rPr>
        <w:t xml:space="preserve"> values were related to the latitude of the centroid for a given 100 km grid cell. Average </w:t>
      </w:r>
      <w:ins w:id="124" w:author="Michel, Nicole" w:date="2018-12-06T16:45:00Z">
        <w:r w:rsidR="00A13594" w:rsidRPr="00F11022">
          <w:rPr>
            <w:rFonts w:ascii="Times New Roman" w:eastAsiaTheme="minorEastAsia" w:hAnsi="Times New Roman" w:cs="Times New Roman"/>
            <w:highlight w:val="yellow"/>
            <w:rPrChange w:id="125" w:author="Michel, Nicole" w:date="2018-12-06T16:46:00Z">
              <w:rPr>
                <w:rFonts w:ascii="Times New Roman" w:eastAsiaTheme="minorEastAsia" w:hAnsi="Times New Roman" w:cs="Times New Roman"/>
              </w:rPr>
            </w:rPrChange>
          </w:rPr>
          <w:t>[annual?]</w:t>
        </w:r>
        <w:r w:rsidR="00A13594">
          <w:rPr>
            <w:rFonts w:ascii="Times New Roman" w:eastAsiaTheme="minorEastAsia" w:hAnsi="Times New Roman" w:cs="Times New Roman"/>
          </w:rPr>
          <w:t xml:space="preserve"> </w:t>
        </w:r>
      </w:ins>
      <w:r>
        <w:rPr>
          <w:rFonts w:ascii="Times New Roman" w:eastAsiaTheme="minorEastAsia" w:hAnsi="Times New Roman" w:cs="Times New Roman"/>
        </w:rPr>
        <w:t xml:space="preserve">minimum </w:t>
      </w:r>
      <w:r w:rsidR="00BF475C">
        <w:rPr>
          <w:rFonts w:ascii="Times New Roman" w:eastAsiaTheme="minorEastAsia" w:hAnsi="Times New Roman" w:cs="Times New Roman"/>
        </w:rPr>
        <w:t>December and January</w:t>
      </w:r>
      <w:r>
        <w:rPr>
          <w:rFonts w:ascii="Times New Roman" w:eastAsiaTheme="minorEastAsia" w:hAnsi="Times New Roman" w:cs="Times New Roman"/>
        </w:rPr>
        <w:t xml:space="preserve"> temperature was </w:t>
      </w:r>
      <w:r w:rsidR="006258AF">
        <w:rPr>
          <w:rFonts w:ascii="Times New Roman" w:eastAsiaTheme="minorEastAsia" w:hAnsi="Times New Roman" w:cs="Times New Roman"/>
        </w:rPr>
        <w:t>calculated</w:t>
      </w:r>
      <w:r>
        <w:rPr>
          <w:rFonts w:ascii="Times New Roman" w:eastAsiaTheme="minorEastAsia" w:hAnsi="Times New Roman" w:cs="Times New Roman"/>
        </w:rPr>
        <w:t xml:space="preserve"> per cell </w:t>
      </w:r>
      <w:r w:rsidR="00BF475C">
        <w:rPr>
          <w:rFonts w:ascii="Times New Roman" w:eastAsiaTheme="minorEastAsia" w:hAnsi="Times New Roman" w:cs="Times New Roman"/>
        </w:rPr>
        <w:t>between</w:t>
      </w:r>
      <w:r w:rsidR="006258AF">
        <w:rPr>
          <w:rFonts w:ascii="Times New Roman" w:eastAsiaTheme="minorEastAsia" w:hAnsi="Times New Roman" w:cs="Times New Roman"/>
        </w:rPr>
        <w:t xml:space="preserve"> 1965 </w:t>
      </w:r>
      <w:r w:rsidR="00BF475C">
        <w:rPr>
          <w:rFonts w:ascii="Times New Roman" w:eastAsiaTheme="minorEastAsia" w:hAnsi="Times New Roman" w:cs="Times New Roman"/>
        </w:rPr>
        <w:t>and</w:t>
      </w:r>
      <w:r w:rsidR="006258AF">
        <w:rPr>
          <w:rFonts w:ascii="Times New Roman" w:eastAsiaTheme="minorEastAsia" w:hAnsi="Times New Roman" w:cs="Times New Roman"/>
        </w:rPr>
        <w:t xml:space="preserve"> 2017, using the CRU TS v4.01 </w:t>
      </w:r>
      <w:r w:rsidR="007C5BE0">
        <w:rPr>
          <w:rFonts w:ascii="Times New Roman" w:eastAsiaTheme="minorEastAsia" w:hAnsi="Times New Roman" w:cs="Times New Roman"/>
        </w:rPr>
        <w:t xml:space="preserve">dataset </w:t>
      </w:r>
      <w:r w:rsidR="007C5BE0">
        <w:rPr>
          <w:rFonts w:ascii="Times New Roman" w:eastAsiaTheme="minorEastAsia" w:hAnsi="Times New Roman" w:cs="Times New Roman"/>
        </w:rPr>
        <w:fldChar w:fldCharType="begin"/>
      </w:r>
      <w:r w:rsidR="007C5BE0">
        <w:rPr>
          <w:rFonts w:ascii="Times New Roman" w:eastAsiaTheme="minorEastAsia" w:hAnsi="Times New Roman" w:cs="Times New Roman"/>
        </w:rPr>
        <w:instrText xml:space="preserve"> ADDIN ZOTERO_ITEM CSL_CITATION {"citationID":"jJ58yrwA","properties":{"formattedCitation":"(Harris et al. 2014)","plainCitation":"(Harris et al. 2014)","noteIndex":0},"citationItems":[{"id":15889,"uris":["http://zotero.org/users/40926/items/FWH6X9KS"],"uri":["http://zotero.org/users/40926/items/FWH6X9KS"],"itemData":{"id":15889,"type":"article-journal","title":"Updated high-resolution grids of monthly climatic observations–the CRU TS3. 10 Dataset","container-title":"International journal of climatology","page":"623–642","volume":"34","issue":"3","source":"Google Scholar","author":[{"family":"Harris","given":"IPDJ"},{"family":"Jones","given":"Philip D."},{"family":"Osborn","given":"Timothy J."},{"family":"Lister","given":"David H."}],"issued":{"date-parts":[["2014"]]}}}],"schema":"https://github.com/citation-style-language/schema/raw/master/csl-citation.json"} </w:instrText>
      </w:r>
      <w:r w:rsidR="007C5BE0">
        <w:rPr>
          <w:rFonts w:ascii="Times New Roman" w:eastAsiaTheme="minorEastAsia" w:hAnsi="Times New Roman" w:cs="Times New Roman"/>
        </w:rPr>
        <w:fldChar w:fldCharType="separate"/>
      </w:r>
      <w:r w:rsidR="007C5BE0" w:rsidRPr="007C5BE0">
        <w:rPr>
          <w:rFonts w:ascii="Times New Roman" w:hAnsi="Times New Roman" w:cs="Times New Roman"/>
        </w:rPr>
        <w:t>(Harris et al. 2014)</w:t>
      </w:r>
      <w:r w:rsidR="007C5BE0">
        <w:rPr>
          <w:rFonts w:ascii="Times New Roman" w:eastAsiaTheme="minorEastAsia" w:hAnsi="Times New Roman" w:cs="Times New Roman"/>
        </w:rPr>
        <w:fldChar w:fldCharType="end"/>
      </w:r>
      <w:r w:rsidR="00BF475C">
        <w:rPr>
          <w:rFonts w:ascii="Times New Roman" w:eastAsiaTheme="minorEastAsia" w:hAnsi="Times New Roman" w:cs="Times New Roman"/>
        </w:rPr>
        <w:t xml:space="preserve">. </w:t>
      </w:r>
      <w:r w:rsidR="00BE7843">
        <w:rPr>
          <w:rFonts w:ascii="Times New Roman" w:eastAsiaTheme="minorEastAsia" w:hAnsi="Times New Roman" w:cs="Times New Roman"/>
        </w:rPr>
        <w:t>Average</w:t>
      </w:r>
      <w:r w:rsidR="00BF475C">
        <w:rPr>
          <w:rFonts w:ascii="Times New Roman" w:eastAsiaTheme="minorEastAsia" w:hAnsi="Times New Roman" w:cs="Times New Roman"/>
        </w:rPr>
        <w:t xml:space="preserve"> </w:t>
      </w:r>
      <w:ins w:id="126" w:author="Michel, Nicole" w:date="2018-12-06T16:45:00Z">
        <w:r w:rsidR="00F11022" w:rsidRPr="00F11022">
          <w:rPr>
            <w:rFonts w:ascii="Times New Roman" w:eastAsiaTheme="minorEastAsia" w:hAnsi="Times New Roman" w:cs="Times New Roman"/>
            <w:highlight w:val="yellow"/>
            <w:rPrChange w:id="127" w:author="Michel, Nicole" w:date="2018-12-06T16:46:00Z">
              <w:rPr>
                <w:rFonts w:ascii="Times New Roman" w:eastAsiaTheme="minorEastAsia" w:hAnsi="Times New Roman" w:cs="Times New Roman"/>
              </w:rPr>
            </w:rPrChange>
          </w:rPr>
          <w:t>[annual?]</w:t>
        </w:r>
        <w:r w:rsidR="00F11022">
          <w:rPr>
            <w:rFonts w:ascii="Times New Roman" w:eastAsiaTheme="minorEastAsia" w:hAnsi="Times New Roman" w:cs="Times New Roman"/>
          </w:rPr>
          <w:t xml:space="preserve"> </w:t>
        </w:r>
      </w:ins>
      <w:r w:rsidR="00BF475C">
        <w:rPr>
          <w:rFonts w:ascii="Times New Roman" w:eastAsiaTheme="minorEastAsia" w:hAnsi="Times New Roman" w:cs="Times New Roman"/>
        </w:rPr>
        <w:t xml:space="preserve">human population size between 1970 and 2015 was calculated per cell using </w:t>
      </w:r>
      <w:r w:rsidR="00BF475C" w:rsidRPr="00BF475C">
        <w:rPr>
          <w:rFonts w:ascii="Times New Roman" w:eastAsiaTheme="minorEastAsia" w:hAnsi="Times New Roman" w:cs="Times New Roman"/>
        </w:rPr>
        <w:t>Global Population Count Grid Time Series Estimates</w:t>
      </w:r>
      <w:r w:rsidR="00F16089">
        <w:rPr>
          <w:rFonts w:ascii="Times New Roman" w:eastAsiaTheme="minorEastAsia" w:hAnsi="Times New Roman" w:cs="Times New Roman"/>
        </w:rPr>
        <w:t xml:space="preserve"> </w:t>
      </w:r>
      <w:r w:rsidR="00BF475C">
        <w:rPr>
          <w:rFonts w:ascii="Times New Roman" w:eastAsiaTheme="minorEastAsia" w:hAnsi="Times New Roman" w:cs="Times New Roman"/>
        </w:rPr>
        <w:fldChar w:fldCharType="begin"/>
      </w:r>
      <w:r w:rsidR="00BE7843">
        <w:rPr>
          <w:rFonts w:ascii="Times New Roman" w:eastAsiaTheme="minorEastAsia" w:hAnsi="Times New Roman" w:cs="Times New Roman"/>
        </w:rPr>
        <w:instrText xml:space="preserve"> ADDIN ZOTERO_ITEM CSL_CITATION {"citationID":"45u1VoLM","properties":{"formattedCitation":"(CIESIN 2017)","plainCitation":"(CIESIN 2017)","noteIndex":0},"citationItems":[{"id":15892,"uris":["http://zotero.org/users/40926/items/WIFMIMAY"],"uri":["http://zotero.org/users/40926/items/WIFMIMAY"],"itemData":{"id":15892,"type":"report","title":"Global Population Count Grid Time Series Estimates","publisher":"Center for International Earth Science Information Network","publisher-place":"NASA Socioeconomic Data and Applications Center, Palasades, New York, USA","event-place":"NASA Socioeconomic Data and Applications Center, Palasades, New York, USA","URL":"https://doi.org/10.7927/H4CC0XNV","author":[{"literal":"CIESIN"}],"issued":{"date-parts":[["2017"]]}}}],"schema":"https://github.com/citation-style-language/schema/raw/master/csl-citation.json"} </w:instrText>
      </w:r>
      <w:r w:rsidR="00BF475C">
        <w:rPr>
          <w:rFonts w:ascii="Times New Roman" w:eastAsiaTheme="minorEastAsia" w:hAnsi="Times New Roman" w:cs="Times New Roman"/>
        </w:rPr>
        <w:fldChar w:fldCharType="separate"/>
      </w:r>
      <w:r w:rsidR="00BF475C" w:rsidRPr="00BF475C">
        <w:rPr>
          <w:rFonts w:ascii="Times New Roman" w:hAnsi="Times New Roman" w:cs="Times New Roman"/>
        </w:rPr>
        <w:t>(CIESIN 2017)</w:t>
      </w:r>
      <w:r w:rsidR="00BF475C">
        <w:rPr>
          <w:rFonts w:ascii="Times New Roman" w:eastAsiaTheme="minorEastAsia" w:hAnsi="Times New Roman" w:cs="Times New Roman"/>
        </w:rPr>
        <w:fldChar w:fldCharType="end"/>
      </w:r>
      <w:r w:rsidR="00F16089">
        <w:rPr>
          <w:rFonts w:ascii="Times New Roman" w:eastAsiaTheme="minorEastAsia" w:hAnsi="Times New Roman" w:cs="Times New Roman"/>
        </w:rPr>
        <w:t xml:space="preserve"> </w:t>
      </w:r>
      <w:r w:rsidR="00B279D2">
        <w:rPr>
          <w:rFonts w:ascii="Times New Roman" w:eastAsiaTheme="minorEastAsia" w:hAnsi="Times New Roman" w:cs="Times New Roman"/>
        </w:rPr>
        <w:t xml:space="preserve">for 1970 and the </w:t>
      </w:r>
      <w:r w:rsidR="00F16089">
        <w:rPr>
          <w:rFonts w:ascii="Times New Roman" w:eastAsiaTheme="minorEastAsia" w:hAnsi="Times New Roman" w:cs="Times New Roman"/>
        </w:rPr>
        <w:t xml:space="preserve">GPWv4 </w:t>
      </w:r>
      <w:r w:rsidR="00F16089">
        <w:rPr>
          <w:rFonts w:ascii="Times New Roman" w:eastAsiaTheme="minorEastAsia" w:hAnsi="Times New Roman" w:cs="Times New Roman"/>
        </w:rPr>
        <w:fldChar w:fldCharType="begin"/>
      </w:r>
      <w:r w:rsidR="00F16089">
        <w:rPr>
          <w:rFonts w:ascii="Times New Roman" w:eastAsiaTheme="minorEastAsia" w:hAnsi="Times New Roman" w:cs="Times New Roman"/>
        </w:rPr>
        <w:instrText xml:space="preserve"> ADDIN ZOTERO_ITEM CSL_CITATION {"citationID":"996gLFBT","properties":{"formattedCitation":"(CIESIN 2016)","plainCitation":"(CIESIN 2016)","noteIndex":0},"citationItems":[{"id":15893,"uris":["http://zotero.org/users/40926/items/8VS33UPR"],"uri":["http://zotero.org/users/40926/items/8VS33UPR"],"itemData":{"id":15893,"type":"report","title":"Gridded Population of the World, Version 4 (GPWv4): Population Count","publisher":"Center for International Earth Science Information Network","publisher-place":"NASA Socioeconomic Data and Applications Center, Palasades, New York, USA","event-place":"NASA Socioeconomic Data and Applications Center, Palasades, New York, USA","URL":"http://dx.doi.org/10.7927/H4X63JVC","author":[{"literal":"CIESIN"}],"issued":{"date-parts":[["2016"]]}}}],"schema":"https://github.com/citation-style-language/schema/raw/master/csl-citation.json"} </w:instrText>
      </w:r>
      <w:r w:rsidR="00F16089">
        <w:rPr>
          <w:rFonts w:ascii="Times New Roman" w:eastAsiaTheme="minorEastAsia" w:hAnsi="Times New Roman" w:cs="Times New Roman"/>
        </w:rPr>
        <w:fldChar w:fldCharType="separate"/>
      </w:r>
      <w:r w:rsidR="00F16089" w:rsidRPr="00F16089">
        <w:rPr>
          <w:rFonts w:ascii="Times New Roman" w:hAnsi="Times New Roman" w:cs="Times New Roman"/>
        </w:rPr>
        <w:t>(CIESIN 2016)</w:t>
      </w:r>
      <w:r w:rsidR="00F16089">
        <w:rPr>
          <w:rFonts w:ascii="Times New Roman" w:eastAsiaTheme="minorEastAsia" w:hAnsi="Times New Roman" w:cs="Times New Roman"/>
        </w:rPr>
        <w:fldChar w:fldCharType="end"/>
      </w:r>
      <w:r w:rsidR="00B279D2">
        <w:rPr>
          <w:rFonts w:ascii="Times New Roman" w:eastAsiaTheme="minorEastAsia" w:hAnsi="Times New Roman" w:cs="Times New Roman"/>
        </w:rPr>
        <w:t xml:space="preserve"> dataset for 2015</w:t>
      </w:r>
      <w:r w:rsidR="00F16089">
        <w:rPr>
          <w:rFonts w:ascii="Times New Roman" w:eastAsiaTheme="minorEastAsia" w:hAnsi="Times New Roman" w:cs="Times New Roman"/>
        </w:rPr>
        <w:t>.</w:t>
      </w:r>
      <w:r w:rsidR="0082357E">
        <w:rPr>
          <w:rFonts w:ascii="Times New Roman" w:eastAsiaTheme="minorEastAsia" w:hAnsi="Times New Roman" w:cs="Times New Roman"/>
        </w:rPr>
        <w:t xml:space="preserve"> Cell specific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82357E">
        <w:rPr>
          <w:rFonts w:ascii="Times New Roman" w:eastAsiaTheme="minorEastAsia" w:hAnsi="Times New Roman" w:cs="Times New Roman"/>
        </w:rPr>
        <w:t xml:space="preserve"> values were modeled with </w:t>
      </w:r>
      <w:r w:rsidR="00B279D2">
        <w:rPr>
          <w:rFonts w:ascii="Times New Roman" w:eastAsiaTheme="minorEastAsia" w:hAnsi="Times New Roman" w:cs="Times New Roman"/>
        </w:rPr>
        <w:t>a</w:t>
      </w:r>
      <w:r w:rsidR="0082357E">
        <w:rPr>
          <w:rFonts w:ascii="Times New Roman" w:eastAsiaTheme="minorEastAsia" w:hAnsi="Times New Roman" w:cs="Times New Roman"/>
        </w:rPr>
        <w:t xml:space="preserve"> latent Gaussian model</w:t>
      </w:r>
      <w:r w:rsidR="00B279D2">
        <w:rPr>
          <w:rFonts w:ascii="Times New Roman" w:eastAsiaTheme="minorEastAsia" w:hAnsi="Times New Roman" w:cs="Times New Roman"/>
        </w:rPr>
        <w:t>,</w:t>
      </w:r>
      <w:r w:rsidR="001325E6">
        <w:rPr>
          <w:rFonts w:ascii="Times New Roman" w:eastAsiaTheme="minorEastAsia" w:hAnsi="Times New Roman" w:cs="Times New Roman"/>
        </w:rPr>
        <w:t xml:space="preserve"> </w:t>
      </w:r>
      <w:proofErr w:type="gramStart"/>
      <w:r w:rsidR="001325E6">
        <w:rPr>
          <w:rFonts w:ascii="Times New Roman" w:eastAsiaTheme="minorEastAsia" w:hAnsi="Times New Roman" w:cs="Times New Roman"/>
        </w:rPr>
        <w:lastRenderedPageBreak/>
        <w:t xml:space="preserve">where </w:t>
      </w:r>
      <w:proofErr w:type="gramEnd"/>
      <m:oMath>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i</m:t>
            </m:r>
          </m:sub>
        </m:sSub>
        <m:r>
          <w:rPr>
            <w:rFonts w:ascii="Cambria Math" w:eastAsiaTheme="minorEastAsia" w:hAnsi="Cambria Math" w:cs="Times New Roman"/>
          </w:rPr>
          <m:t xml:space="preserve"> ~ </m:t>
        </m:r>
        <m:r>
          <m:rPr>
            <m:sty m:val="p"/>
          </m:rPr>
          <w:rPr>
            <w:rFonts w:ascii="Cambria Math" w:eastAsiaTheme="minorEastAsia" w:hAnsi="Cambria Math" w:cs="Times New Roman"/>
          </w:rPr>
          <m:t>Normal</m:t>
        </m:r>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μ</m:t>
            </m:r>
          </m:e>
          <m:sub>
            <m:r>
              <w:rPr>
                <w:rFonts w:ascii="Cambria Math" w:eastAsiaTheme="minorEastAsia" w:hAnsi="Cambria Math" w:cs="Times New Roman"/>
              </w:rPr>
              <m:t>i</m:t>
            </m:r>
          </m:sub>
        </m:sSub>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m:t>
        </m:r>
      </m:oMath>
      <w:r w:rsidR="00325AAC">
        <w:rPr>
          <w:rFonts w:ascii="Times New Roman" w:eastAsiaTheme="minorEastAsia" w:hAnsi="Times New Roman" w:cs="Times New Roman"/>
        </w:rPr>
        <w:t>,</w:t>
      </w:r>
      <w:r w:rsidR="001325E6">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1</m:t>
            </m:r>
          </m:sub>
        </m:sSub>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i</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3</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(P</m:t>
            </m:r>
          </m:e>
          <m:sub>
            <m:r>
              <w:rPr>
                <w:rFonts w:ascii="Cambria Math" w:eastAsiaTheme="minorEastAsia" w:hAnsi="Cambria Math" w:cs="Times New Roman"/>
              </w:rPr>
              <m:t>i</m:t>
            </m:r>
          </m:sub>
          <m:sup>
            <m:r>
              <w:rPr>
                <w:rFonts w:ascii="Cambria Math" w:eastAsiaTheme="minorEastAsia" w:hAnsi="Cambria Math" w:cs="Times New Roman"/>
              </w:rPr>
              <m:t>0.25</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υ</m:t>
            </m:r>
          </m:e>
          <m:sub>
            <m:r>
              <w:rPr>
                <w:rFonts w:ascii="Cambria Math" w:eastAsiaTheme="minorEastAsia" w:hAnsi="Cambria Math" w:cs="Times New Roman"/>
              </w:rPr>
              <m:t>i</m:t>
            </m:r>
          </m:sub>
        </m:sSub>
      </m:oMath>
      <w:r w:rsidR="00325AAC">
        <w:rPr>
          <w:rFonts w:ascii="Times New Roman" w:eastAsiaTheme="minorEastAsia" w:hAnsi="Times New Roman" w:cs="Times New Roman"/>
        </w:rPr>
        <w:t xml:space="preserve">, and </w:t>
      </w:r>
      <w:r w:rsidR="00325AAC" w:rsidRPr="00325AAC">
        <w:rPr>
          <w:rFonts w:ascii="Times New Roman" w:eastAsiaTheme="minorEastAsia" w:hAnsi="Times New Roman" w:cs="Times New Roman"/>
          <w:i/>
        </w:rPr>
        <w:t>L</w:t>
      </w:r>
      <w:r w:rsidR="00325AAC" w:rsidRPr="00325AAC">
        <w:rPr>
          <w:rFonts w:ascii="Times New Roman" w:eastAsiaTheme="minorEastAsia" w:hAnsi="Times New Roman" w:cs="Times New Roman"/>
          <w:i/>
          <w:vertAlign w:val="subscript"/>
        </w:rPr>
        <w:t>i</w:t>
      </w:r>
      <w:r w:rsidR="00325AAC">
        <w:rPr>
          <w:rFonts w:ascii="Times New Roman" w:eastAsiaTheme="minorEastAsia" w:hAnsi="Times New Roman" w:cs="Times New Roman"/>
        </w:rPr>
        <w:t xml:space="preserve">, </w:t>
      </w:r>
      <w:proofErr w:type="spellStart"/>
      <w:r w:rsidR="00325AAC" w:rsidRPr="00325AAC">
        <w:rPr>
          <w:rFonts w:ascii="Times New Roman" w:eastAsiaTheme="minorEastAsia" w:hAnsi="Times New Roman" w:cs="Times New Roman"/>
          <w:i/>
        </w:rPr>
        <w:t>T</w:t>
      </w:r>
      <w:r w:rsidR="00325AAC" w:rsidRPr="00325AAC">
        <w:rPr>
          <w:rFonts w:ascii="Times New Roman" w:eastAsiaTheme="minorEastAsia" w:hAnsi="Times New Roman" w:cs="Times New Roman"/>
          <w:i/>
          <w:vertAlign w:val="subscript"/>
        </w:rPr>
        <w:t>i</w:t>
      </w:r>
      <w:proofErr w:type="spellEnd"/>
      <w:r w:rsidR="00325AAC">
        <w:rPr>
          <w:rFonts w:ascii="Times New Roman" w:eastAsiaTheme="minorEastAsia" w:hAnsi="Times New Roman" w:cs="Times New Roman"/>
        </w:rPr>
        <w:t xml:space="preserve">, and </w:t>
      </w:r>
      <w:r w:rsidR="00325AAC" w:rsidRPr="00325AAC">
        <w:rPr>
          <w:rFonts w:ascii="Times New Roman" w:eastAsiaTheme="minorEastAsia" w:hAnsi="Times New Roman" w:cs="Times New Roman"/>
          <w:i/>
        </w:rPr>
        <w:t>P</w:t>
      </w:r>
      <w:r w:rsidR="00325AAC" w:rsidRPr="00325AAC">
        <w:rPr>
          <w:rFonts w:ascii="Times New Roman" w:eastAsiaTheme="minorEastAsia" w:hAnsi="Times New Roman" w:cs="Times New Roman"/>
          <w:i/>
          <w:vertAlign w:val="subscript"/>
        </w:rPr>
        <w:t>i</w:t>
      </w:r>
      <w:r w:rsidR="00325AAC">
        <w:rPr>
          <w:rFonts w:ascii="Times New Roman" w:eastAsiaTheme="minorEastAsia" w:hAnsi="Times New Roman" w:cs="Times New Roman"/>
        </w:rPr>
        <w:t xml:space="preserve"> represented cell-specific latitude, average minimum winter temperature, and </w:t>
      </w:r>
      <w:r w:rsidR="00BE7843">
        <w:rPr>
          <w:rFonts w:ascii="Times New Roman" w:eastAsiaTheme="minorEastAsia" w:hAnsi="Times New Roman" w:cs="Times New Roman"/>
        </w:rPr>
        <w:t xml:space="preserve">average </w:t>
      </w:r>
      <w:r w:rsidR="00325AAC">
        <w:rPr>
          <w:rFonts w:ascii="Times New Roman" w:eastAsiaTheme="minorEastAsia" w:hAnsi="Times New Roman" w:cs="Times New Roman"/>
        </w:rPr>
        <w:t>human population size</w:t>
      </w:r>
      <w:r w:rsidR="00B279D2">
        <w:rPr>
          <w:rFonts w:ascii="Times New Roman" w:eastAsiaTheme="minorEastAsia" w:hAnsi="Times New Roman" w:cs="Times New Roman"/>
        </w:rPr>
        <w:t xml:space="preserve"> variables</w:t>
      </w:r>
      <w:r w:rsidR="00325AAC">
        <w:rPr>
          <w:rFonts w:ascii="Times New Roman" w:eastAsiaTheme="minorEastAsia" w:hAnsi="Times New Roman" w:cs="Times New Roman"/>
        </w:rPr>
        <w:t xml:space="preserve">, respectively. </w:t>
      </w:r>
      <w:r w:rsidR="00AC50AF">
        <w:rPr>
          <w:rFonts w:ascii="Times New Roman" w:eastAsiaTheme="minorEastAsia" w:hAnsi="Times New Roman" w:cs="Times New Roman"/>
        </w:rPr>
        <w:t xml:space="preserve">Note the transformation of </w:t>
      </w:r>
      <w:r w:rsidR="00AC50AF" w:rsidRPr="00AC50AF">
        <w:rPr>
          <w:rFonts w:ascii="Times New Roman" w:eastAsiaTheme="minorEastAsia" w:hAnsi="Times New Roman" w:cs="Times New Roman"/>
          <w:i/>
        </w:rPr>
        <w:t>P</w:t>
      </w:r>
      <w:r w:rsidR="00AC50AF" w:rsidRPr="00AC50AF">
        <w:rPr>
          <w:rFonts w:ascii="Times New Roman" w:eastAsiaTheme="minorEastAsia" w:hAnsi="Times New Roman" w:cs="Times New Roman"/>
          <w:i/>
          <w:vertAlign w:val="subscript"/>
        </w:rPr>
        <w:t>i</w:t>
      </w:r>
      <w:r w:rsidR="00AC50AF">
        <w:rPr>
          <w:rFonts w:ascii="Times New Roman" w:eastAsiaTheme="minorEastAsia" w:hAnsi="Times New Roman" w:cs="Times New Roman"/>
        </w:rPr>
        <w:t xml:space="preserve">, which was highly right-skewed. </w:t>
      </w:r>
      <w:r w:rsidR="00325AAC">
        <w:rPr>
          <w:rFonts w:ascii="Times New Roman" w:eastAsiaTheme="minorEastAsia" w:hAnsi="Times New Roman" w:cs="Times New Roman"/>
        </w:rPr>
        <w:t xml:space="preserve">The term </w:t>
      </w:r>
      <m:oMath>
        <m:sSub>
          <m:sSubPr>
            <m:ctrlPr>
              <w:rPr>
                <w:rFonts w:ascii="Cambria Math" w:eastAsiaTheme="minorEastAsia" w:hAnsi="Cambria Math" w:cs="Times New Roman"/>
                <w:i/>
              </w:rPr>
            </m:ctrlPr>
          </m:sSubPr>
          <m:e>
            <m:r>
              <w:rPr>
                <w:rFonts w:ascii="Cambria Math" w:eastAsiaTheme="minorEastAsia" w:hAnsi="Cambria Math" w:cs="Times New Roman"/>
              </w:rPr>
              <m:t>υ</m:t>
            </m:r>
          </m:e>
          <m:sub>
            <m:r>
              <w:rPr>
                <w:rFonts w:ascii="Cambria Math" w:eastAsiaTheme="minorEastAsia" w:hAnsi="Cambria Math" w:cs="Times New Roman"/>
              </w:rPr>
              <m:t>i</m:t>
            </m:r>
          </m:sub>
        </m:sSub>
      </m:oMath>
      <w:r w:rsidR="00325AAC">
        <w:rPr>
          <w:rFonts w:ascii="Times New Roman" w:eastAsiaTheme="minorEastAsia" w:hAnsi="Times New Roman" w:cs="Times New Roman"/>
        </w:rPr>
        <w:t xml:space="preserve"> represented </w:t>
      </w:r>
      <w:r w:rsidR="00325AAC">
        <w:rPr>
          <w:rFonts w:ascii="Times New Roman" w:hAnsi="Times New Roman" w:cs="Times New Roman"/>
        </w:rPr>
        <w:t xml:space="preserve">cell-specific </w:t>
      </w:r>
      <w:r w:rsidR="00325AAC" w:rsidRPr="00F74943">
        <w:rPr>
          <w:rFonts w:ascii="Times New Roman" w:hAnsi="Times New Roman" w:cs="Times New Roman"/>
        </w:rPr>
        <w:t xml:space="preserve">random </w:t>
      </w:r>
      <w:r w:rsidR="00325AAC">
        <w:rPr>
          <w:rFonts w:ascii="Times New Roman" w:hAnsi="Times New Roman" w:cs="Times New Roman"/>
        </w:rPr>
        <w:t>intercept</w:t>
      </w:r>
      <w:r w:rsidR="00B279D2">
        <w:rPr>
          <w:rFonts w:ascii="Times New Roman" w:hAnsi="Times New Roman" w:cs="Times New Roman"/>
        </w:rPr>
        <w:t>s</w:t>
      </w:r>
      <w:r w:rsidR="00325AAC">
        <w:rPr>
          <w:rFonts w:ascii="Times New Roman" w:hAnsi="Times New Roman" w:cs="Times New Roman"/>
        </w:rPr>
        <w:t xml:space="preserve"> with </w:t>
      </w:r>
      <w:r w:rsidR="00E35C0F">
        <w:rPr>
          <w:rFonts w:ascii="Times New Roman" w:hAnsi="Times New Roman" w:cs="Times New Roman"/>
        </w:rPr>
        <w:t>CAR</w:t>
      </w:r>
      <w:r w:rsidR="00325AAC" w:rsidRPr="00F74943">
        <w:rPr>
          <w:rFonts w:ascii="Times New Roman" w:hAnsi="Times New Roman" w:cs="Times New Roman"/>
        </w:rPr>
        <w:t xml:space="preserve"> structure</w:t>
      </w:r>
      <w:r w:rsidR="00325AAC">
        <w:rPr>
          <w:rFonts w:ascii="Times New Roman" w:hAnsi="Times New Roman" w:cs="Times New Roman"/>
        </w:rPr>
        <w:t xml:space="preserve"> </w:t>
      </w:r>
      <w:r w:rsidR="00325AAC">
        <w:rPr>
          <w:rFonts w:ascii="Times New Roman" w:hAnsi="Times New Roman" w:cs="Times New Roman"/>
        </w:rPr>
        <w:fldChar w:fldCharType="begin"/>
      </w:r>
      <w:r w:rsidR="00F76955">
        <w:rPr>
          <w:rFonts w:ascii="Times New Roman" w:hAnsi="Times New Roman" w:cs="Times New Roman"/>
        </w:rPr>
        <w:instrText xml:space="preserve"> ADDIN ZOTERO_ITEM CSL_CITATION {"citationID":"iedNyiDe","properties":{"formattedCitation":"(Besag et al. 1991)","plainCitation":"(Besag et al. 1991)","noteIndex":0},"citationItems":[{"id":15819,"uris":["http://zotero.org/users/40926/items/MV8FPKXD"],"uri":["http://zotero.org/users/40926/items/MV8FPKXD"],"itemData":{"id":15819,"type":"article-journal","title":"Bayesian image restoration, with two applications in spatial statistics","container-title":"Annals of the Institute of Statistical Mathematics","page":"1-59","volume":"43","source":"Google Scholar","shortTitle":"Bayesian image restoration, with two applications in spatial statistics (with discussion) Annals of the Institute of Statistical Mathematics. 1991; 43","author":[{"family":"Besag","given":"J."},{"family":"York","given":"J."},{"family":"Molliè","given":"A."}],"issued":{"date-parts":[["1991"]]}}}],"schema":"https://github.com/citation-style-language/schema/raw/master/csl-citation.json"} </w:instrText>
      </w:r>
      <w:r w:rsidR="00325AAC">
        <w:rPr>
          <w:rFonts w:ascii="Times New Roman" w:hAnsi="Times New Roman" w:cs="Times New Roman"/>
        </w:rPr>
        <w:fldChar w:fldCharType="separate"/>
      </w:r>
      <w:r w:rsidR="00325AAC" w:rsidRPr="0098171A">
        <w:rPr>
          <w:rFonts w:ascii="Times New Roman" w:hAnsi="Times New Roman" w:cs="Times New Roman"/>
        </w:rPr>
        <w:t>(Besag et al. 1991)</w:t>
      </w:r>
      <w:r w:rsidR="00325AAC">
        <w:rPr>
          <w:rFonts w:ascii="Times New Roman" w:hAnsi="Times New Roman" w:cs="Times New Roman"/>
        </w:rPr>
        <w:fldChar w:fldCharType="end"/>
      </w:r>
      <w:r w:rsidR="00325AAC">
        <w:rPr>
          <w:rFonts w:ascii="Times New Roman" w:hAnsi="Times New Roman" w:cs="Times New Roman"/>
        </w:rPr>
        <w:t>, where the</w:t>
      </w:r>
      <w:r w:rsidR="00325AAC">
        <w:rPr>
          <w:rFonts w:ascii="Times New Roman" w:eastAsiaTheme="minorEastAsia" w:hAnsi="Times New Roman" w:cs="Times New Roman"/>
        </w:rPr>
        <w:t xml:space="preserve"> </w:t>
      </w:r>
      <w:r w:rsidR="00325AAC">
        <w:rPr>
          <w:rFonts w:ascii="Times New Roman" w:hAnsi="Times New Roman" w:cs="Times New Roman"/>
        </w:rPr>
        <w:t>precision matrix was scaled such that</w:t>
      </w:r>
      <w:r w:rsidR="00325AAC" w:rsidRPr="00B532B4">
        <w:rPr>
          <w:rFonts w:ascii="Times New Roman" w:hAnsi="Times New Roman" w:cs="Times New Roman"/>
        </w:rPr>
        <w:t xml:space="preserve"> the geometric mean of marginal variances </w:t>
      </w:r>
      <w:r w:rsidR="00325AAC">
        <w:rPr>
          <w:rFonts w:ascii="Times New Roman" w:hAnsi="Times New Roman" w:cs="Times New Roman"/>
        </w:rPr>
        <w:t>wa</w:t>
      </w:r>
      <w:r w:rsidR="00325AAC" w:rsidRPr="00B532B4">
        <w:rPr>
          <w:rFonts w:ascii="Times New Roman" w:hAnsi="Times New Roman" w:cs="Times New Roman"/>
        </w:rPr>
        <w:t>s equal to one</w:t>
      </w:r>
      <w:r w:rsidR="00325AAC">
        <w:rPr>
          <w:rFonts w:ascii="Times New Roman" w:hAnsi="Times New Roman" w:cs="Times New Roman"/>
        </w:rPr>
        <w:t xml:space="preserve"> </w:t>
      </w:r>
      <w:r w:rsidR="00325AAC">
        <w:rPr>
          <w:rFonts w:ascii="Times New Roman" w:hAnsi="Times New Roman" w:cs="Times New Roman"/>
        </w:rPr>
        <w:fldChar w:fldCharType="begin"/>
      </w:r>
      <w:r w:rsidR="00F76955">
        <w:rPr>
          <w:rFonts w:ascii="Times New Roman" w:hAnsi="Times New Roman" w:cs="Times New Roman"/>
        </w:rPr>
        <w:instrText xml:space="preserve"> ADDIN ZOTERO_ITEM CSL_CITATION {"citationID":"g9udxF62","properties":{"formattedCitation":"(Riebler et al. 2016)","plainCitation":"(Riebler et al. 2016)","noteIndex":0},"citationItems":[{"id":15886,"uris":["http://zotero.org/users/40926/items/936GBLWJ"],"uri":["http://zotero.org/users/40926/items/936GBLWJ"],"itemData":{"id":15886,"type":"article-journal","title":"An intuitive Bayesian spatial model for disease mapping that accounts for scaling","container-title":"Statistical methods in medical research","page":"1145–1165","volume":"25","issue":"4","source":"Google Scholar","author":[{"family":"Riebler","given":"Andrea"},{"family":"Sørbye","given":"Sigrunn H."},{"family":"Simpson","given":"Daniel"},{"family":"Rue","given":"H\\a","dropping-particle":"avard"}],"issued":{"date-parts":[["2016"]]}}}],"schema":"https://github.com/citation-style-language/schema/raw/master/csl-citation.json"} </w:instrText>
      </w:r>
      <w:r w:rsidR="00325AAC">
        <w:rPr>
          <w:rFonts w:ascii="Times New Roman" w:hAnsi="Times New Roman" w:cs="Times New Roman"/>
        </w:rPr>
        <w:fldChar w:fldCharType="separate"/>
      </w:r>
      <w:r w:rsidR="00325AAC" w:rsidRPr="00126E20">
        <w:rPr>
          <w:rFonts w:ascii="Times New Roman" w:hAnsi="Times New Roman" w:cs="Times New Roman"/>
        </w:rPr>
        <w:t>(Riebler et al. 2016)</w:t>
      </w:r>
      <w:r w:rsidR="00325AAC">
        <w:rPr>
          <w:rFonts w:ascii="Times New Roman" w:hAnsi="Times New Roman" w:cs="Times New Roman"/>
        </w:rPr>
        <w:fldChar w:fldCharType="end"/>
      </w:r>
      <w:r w:rsidR="00325AAC">
        <w:rPr>
          <w:rFonts w:ascii="Times New Roman"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υ</m:t>
            </m:r>
          </m:e>
          <m:sub>
            <m:r>
              <w:rPr>
                <w:rFonts w:ascii="Cambria Math" w:eastAsiaTheme="minorEastAsia" w:hAnsi="Cambria Math" w:cs="Times New Roman"/>
              </w:rPr>
              <m:t>i</m:t>
            </m:r>
          </m:sub>
        </m:sSub>
        <m:r>
          <w:rPr>
            <w:rFonts w:ascii="Cambria Math" w:eastAsiaTheme="minorEastAsia" w:hAnsi="Cambria Math" w:cs="Times New Roman"/>
          </w:rPr>
          <m:t xml:space="preserve"> </m:t>
        </m:r>
      </m:oMath>
      <w:r w:rsidR="00F44ABF">
        <w:rPr>
          <w:rFonts w:ascii="Times New Roman" w:hAnsi="Times New Roman" w:cs="Times New Roman"/>
        </w:rPr>
        <w:t xml:space="preserve">was added to </w:t>
      </w:r>
      <w:r w:rsidR="004D7E98">
        <w:rPr>
          <w:rFonts w:ascii="Times New Roman" w:hAnsi="Times New Roman" w:cs="Times New Roman"/>
        </w:rPr>
        <w:t xml:space="preserve">the model to </w:t>
      </w:r>
      <w:r w:rsidR="00F44ABF">
        <w:rPr>
          <w:rFonts w:ascii="Times New Roman" w:hAnsi="Times New Roman" w:cs="Times New Roman"/>
        </w:rPr>
        <w:t>account for spatial structure in the model residuals</w:t>
      </w:r>
      <w:r w:rsidR="00BE7843">
        <w:rPr>
          <w:rFonts w:ascii="Times New Roman" w:hAnsi="Times New Roman" w:cs="Times New Roman"/>
        </w:rPr>
        <w:t xml:space="preserve"> </w:t>
      </w:r>
      <w:r w:rsidR="00BE7843">
        <w:rPr>
          <w:rFonts w:ascii="Times New Roman" w:hAnsi="Times New Roman" w:cs="Times New Roman"/>
        </w:rPr>
        <w:fldChar w:fldCharType="begin"/>
      </w:r>
      <w:r w:rsidR="00BE7843">
        <w:rPr>
          <w:rFonts w:ascii="Times New Roman" w:hAnsi="Times New Roman" w:cs="Times New Roman"/>
        </w:rPr>
        <w:instrText xml:space="preserve"> ADDIN ZOTERO_ITEM CSL_CITATION {"citationID":"rC9vnKbT","properties":{"formattedCitation":"(Dormann et al. 2007, Beale et al. 2010)","plainCitation":"(Dormann et al. 2007, Beale et al. 2010)","noteIndex":0},"citationItems":[{"id":4070,"uris":["http://zotero.org/users/40926/items/N6SZMFQ5"],"uri":["http://zotero.org/users/40926/items/N6SZMFQ5"],"itemData":{"id":4070,"type":"article-journal","title":"Methods to account for spatial autocorrelation in the analysis of species distributional data: a review","container-title":"Ecography","page":"609-628","volume":"30","issue":"5","abstract":"Species distributional or trait data based on range map (extent-of-occurrence) or atlas survey data often display spatial autocorrelation, i.e. locations close to each other exhibit more similar values than those further apart. If this pattern remains present in the residuals of a statistical model based on such data, one of the key assumptions of standard statistical analyses, that residuals are independent and identically distributed (i.i.d), is violated. The violation of the assumption of i.i.d. residuals may bias parameter estimates and can increase type I error rates (falsely rejecting the null hypothesis of no effect). While this is increasingly recognised by researchers analysing species distribution data, there is, to our knowledge, no comprehensive overview of the many available spatial statistical methods to take spatial autocorrelation into account in tests of statistical significance. Here, we describe six different statistical approaches to infer correlates of species' distributions, for both presence/absence (binary response) and species abundance data (poisson or normally distributed response), while accounting for spatial autocorrelation in model residuals: autocovariate regression; spatial eigenvector mapping; generalised least squares; (conditional and simultaneous) autoregressive models and generalised estimating equations. A comprehensive comparison of the relative merits of these methods is beyond the scope of this paper. To demonstrate each method's implementation, however, we undertook preliminary tests based on simulated data. These preliminary tests verified that most of the spatial modeling techniques we examined showed good type I error control and precise parameter estimates, at least when confronted with simplistic simulated data containing spatial autocorrelation in the errors. However, we found that for presence/absence data the results and conclusions were very variable between the different methods. This is likely due to the low information content of binary maps. Also, in contrast with previous studies, we found that autocovariate methods consistently underestimated the effects of environmental controls of species distributions. Given their widespread use, in particular for the modelling of species presence/absence data (e.g. climate envelope models), we argue that this warrants further study and caution in their use. To aid other ecologists in making use of the methods described, code to implement them in freely available software is provided in an electronic appendix.","author":[{"family":"Dormann","given":"C. F."},{"family":"McPherson","given":"J. M."},{"family":"Araujo","given":"M. B."},{"family":"Bivand","given":"R."},{"family":"Bolliger","given":"J."},{"family":"Carl","given":"G."},{"family":"Davies","given":"R. G."},{"family":"Hirzel","given":"A."},{"family":"Jetz","given":"W."},{"family":"Kissling","given":"W. D."},{"family":"Kuhn","given":"I."},{"family":"Ohlemuller","given":"R."},{"family":"Peres-Neto","given":"P. R."},{"family":"Reineking","given":"B."},{"family":"Schroder","given":"B."},{"family":"Schurr","given":"F. M."},{"family":"Wilson","given":"R."}],"issued":{"date-parts":[["2007"]]}},"label":"page"},{"id":3632,"uris":["http://zotero.org/users/40926/items/GBNC9XP9"],"uri":["http://zotero.org/users/40926/items/GBNC9XP9"],"itemData":{"id":3632,"type":"article-journal","title":"Regression analysis of spatial data","container-title":"Ecology Letters","page":"246-264","volume":"13","issue":"2","source":"Wiley Online Library","abstract":"Ecology Letters (2010) 13: 246–264 \nAbstract\nMany of the most interesting questions ecologists ask lead to analyses of spatial data. Yet, perhaps confused by the large number of statistical models and fitting methods available, many ecologists seem to believe this is best left to specialists. Here, we describe the issues that need consideration when analysing spatial data and illustrate these using simulation studies. Our comparative analysis involves using methods including generalized least squares, spatial filters, wavelet revised models, conditional autoregressive models and generalized additive mixed models to estimate regression coefficients from synthetic but realistic data sets, including some which violate standard regression assumptions. We assess the performance of each method using two measures and using statistical error rates for model selection. Methods that performed well included generalized least squares family of models and a Bayesian implementation of the conditional auto-regressive model. Ordinary least squares also performed adequately in the absence of model selection, but had poorly controlled Type I error rates and so did not show the improvements in performance under model selection when using the above methods. Removing large-scale spatial trends in the response led to poor performance. These are empirical results; hence extrapolation of these findings to other situations should be performed cautiously. Nevertheless, our simulation-based approach provides much stronger evidence for comparative analysis than assessments based on single or small numbers of data sets, and should be considered a necessary foundation for statements of this type in future.","DOI":"10.1111/j.1461-0248.2009.01422.x","ISSN":"1461-0248","language":"en","author":[{"family":"Beale","given":"Colin M."},{"family":"Lennon","given":"Jack J."},{"family":"Yearsley","given":"Jon M."},{"family":"Brewer","given":"Mark J."},{"family":"Elston","given":"David A."}],"issued":{"date-parts":[["2010",2,1]]}},"label":"page"}],"schema":"https://github.com/citation-style-language/schema/raw/master/csl-citation.json"} </w:instrText>
      </w:r>
      <w:r w:rsidR="00BE7843">
        <w:rPr>
          <w:rFonts w:ascii="Times New Roman" w:hAnsi="Times New Roman" w:cs="Times New Roman"/>
        </w:rPr>
        <w:fldChar w:fldCharType="separate"/>
      </w:r>
      <w:r w:rsidR="00BE7843" w:rsidRPr="00BE7843">
        <w:rPr>
          <w:rFonts w:ascii="Times New Roman" w:hAnsi="Times New Roman" w:cs="Times New Roman"/>
        </w:rPr>
        <w:t>(Dormann et al. 2007, Beale et al. 2010)</w:t>
      </w:r>
      <w:r w:rsidR="00BE7843">
        <w:rPr>
          <w:rFonts w:ascii="Times New Roman" w:hAnsi="Times New Roman" w:cs="Times New Roman"/>
        </w:rPr>
        <w:fldChar w:fldCharType="end"/>
      </w:r>
      <w:r w:rsidR="004D7E98">
        <w:rPr>
          <w:rFonts w:ascii="Times New Roman" w:hAnsi="Times New Roman" w:cs="Times New Roman"/>
        </w:rPr>
        <w:t xml:space="preserve">.  </w:t>
      </w:r>
      <w:r w:rsidR="00E35C0F" w:rsidRPr="00E35C0F">
        <w:rPr>
          <w:rFonts w:ascii="Times New Roman" w:hAnsi="Times New Roman" w:cs="Times New Roman"/>
          <w:i/>
        </w:rPr>
        <w:t>β</w:t>
      </w:r>
      <w:r w:rsidR="00E35C0F" w:rsidRPr="00E35C0F">
        <w:rPr>
          <w:rFonts w:ascii="Times New Roman" w:hAnsi="Times New Roman" w:cs="Times New Roman"/>
          <w:vertAlign w:val="subscript"/>
        </w:rPr>
        <w:t>0</w:t>
      </w:r>
      <w:r w:rsidR="00E35C0F">
        <w:rPr>
          <w:rFonts w:ascii="Times New Roman" w:hAnsi="Times New Roman" w:cs="Times New Roman"/>
        </w:rPr>
        <w:t xml:space="preserve">, </w:t>
      </w:r>
      <w:r w:rsidR="00E35C0F" w:rsidRPr="00E35C0F">
        <w:rPr>
          <w:rFonts w:ascii="Times New Roman" w:hAnsi="Times New Roman" w:cs="Times New Roman"/>
          <w:i/>
        </w:rPr>
        <w:t>β</w:t>
      </w:r>
      <w:r w:rsidR="00E35C0F" w:rsidRPr="00E35C0F">
        <w:rPr>
          <w:rFonts w:ascii="Times New Roman" w:hAnsi="Times New Roman" w:cs="Times New Roman"/>
          <w:vertAlign w:val="subscript"/>
        </w:rPr>
        <w:t>1</w:t>
      </w:r>
      <w:r w:rsidR="00E35C0F">
        <w:rPr>
          <w:rFonts w:ascii="Times New Roman" w:hAnsi="Times New Roman" w:cs="Times New Roman"/>
        </w:rPr>
        <w:t xml:space="preserve">, </w:t>
      </w:r>
      <w:r w:rsidR="00E35C0F" w:rsidRPr="00E35C0F">
        <w:rPr>
          <w:rFonts w:ascii="Times New Roman" w:hAnsi="Times New Roman" w:cs="Times New Roman"/>
          <w:i/>
        </w:rPr>
        <w:t>β</w:t>
      </w:r>
      <w:r w:rsidR="00E35C0F" w:rsidRPr="00E35C0F">
        <w:rPr>
          <w:rFonts w:ascii="Times New Roman" w:hAnsi="Times New Roman" w:cs="Times New Roman"/>
          <w:vertAlign w:val="subscript"/>
        </w:rPr>
        <w:t>2</w:t>
      </w:r>
      <w:r w:rsidR="00E35C0F">
        <w:rPr>
          <w:rFonts w:ascii="Times New Roman" w:hAnsi="Times New Roman" w:cs="Times New Roman"/>
        </w:rPr>
        <w:t xml:space="preserve">, and </w:t>
      </w:r>
      <w:r w:rsidR="00E35C0F" w:rsidRPr="00E35C0F">
        <w:rPr>
          <w:rFonts w:ascii="Times New Roman" w:hAnsi="Times New Roman" w:cs="Times New Roman"/>
          <w:i/>
        </w:rPr>
        <w:t>β</w:t>
      </w:r>
      <w:r w:rsidR="00E35C0F" w:rsidRPr="00E35C0F">
        <w:rPr>
          <w:rFonts w:ascii="Times New Roman" w:hAnsi="Times New Roman" w:cs="Times New Roman"/>
          <w:vertAlign w:val="subscript"/>
        </w:rPr>
        <w:t>3</w:t>
      </w:r>
      <w:r w:rsidR="00E35C0F">
        <w:rPr>
          <w:rFonts w:ascii="Times New Roman" w:hAnsi="Times New Roman" w:cs="Times New Roman"/>
        </w:rPr>
        <w:t xml:space="preserve"> were given normal priors with mean </w:t>
      </w:r>
      <w:r w:rsidR="00E47A2E">
        <w:rPr>
          <w:rFonts w:ascii="Times New Roman" w:hAnsi="Times New Roman" w:cs="Times New Roman"/>
        </w:rPr>
        <w:t>=</w:t>
      </w:r>
      <w:r w:rsidR="00B279D2">
        <w:rPr>
          <w:rFonts w:ascii="Times New Roman" w:hAnsi="Times New Roman" w:cs="Times New Roman"/>
        </w:rPr>
        <w:t xml:space="preserve"> </w:t>
      </w:r>
      <w:r w:rsidR="00E47A2E">
        <w:rPr>
          <w:rFonts w:ascii="Times New Roman" w:hAnsi="Times New Roman" w:cs="Times New Roman"/>
        </w:rPr>
        <w:t>0</w:t>
      </w:r>
      <w:r w:rsidR="00E35C0F">
        <w:rPr>
          <w:rFonts w:ascii="Times New Roman" w:hAnsi="Times New Roman" w:cs="Times New Roman"/>
        </w:rPr>
        <w:t xml:space="preserve"> and precision </w:t>
      </w:r>
      <w:r w:rsidR="00E47A2E">
        <w:rPr>
          <w:rFonts w:ascii="Times New Roman" w:hAnsi="Times New Roman" w:cs="Times New Roman"/>
        </w:rPr>
        <w:t xml:space="preserve">= </w:t>
      </w:r>
      <w:r w:rsidR="00E35C0F">
        <w:rPr>
          <w:rFonts w:ascii="Times New Roman" w:hAnsi="Times New Roman" w:cs="Times New Roman"/>
        </w:rPr>
        <w:t xml:space="preserve">0.001. The prior for precision associated with the CAR term was a </w:t>
      </w:r>
      <w:r w:rsidR="00325AAC">
        <w:rPr>
          <w:rFonts w:ascii="Times New Roman" w:hAnsi="Times New Roman" w:cs="Times New Roman"/>
        </w:rPr>
        <w:t xml:space="preserve">PC </w:t>
      </w:r>
      <w:r w:rsidR="00325AAC" w:rsidRPr="00F74943">
        <w:rPr>
          <w:rFonts w:ascii="Times New Roman" w:hAnsi="Times New Roman" w:cs="Times New Roman"/>
        </w:rPr>
        <w:t>prior</w:t>
      </w:r>
      <w:r w:rsidR="00325AAC">
        <w:rPr>
          <w:rFonts w:ascii="Times New Roman" w:hAnsi="Times New Roman" w:cs="Times New Roman"/>
        </w:rPr>
        <w:t xml:space="preserve"> </w:t>
      </w:r>
      <w:r w:rsidR="00BB0D08" w:rsidRPr="00017EF8">
        <w:rPr>
          <w:rFonts w:ascii="Times New Roman" w:hAnsi="Times New Roman" w:cs="Times New Roman"/>
        </w:rPr>
        <w:t>(Simpson et al. 2017)</w:t>
      </w:r>
      <w:r w:rsidR="00BB0D08">
        <w:rPr>
          <w:rFonts w:ascii="Times New Roman" w:hAnsi="Times New Roman" w:cs="Times New Roman"/>
        </w:rPr>
        <w:t xml:space="preserve"> </w:t>
      </w:r>
      <w:r w:rsidR="00325AAC" w:rsidRPr="00F74943">
        <w:rPr>
          <w:rFonts w:ascii="Times New Roman" w:hAnsi="Times New Roman" w:cs="Times New Roman"/>
        </w:rPr>
        <w:t xml:space="preserve">with parameter values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pc</m:t>
            </m:r>
          </m:sub>
        </m:sSub>
        <m:r>
          <w:rPr>
            <w:rFonts w:ascii="Cambria Math" w:hAnsi="Cambria Math" w:cs="Times New Roman"/>
          </w:rPr>
          <m:t>=0.1</m:t>
        </m:r>
      </m:oMath>
      <w:r w:rsidR="00325AAC">
        <w:rPr>
          <w:rFonts w:ascii="Times New Roman" w:eastAsiaTheme="minorEastAsia" w:hAnsi="Times New Roman" w:cs="Times New Roman"/>
        </w:rPr>
        <w:t xml:space="preserve"> </w:t>
      </w:r>
      <w:proofErr w:type="gramStart"/>
      <w:r w:rsidR="00325AAC">
        <w:rPr>
          <w:rFonts w:ascii="Times New Roman" w:eastAsiaTheme="minorEastAsia" w:hAnsi="Times New Roman" w:cs="Times New Roman"/>
        </w:rPr>
        <w:t xml:space="preserve">and </w:t>
      </w:r>
      <w:proofErr w:type="gramEnd"/>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pc</m:t>
            </m:r>
          </m:sub>
        </m:sSub>
        <m:r>
          <w:rPr>
            <w:rFonts w:ascii="Cambria Math" w:eastAsiaTheme="minorEastAsia" w:hAnsi="Cambria Math" w:cs="Times New Roman"/>
          </w:rPr>
          <m:t>=0.01</m:t>
        </m:r>
      </m:oMath>
      <w:r w:rsidR="00325AAC">
        <w:rPr>
          <w:rFonts w:ascii="Times New Roman" w:eastAsiaTheme="minorEastAsia" w:hAnsi="Times New Roman" w:cs="Times New Roman"/>
        </w:rPr>
        <w:t xml:space="preserve">.  </w:t>
      </w:r>
    </w:p>
    <w:p w14:paraId="2DCD2B4A" w14:textId="77777777" w:rsidR="0088098C" w:rsidRDefault="0088098C" w:rsidP="00305174">
      <w:pPr>
        <w:pStyle w:val="NoSpacing"/>
        <w:spacing w:line="480" w:lineRule="auto"/>
        <w:rPr>
          <w:rFonts w:ascii="Times New Roman" w:hAnsi="Times New Roman" w:cs="Times New Roman"/>
        </w:rPr>
      </w:pPr>
    </w:p>
    <w:p w14:paraId="61DE985A" w14:textId="77777777" w:rsidR="001D2A93" w:rsidRPr="00041564" w:rsidRDefault="00252CB5" w:rsidP="00305174">
      <w:pPr>
        <w:pStyle w:val="NoSpacing"/>
        <w:spacing w:line="480" w:lineRule="auto"/>
        <w:rPr>
          <w:rFonts w:ascii="Times New Roman" w:hAnsi="Times New Roman" w:cs="Times New Roman"/>
          <w:b/>
        </w:rPr>
      </w:pPr>
      <w:r w:rsidRPr="00252CB5">
        <w:rPr>
          <w:rFonts w:ascii="Times New Roman" w:hAnsi="Times New Roman" w:cs="Times New Roman"/>
          <w:b/>
        </w:rPr>
        <w:t>Results</w:t>
      </w:r>
    </w:p>
    <w:p w14:paraId="3387A6BD" w14:textId="2D5D86AE" w:rsidR="00DF025D" w:rsidRDefault="004F5161" w:rsidP="00F11022">
      <w:pPr>
        <w:pStyle w:val="NoSpacing"/>
        <w:spacing w:line="480" w:lineRule="auto"/>
        <w:rPr>
          <w:rFonts w:ascii="Times New Roman" w:hAnsi="Times New Roman" w:cs="Times New Roman"/>
        </w:rPr>
      </w:pPr>
      <w:moveFromRangeStart w:id="128" w:author="Michel, Nicole" w:date="2018-12-06T16:48:00Z" w:name="move531878212"/>
      <w:moveFrom w:id="129" w:author="Michel, Nicole" w:date="2018-12-06T16:48:00Z">
        <w:r w:rsidDel="00F11022">
          <w:rPr>
            <w:rFonts w:ascii="Times New Roman" w:hAnsi="Times New Roman" w:cs="Times New Roman"/>
          </w:rPr>
          <w:t>Analysis of the SVC</w:t>
        </w:r>
        <w:r w:rsidR="00F74943" w:rsidRPr="00F74943" w:rsidDel="00F11022">
          <w:rPr>
            <w:rFonts w:ascii="Times New Roman" w:hAnsi="Times New Roman" w:cs="Times New Roman"/>
          </w:rPr>
          <w:t xml:space="preserve"> </w:t>
        </w:r>
        <w:r w:rsidR="00A702C0" w:rsidDel="00F11022">
          <w:rPr>
            <w:rFonts w:ascii="Times New Roman" w:hAnsi="Times New Roman" w:cs="Times New Roman"/>
          </w:rPr>
          <w:t xml:space="preserve">model </w:t>
        </w:r>
        <w:r w:rsidR="002E03CF" w:rsidDel="00F11022">
          <w:rPr>
            <w:rFonts w:ascii="Times New Roman" w:hAnsi="Times New Roman" w:cs="Times New Roman"/>
          </w:rPr>
          <w:t xml:space="preserve">using R-INLA </w:t>
        </w:r>
        <w:r w:rsidR="00F74943" w:rsidRPr="00F74943" w:rsidDel="00F11022">
          <w:rPr>
            <w:rFonts w:ascii="Times New Roman" w:hAnsi="Times New Roman" w:cs="Times New Roman"/>
          </w:rPr>
          <w:t xml:space="preserve">took approximately </w:t>
        </w:r>
        <w:r w:rsidR="00DF025D" w:rsidDel="00F11022">
          <w:rPr>
            <w:rFonts w:ascii="Times New Roman" w:hAnsi="Times New Roman" w:cs="Times New Roman"/>
          </w:rPr>
          <w:t>1</w:t>
        </w:r>
        <w:r w:rsidR="002E03CF" w:rsidDel="00F11022">
          <w:rPr>
            <w:rFonts w:ascii="Times New Roman" w:hAnsi="Times New Roman" w:cs="Times New Roman"/>
          </w:rPr>
          <w:t>0</w:t>
        </w:r>
        <w:r w:rsidR="00F74943" w:rsidRPr="00F74943" w:rsidDel="00F11022">
          <w:rPr>
            <w:rFonts w:ascii="Times New Roman" w:hAnsi="Times New Roman" w:cs="Times New Roman"/>
          </w:rPr>
          <w:t xml:space="preserve"> </w:t>
        </w:r>
        <w:r w:rsidR="00DF025D" w:rsidDel="00F11022">
          <w:rPr>
            <w:rFonts w:ascii="Times New Roman" w:hAnsi="Times New Roman" w:cs="Times New Roman"/>
          </w:rPr>
          <w:t>minutes</w:t>
        </w:r>
        <w:r w:rsidR="00901670" w:rsidDel="00F11022">
          <w:rPr>
            <w:rFonts w:ascii="Times New Roman" w:hAnsi="Times New Roman" w:cs="Times New Roman"/>
          </w:rPr>
          <w:t xml:space="preserve"> to complete. </w:t>
        </w:r>
        <w:r w:rsidR="00703A03" w:rsidDel="00F11022">
          <w:rPr>
            <w:rFonts w:ascii="Times New Roman" w:hAnsi="Times New Roman" w:cs="Times New Roman"/>
          </w:rPr>
          <w:t xml:space="preserve"> </w:t>
        </w:r>
        <w:r w:rsidR="00CD6AC5" w:rsidDel="00F11022">
          <w:rPr>
            <w:rFonts w:ascii="Times New Roman" w:hAnsi="Times New Roman" w:cs="Times New Roman"/>
          </w:rPr>
          <w:t>Inspection of the PIT histogram indicate</w:t>
        </w:r>
        <w:r w:rsidR="00AA342A" w:rsidDel="00F11022">
          <w:rPr>
            <w:rFonts w:ascii="Times New Roman" w:hAnsi="Times New Roman" w:cs="Times New Roman"/>
          </w:rPr>
          <w:t>d</w:t>
        </w:r>
        <w:r w:rsidR="00CD6AC5" w:rsidDel="00F11022">
          <w:rPr>
            <w:rFonts w:ascii="Times New Roman" w:hAnsi="Times New Roman" w:cs="Times New Roman"/>
          </w:rPr>
          <w:t xml:space="preserve"> satisfactory model fit.  </w:t>
        </w:r>
      </w:moveFrom>
      <w:moveFromRangeEnd w:id="128"/>
      <w:del w:id="130" w:author="Michel, Nicole" w:date="2018-12-06T16:48:00Z">
        <w:r w:rsidR="008B4C56" w:rsidDel="00F11022">
          <w:rPr>
            <w:rFonts w:ascii="Times New Roman" w:hAnsi="Times New Roman" w:cs="Times New Roman"/>
          </w:rPr>
          <w:delText xml:space="preserve">The median </w:delText>
        </w:r>
        <w:r w:rsidR="00EE17EA" w:rsidDel="00F11022">
          <w:rPr>
            <w:rFonts w:ascii="Times New Roman" w:hAnsi="Times New Roman" w:cs="Times New Roman"/>
          </w:rPr>
          <w:delText xml:space="preserve">of </w:delText>
        </w:r>
        <w:r w:rsidR="008B4C56" w:rsidDel="00F11022">
          <w:rPr>
            <w:rFonts w:ascii="Times New Roman" w:hAnsi="Times New Roman" w:cs="Times New Roman"/>
          </w:rPr>
          <w:delText>posterior median</w:delText>
        </w:r>
        <w:r w:rsidR="00EE17EA" w:rsidDel="00F11022">
          <w:rPr>
            <w:rFonts w:ascii="Times New Roman" w:hAnsi="Times New Roman" w:cs="Times New Roman"/>
          </w:rPr>
          <w:delText>s</w:delText>
        </w:r>
        <w:r w:rsidR="008B4C56" w:rsidDel="00F11022">
          <w:rPr>
            <w:rFonts w:ascii="Times New Roman" w:hAnsi="Times New Roman" w:cs="Times New Roman"/>
          </w:rPr>
          <w:delText xml:space="preserve"> for </w:delTex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8B4C56" w:rsidDel="00F11022">
          <w:rPr>
            <w:rFonts w:ascii="Times New Roman" w:eastAsiaTheme="minorEastAsia" w:hAnsi="Times New Roman" w:cs="Times New Roman"/>
          </w:rPr>
          <w:delText xml:space="preserve"> i</w:delText>
        </w:r>
        <w:r w:rsidR="00BC6601" w:rsidDel="00F11022">
          <w:rPr>
            <w:rFonts w:ascii="Times New Roman" w:eastAsiaTheme="minorEastAsia" w:hAnsi="Times New Roman" w:cs="Times New Roman"/>
          </w:rPr>
          <w:delText>ndicated that, o</w:delText>
        </w:r>
      </w:del>
      <w:ins w:id="131" w:author="Michel, Nicole" w:date="2018-12-06T16:48:00Z">
        <w:r w:rsidR="00F11022">
          <w:rPr>
            <w:rFonts w:ascii="Times New Roman" w:hAnsi="Times New Roman" w:cs="Times New Roman"/>
          </w:rPr>
          <w:t>O</w:t>
        </w:r>
      </w:ins>
      <w:r w:rsidR="00BC6601">
        <w:rPr>
          <w:rFonts w:ascii="Times New Roman" w:eastAsiaTheme="minorEastAsia" w:hAnsi="Times New Roman" w:cs="Times New Roman"/>
        </w:rPr>
        <w:t>n average, 4.28</w:t>
      </w:r>
      <w:r w:rsidR="008B4C56">
        <w:rPr>
          <w:rFonts w:ascii="Times New Roman" w:eastAsiaTheme="minorEastAsia" w:hAnsi="Times New Roman" w:cs="Times New Roman"/>
        </w:rPr>
        <w:t xml:space="preserve"> robins were counted per party hour in 2017, but that number varied </w:t>
      </w:r>
      <w:r w:rsidR="00072A30">
        <w:rPr>
          <w:rFonts w:ascii="Times New Roman" w:eastAsiaTheme="minorEastAsia" w:hAnsi="Times New Roman" w:cs="Times New Roman"/>
        </w:rPr>
        <w:t xml:space="preserve">by </w:t>
      </w:r>
      <w:r w:rsidR="00EE17EA">
        <w:rPr>
          <w:rFonts w:ascii="Times New Roman" w:eastAsiaTheme="minorEastAsia" w:hAnsi="Times New Roman" w:cs="Times New Roman"/>
        </w:rPr>
        <w:t>several orders of magnitude</w:t>
      </w:r>
      <w:r w:rsidR="008B4C56">
        <w:rPr>
          <w:rFonts w:ascii="Times New Roman" w:eastAsiaTheme="minorEastAsia" w:hAnsi="Times New Roman" w:cs="Times New Roman"/>
        </w:rPr>
        <w:t xml:space="preserve"> across the species range</w:t>
      </w:r>
      <w:r w:rsidR="00EE17EA">
        <w:rPr>
          <w:rFonts w:ascii="Times New Roman" w:eastAsiaTheme="minorEastAsia" w:hAnsi="Times New Roman" w:cs="Times New Roman"/>
        </w:rPr>
        <w:t>,</w:t>
      </w:r>
      <w:r w:rsidR="00BC6601">
        <w:rPr>
          <w:rFonts w:ascii="Times New Roman" w:eastAsiaTheme="minorEastAsia" w:hAnsi="Times New Roman" w:cs="Times New Roman"/>
        </w:rPr>
        <w:t xml:space="preserve"> from 0.01 to 73.50</w:t>
      </w:r>
      <w:r w:rsidR="008B4C56">
        <w:rPr>
          <w:rFonts w:ascii="Times New Roman" w:eastAsiaTheme="minorEastAsia" w:hAnsi="Times New Roman" w:cs="Times New Roman"/>
        </w:rPr>
        <w:t xml:space="preserve">. </w:t>
      </w:r>
      <w:r w:rsidR="00BC6601">
        <w:rPr>
          <w:rFonts w:ascii="Times New Roman" w:eastAsiaTheme="minorEastAsia" w:hAnsi="Times New Roman" w:cs="Times New Roman"/>
        </w:rPr>
        <w:t xml:space="preserve"> </w:t>
      </w:r>
      <w:r w:rsidR="008B4C56">
        <w:rPr>
          <w:rFonts w:ascii="Times New Roman" w:eastAsiaTheme="minorEastAsia" w:hAnsi="Times New Roman" w:cs="Times New Roman"/>
        </w:rPr>
        <w:t xml:space="preserve">A map of posterior median values </w:t>
      </w:r>
      <w:r w:rsidR="008B4C56" w:rsidRPr="00F74943">
        <w:rPr>
          <w:rFonts w:ascii="Times New Roman" w:hAnsi="Times New Roman" w:cs="Times New Roman"/>
        </w:rPr>
        <w:t>i</w:t>
      </w:r>
      <w:r w:rsidR="008B4C56">
        <w:rPr>
          <w:rFonts w:ascii="Times New Roman" w:hAnsi="Times New Roman" w:cs="Times New Roman"/>
        </w:rPr>
        <w:t>llustrated that</w:t>
      </w:r>
      <w:r w:rsidR="008B4C56" w:rsidRPr="00F74943">
        <w:rPr>
          <w:rFonts w:ascii="Times New Roman" w:hAnsi="Times New Roman" w:cs="Times New Roman"/>
        </w:rPr>
        <w:t xml:space="preserve"> </w:t>
      </w:r>
      <w:r w:rsidR="008B4C56">
        <w:rPr>
          <w:rFonts w:ascii="Times New Roman" w:hAnsi="Times New Roman" w:cs="Times New Roman"/>
        </w:rPr>
        <w:t>t</w:t>
      </w:r>
      <w:r w:rsidR="008B4C56" w:rsidRPr="00F74943">
        <w:rPr>
          <w:rFonts w:ascii="Times New Roman" w:hAnsi="Times New Roman" w:cs="Times New Roman"/>
        </w:rPr>
        <w:t xml:space="preserve">he species </w:t>
      </w:r>
      <w:r w:rsidR="008B4C56">
        <w:rPr>
          <w:rFonts w:ascii="Times New Roman" w:hAnsi="Times New Roman" w:cs="Times New Roman"/>
        </w:rPr>
        <w:t>wa</w:t>
      </w:r>
      <w:r w:rsidR="008B4C56" w:rsidRPr="00F74943">
        <w:rPr>
          <w:rFonts w:ascii="Times New Roman" w:hAnsi="Times New Roman" w:cs="Times New Roman"/>
        </w:rPr>
        <w:t xml:space="preserve">s most abundant in </w:t>
      </w:r>
      <w:r w:rsidR="00413579">
        <w:rPr>
          <w:rFonts w:ascii="Times New Roman" w:hAnsi="Times New Roman" w:cs="Times New Roman"/>
        </w:rPr>
        <w:t>the central part of their range</w:t>
      </w:r>
      <w:r w:rsidR="008B4C56">
        <w:rPr>
          <w:rFonts w:ascii="Times New Roman" w:hAnsi="Times New Roman" w:cs="Times New Roman"/>
        </w:rPr>
        <w:t xml:space="preserve">, </w:t>
      </w:r>
      <w:r w:rsidR="008B4C56" w:rsidRPr="00F74943">
        <w:rPr>
          <w:rFonts w:ascii="Times New Roman" w:hAnsi="Times New Roman" w:cs="Times New Roman"/>
        </w:rPr>
        <w:t xml:space="preserve">and </w:t>
      </w:r>
      <w:r w:rsidR="008B4C56">
        <w:rPr>
          <w:rFonts w:ascii="Times New Roman" w:hAnsi="Times New Roman" w:cs="Times New Roman"/>
        </w:rPr>
        <w:t>was least abundant</w:t>
      </w:r>
      <w:r w:rsidR="008B4C56" w:rsidRPr="00F74943">
        <w:rPr>
          <w:rFonts w:ascii="Times New Roman" w:hAnsi="Times New Roman" w:cs="Times New Roman"/>
        </w:rPr>
        <w:t xml:space="preserve"> </w:t>
      </w:r>
      <w:r w:rsidR="00413579">
        <w:rPr>
          <w:rFonts w:ascii="Times New Roman" w:hAnsi="Times New Roman" w:cs="Times New Roman"/>
        </w:rPr>
        <w:t xml:space="preserve">along the northern and southern margins of their range </w:t>
      </w:r>
      <w:r w:rsidR="008B4C56">
        <w:rPr>
          <w:rFonts w:ascii="Times New Roman" w:hAnsi="Times New Roman" w:cs="Times New Roman"/>
        </w:rPr>
        <w:t xml:space="preserve">(Fig. </w:t>
      </w:r>
      <w:r w:rsidR="00B97BC0">
        <w:rPr>
          <w:rFonts w:ascii="Times New Roman" w:hAnsi="Times New Roman" w:cs="Times New Roman"/>
        </w:rPr>
        <w:t>1B</w:t>
      </w:r>
      <w:r w:rsidR="008B4C56">
        <w:rPr>
          <w:rFonts w:ascii="Times New Roman" w:hAnsi="Times New Roman" w:cs="Times New Roman"/>
        </w:rPr>
        <w:t>)</w:t>
      </w:r>
      <w:r w:rsidR="008B4C56" w:rsidRPr="00F74943">
        <w:rPr>
          <w:rFonts w:ascii="Times New Roman" w:hAnsi="Times New Roman" w:cs="Times New Roman"/>
        </w:rPr>
        <w:t>.</w:t>
      </w:r>
      <w:ins w:id="132" w:author="Michel, Nicole" w:date="2018-12-06T16:48:00Z">
        <w:r w:rsidR="00F11022">
          <w:rPr>
            <w:rFonts w:ascii="Times New Roman" w:hAnsi="Times New Roman" w:cs="Times New Roman"/>
          </w:rPr>
          <w:t xml:space="preserve"> </w:t>
        </w:r>
      </w:ins>
      <w:moveToRangeStart w:id="133" w:author="Michel, Nicole" w:date="2018-12-06T16:48:00Z" w:name="move531878212"/>
      <w:moveTo w:id="134" w:author="Michel, Nicole" w:date="2018-12-06T16:48:00Z">
        <w:r w:rsidR="00F11022">
          <w:rPr>
            <w:rFonts w:ascii="Times New Roman" w:hAnsi="Times New Roman" w:cs="Times New Roman"/>
          </w:rPr>
          <w:t>Analysis of the SVC</w:t>
        </w:r>
        <w:r w:rsidR="00F11022" w:rsidRPr="00F74943">
          <w:rPr>
            <w:rFonts w:ascii="Times New Roman" w:hAnsi="Times New Roman" w:cs="Times New Roman"/>
          </w:rPr>
          <w:t xml:space="preserve"> </w:t>
        </w:r>
        <w:r w:rsidR="00F11022">
          <w:rPr>
            <w:rFonts w:ascii="Times New Roman" w:hAnsi="Times New Roman" w:cs="Times New Roman"/>
          </w:rPr>
          <w:t xml:space="preserve">model using R-INLA </w:t>
        </w:r>
        <w:r w:rsidR="00F11022" w:rsidRPr="00F74943">
          <w:rPr>
            <w:rFonts w:ascii="Times New Roman" w:hAnsi="Times New Roman" w:cs="Times New Roman"/>
          </w:rPr>
          <w:t xml:space="preserve">took approximately </w:t>
        </w:r>
        <w:r w:rsidR="00F11022">
          <w:rPr>
            <w:rFonts w:ascii="Times New Roman" w:hAnsi="Times New Roman" w:cs="Times New Roman"/>
          </w:rPr>
          <w:t>10</w:t>
        </w:r>
        <w:r w:rsidR="00F11022" w:rsidRPr="00F74943">
          <w:rPr>
            <w:rFonts w:ascii="Times New Roman" w:hAnsi="Times New Roman" w:cs="Times New Roman"/>
          </w:rPr>
          <w:t xml:space="preserve"> </w:t>
        </w:r>
        <w:r w:rsidR="00F11022">
          <w:rPr>
            <w:rFonts w:ascii="Times New Roman" w:hAnsi="Times New Roman" w:cs="Times New Roman"/>
          </w:rPr>
          <w:t>minutes to complete.  Inspection of the PIT histogram indicated satisfactory model fit.</w:t>
        </w:r>
      </w:moveTo>
      <w:moveToRangeEnd w:id="133"/>
    </w:p>
    <w:p w14:paraId="078D3621" w14:textId="5AE91E9D" w:rsidR="007655A1" w:rsidRPr="00F72BA2" w:rsidRDefault="00AB6074" w:rsidP="00B91B48">
      <w:pPr>
        <w:pStyle w:val="NoSpacing"/>
        <w:spacing w:line="480" w:lineRule="auto"/>
        <w:ind w:firstLine="720"/>
        <w:rPr>
          <w:rFonts w:ascii="Times New Roman" w:hAnsi="Times New Roman" w:cs="Times New Roman"/>
        </w:rPr>
      </w:pPr>
      <w:r>
        <w:rPr>
          <w:rFonts w:ascii="Times New Roman" w:hAnsi="Times New Roman" w:cs="Times New Roman"/>
        </w:rPr>
        <w:t>P</w:t>
      </w:r>
      <w:r w:rsidR="008B4C56">
        <w:rPr>
          <w:rFonts w:ascii="Times New Roman" w:hAnsi="Times New Roman" w:cs="Times New Roman"/>
        </w:rPr>
        <w:t xml:space="preserve">osterior median </w:t>
      </w:r>
      <w:r>
        <w:rPr>
          <w:rFonts w:ascii="Times New Roman" w:hAnsi="Times New Roman" w:cs="Times New Roman"/>
        </w:rPr>
        <w:t xml:space="preserve">values </w:t>
      </w:r>
      <w:proofErr w:type="gramStart"/>
      <w:r>
        <w:rPr>
          <w:rFonts w:ascii="Times New Roman" w:hAnsi="Times New Roman" w:cs="Times New Roman"/>
        </w:rPr>
        <w:t xml:space="preserve">for </w:t>
      </w:r>
      <w:proofErr w:type="gramEnd"/>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072A30">
        <w:rPr>
          <w:rFonts w:ascii="Times New Roman" w:eastAsiaTheme="minorEastAsia" w:hAnsi="Times New Roman" w:cs="Times New Roman"/>
        </w:rPr>
        <w:t xml:space="preserve">, the </w:t>
      </w:r>
      <w:r w:rsidR="00072A30" w:rsidRPr="00F74943">
        <w:rPr>
          <w:rFonts w:ascii="Times New Roman" w:hAnsi="Times New Roman" w:cs="Times New Roman"/>
        </w:rPr>
        <w:t>power law exponent for the relationship between effort and counts</w:t>
      </w:r>
      <w:r w:rsidR="00072A30">
        <w:rPr>
          <w:rFonts w:ascii="Times New Roman" w:hAnsi="Times New Roman" w:cs="Times New Roman"/>
        </w:rPr>
        <w:t>,</w:t>
      </w:r>
      <w:r w:rsidR="008B4C56">
        <w:rPr>
          <w:rFonts w:ascii="Times New Roman" w:eastAsiaTheme="minorEastAsia" w:hAnsi="Times New Roman" w:cs="Times New Roman"/>
        </w:rPr>
        <w:t xml:space="preserve"> </w:t>
      </w:r>
      <w:r>
        <w:rPr>
          <w:rFonts w:ascii="Times New Roman" w:eastAsiaTheme="minorEastAsia" w:hAnsi="Times New Roman" w:cs="Times New Roman"/>
        </w:rPr>
        <w:t xml:space="preserve">varied from </w:t>
      </w:r>
      <w:r w:rsidR="00BC6601">
        <w:rPr>
          <w:rFonts w:ascii="Times New Roman" w:eastAsiaTheme="minorEastAsia" w:hAnsi="Times New Roman" w:cs="Times New Roman"/>
        </w:rPr>
        <w:t>0.28</w:t>
      </w:r>
      <w:r>
        <w:rPr>
          <w:rFonts w:ascii="Times New Roman" w:eastAsiaTheme="minorEastAsia" w:hAnsi="Times New Roman" w:cs="Times New Roman"/>
        </w:rPr>
        <w:t xml:space="preserve"> to </w:t>
      </w:r>
      <w:r w:rsidR="00BC6601">
        <w:rPr>
          <w:rFonts w:ascii="Times New Roman" w:eastAsiaTheme="minorEastAsia" w:hAnsi="Times New Roman" w:cs="Times New Roman"/>
        </w:rPr>
        <w:t>1.44</w:t>
      </w:r>
      <w:r>
        <w:rPr>
          <w:rFonts w:ascii="Times New Roman" w:eastAsiaTheme="minorEastAsia" w:hAnsi="Times New Roman" w:cs="Times New Roman"/>
        </w:rPr>
        <w:t xml:space="preserve">, with a median value of </w:t>
      </w:r>
      <w:r w:rsidR="00BC6601">
        <w:rPr>
          <w:rFonts w:ascii="Times New Roman" w:eastAsiaTheme="minorEastAsia" w:hAnsi="Times New Roman" w:cs="Times New Roman"/>
        </w:rPr>
        <w:t>0.81</w:t>
      </w:r>
      <w:r w:rsidR="008B4C56">
        <w:rPr>
          <w:rFonts w:ascii="Times New Roman" w:eastAsiaTheme="minorEastAsia" w:hAnsi="Times New Roman" w:cs="Times New Roman"/>
        </w:rPr>
        <w:t xml:space="preserve">.  </w:t>
      </w:r>
      <w:r>
        <w:rPr>
          <w:rFonts w:ascii="Times New Roman" w:eastAsiaTheme="minorEastAsia" w:hAnsi="Times New Roman" w:cs="Times New Roman"/>
        </w:rPr>
        <w:t xml:space="preserve">The 95% credible intervals for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Pr>
          <w:rFonts w:ascii="Times New Roman" w:eastAsiaTheme="minorEastAsia" w:hAnsi="Times New Roman" w:cs="Times New Roman"/>
        </w:rPr>
        <w:t xml:space="preserve"> </w:t>
      </w:r>
      <w:r w:rsidR="004F5161">
        <w:rPr>
          <w:rFonts w:ascii="Times New Roman" w:eastAsiaTheme="minorEastAsia" w:hAnsi="Times New Roman" w:cs="Times New Roman"/>
        </w:rPr>
        <w:t xml:space="preserve">values </w:t>
      </w:r>
      <w:r>
        <w:rPr>
          <w:rFonts w:ascii="Times New Roman" w:eastAsiaTheme="minorEastAsia" w:hAnsi="Times New Roman" w:cs="Times New Roman"/>
        </w:rPr>
        <w:t xml:space="preserve">indicated that 80% of estimates were not significantly different from 1, while all were significantly greater than 0.  </w:t>
      </w:r>
      <w:r>
        <w:rPr>
          <w:rFonts w:ascii="Times New Roman" w:hAnsi="Times New Roman" w:cs="Times New Roman"/>
        </w:rPr>
        <w:t>Estimates not significantly different from 1</w:t>
      </w:r>
      <w:r w:rsidR="008B4C56" w:rsidRPr="00F74943">
        <w:rPr>
          <w:rFonts w:ascii="Times New Roman" w:hAnsi="Times New Roman" w:cs="Times New Roman"/>
        </w:rPr>
        <w:t xml:space="preserve"> </w:t>
      </w:r>
      <w:r>
        <w:rPr>
          <w:rFonts w:ascii="Times New Roman" w:hAnsi="Times New Roman" w:cs="Times New Roman"/>
        </w:rPr>
        <w:t xml:space="preserve">indicated </w:t>
      </w:r>
      <w:r w:rsidRPr="00F74943">
        <w:rPr>
          <w:rFonts w:ascii="Times New Roman" w:hAnsi="Times New Roman" w:cs="Times New Roman"/>
        </w:rPr>
        <w:t>a</w:t>
      </w:r>
      <w:r>
        <w:rPr>
          <w:rFonts w:ascii="Times New Roman" w:hAnsi="Times New Roman" w:cs="Times New Roman"/>
        </w:rPr>
        <w:t xml:space="preserve"> positive linear relationship between effort and counts.  Values </w:t>
      </w:r>
      <w:r w:rsidR="008B4C56">
        <w:rPr>
          <w:rFonts w:ascii="Times New Roman" w:hAnsi="Times New Roman" w:cs="Times New Roman"/>
        </w:rPr>
        <w:t xml:space="preserve">significantly greater than 0 and </w:t>
      </w:r>
      <w:r w:rsidR="008B4C56">
        <w:rPr>
          <w:rFonts w:ascii="Times New Roman" w:hAnsi="Times New Roman" w:cs="Times New Roman"/>
        </w:rPr>
        <w:lastRenderedPageBreak/>
        <w:t xml:space="preserve">less than 1 </w:t>
      </w:r>
      <w:r>
        <w:rPr>
          <w:rFonts w:ascii="Times New Roman" w:hAnsi="Times New Roman" w:cs="Times New Roman"/>
        </w:rPr>
        <w:t xml:space="preserve">also </w:t>
      </w:r>
      <w:r w:rsidR="008B4C56" w:rsidRPr="00F74943">
        <w:rPr>
          <w:rFonts w:ascii="Times New Roman" w:hAnsi="Times New Roman" w:cs="Times New Roman"/>
        </w:rPr>
        <w:t>indicated a</w:t>
      </w:r>
      <w:r w:rsidR="008B4C56">
        <w:rPr>
          <w:rFonts w:ascii="Times New Roman" w:hAnsi="Times New Roman" w:cs="Times New Roman"/>
        </w:rPr>
        <w:t xml:space="preserve"> positive relationship between effort and counts, but </w:t>
      </w:r>
      <w:r w:rsidR="00332A3A">
        <w:rPr>
          <w:rFonts w:ascii="Times New Roman" w:hAnsi="Times New Roman" w:cs="Times New Roman"/>
        </w:rPr>
        <w:t>one with</w:t>
      </w:r>
      <w:r w:rsidR="008B4C56" w:rsidRPr="00F74943">
        <w:rPr>
          <w:rFonts w:ascii="Times New Roman" w:hAnsi="Times New Roman" w:cs="Times New Roman"/>
        </w:rPr>
        <w:t xml:space="preserve"> diminishing return</w:t>
      </w:r>
      <w:r w:rsidR="008B4C56">
        <w:rPr>
          <w:rFonts w:ascii="Times New Roman" w:hAnsi="Times New Roman" w:cs="Times New Roman"/>
        </w:rPr>
        <w:t>s for additional count effort</w:t>
      </w:r>
      <w:r>
        <w:rPr>
          <w:rFonts w:ascii="Times New Roman" w:hAnsi="Times New Roman" w:cs="Times New Roman"/>
        </w:rPr>
        <w:t>.</w:t>
      </w:r>
      <w:r w:rsidR="00F72BA2">
        <w:rPr>
          <w:rFonts w:ascii="Times New Roman" w:hAnsi="Times New Roman" w:cs="Times New Roman"/>
        </w:rPr>
        <w:t xml:space="preserve">  </w:t>
      </w:r>
      <w:r w:rsidR="007655A1">
        <w:rPr>
          <w:rFonts w:ascii="Times New Roman" w:hAnsi="Times New Roman" w:cs="Times New Roman"/>
        </w:rPr>
        <w:t xml:space="preserve">A map of posterior median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7655A1">
        <w:rPr>
          <w:rFonts w:ascii="Times New Roman" w:eastAsiaTheme="minorEastAsia" w:hAnsi="Times New Roman" w:cs="Times New Roman"/>
        </w:rPr>
        <w:t xml:space="preserve"> values highlighted the spatial structure in the effort effect (Fig. </w:t>
      </w:r>
      <w:r w:rsidR="00B97BC0">
        <w:rPr>
          <w:rFonts w:ascii="Times New Roman" w:eastAsiaTheme="minorEastAsia" w:hAnsi="Times New Roman" w:cs="Times New Roman"/>
        </w:rPr>
        <w:t>1C</w:t>
      </w:r>
      <w:r w:rsidR="007655A1">
        <w:rPr>
          <w:rFonts w:ascii="Times New Roman" w:eastAsiaTheme="minorEastAsia" w:hAnsi="Times New Roman" w:cs="Times New Roman"/>
        </w:rPr>
        <w:t xml:space="preserve">).  Locations with posterior medians well below 1 were frequently locations with </w:t>
      </w:r>
      <w:r w:rsidR="00F72BA2">
        <w:rPr>
          <w:rFonts w:ascii="Times New Roman" w:eastAsiaTheme="minorEastAsia" w:hAnsi="Times New Roman" w:cs="Times New Roman"/>
        </w:rPr>
        <w:t>relatively low</w:t>
      </w:r>
      <w:r w:rsidR="007655A1">
        <w:rPr>
          <w:rFonts w:ascii="Times New Roman" w:eastAsiaTheme="minorEastAsia" w:hAnsi="Times New Roman" w:cs="Times New Roman"/>
        </w:rPr>
        <w:t xml:space="preserve"> abundance indices (Fig. </w:t>
      </w:r>
      <w:r w:rsidR="00B97BC0">
        <w:rPr>
          <w:rFonts w:ascii="Times New Roman" w:eastAsiaTheme="minorEastAsia" w:hAnsi="Times New Roman" w:cs="Times New Roman"/>
        </w:rPr>
        <w:t>1B</w:t>
      </w:r>
      <w:r w:rsidR="007655A1">
        <w:rPr>
          <w:rFonts w:ascii="Times New Roman" w:eastAsiaTheme="minorEastAsia" w:hAnsi="Times New Roman" w:cs="Times New Roman"/>
        </w:rPr>
        <w:t xml:space="preserve">), suggesting </w:t>
      </w:r>
      <w:r w:rsidR="00F72BA2">
        <w:rPr>
          <w:rFonts w:ascii="Times New Roman" w:eastAsiaTheme="minorEastAsia" w:hAnsi="Times New Roman" w:cs="Times New Roman"/>
        </w:rPr>
        <w:t xml:space="preserve">that the majority of robins in </w:t>
      </w:r>
      <w:r w:rsidR="00332A3A">
        <w:rPr>
          <w:rFonts w:ascii="Times New Roman" w:eastAsiaTheme="minorEastAsia" w:hAnsi="Times New Roman" w:cs="Times New Roman"/>
        </w:rPr>
        <w:t xml:space="preserve">a </w:t>
      </w:r>
      <w:r w:rsidR="00F72BA2">
        <w:rPr>
          <w:rFonts w:ascii="Times New Roman" w:eastAsiaTheme="minorEastAsia" w:hAnsi="Times New Roman" w:cs="Times New Roman"/>
        </w:rPr>
        <w:t xml:space="preserve">count circle could be counted with relatively low effort.  Locations with posterior medians closer to 1 were frequently locations with relatively high abundance indices (Fig. </w:t>
      </w:r>
      <w:r w:rsidR="00B97BC0">
        <w:rPr>
          <w:rFonts w:ascii="Times New Roman" w:eastAsiaTheme="minorEastAsia" w:hAnsi="Times New Roman" w:cs="Times New Roman"/>
        </w:rPr>
        <w:t>1B</w:t>
      </w:r>
      <w:r w:rsidR="00F72BA2">
        <w:rPr>
          <w:rFonts w:ascii="Times New Roman" w:eastAsiaTheme="minorEastAsia" w:hAnsi="Times New Roman" w:cs="Times New Roman"/>
        </w:rPr>
        <w:t xml:space="preserve">), suggesting </w:t>
      </w:r>
      <w:r w:rsidR="007655A1">
        <w:rPr>
          <w:rFonts w:ascii="Times New Roman" w:eastAsiaTheme="minorEastAsia" w:hAnsi="Times New Roman" w:cs="Times New Roman"/>
        </w:rPr>
        <w:t xml:space="preserve">an endless supply of </w:t>
      </w:r>
      <w:r w:rsidR="00F72BA2">
        <w:rPr>
          <w:rFonts w:ascii="Times New Roman" w:eastAsiaTheme="minorEastAsia" w:hAnsi="Times New Roman" w:cs="Times New Roman"/>
        </w:rPr>
        <w:t>r</w:t>
      </w:r>
      <w:r w:rsidR="007655A1">
        <w:rPr>
          <w:rFonts w:ascii="Times New Roman" w:eastAsiaTheme="minorEastAsia" w:hAnsi="Times New Roman" w:cs="Times New Roman"/>
        </w:rPr>
        <w:t>obins for CBC volunteers to count.</w:t>
      </w:r>
      <w:r w:rsidR="007B72CE">
        <w:rPr>
          <w:rFonts w:ascii="Times New Roman" w:eastAsiaTheme="minorEastAsia" w:hAnsi="Times New Roman" w:cs="Times New Roman"/>
        </w:rPr>
        <w:t xml:space="preserve">  The two parameters,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7B72CE">
        <w:rPr>
          <w:rFonts w:ascii="Times New Roman" w:eastAsiaTheme="minorEastAsia" w:hAnsi="Times New Roman" w:cs="Times New Roman"/>
        </w:rPr>
        <w:t xml:space="preserve"> </w:t>
      </w:r>
      <w:proofErr w:type="gramStart"/>
      <w:r w:rsidR="007B72CE">
        <w:rPr>
          <w:rFonts w:ascii="Times New Roman" w:eastAsiaTheme="minorEastAsia" w:hAnsi="Times New Roman" w:cs="Times New Roman"/>
        </w:rPr>
        <w:t xml:space="preserve">and </w:t>
      </w:r>
      <w:proofErr w:type="gramEnd"/>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4008E7">
        <w:rPr>
          <w:rFonts w:ascii="Times New Roman" w:eastAsiaTheme="minorEastAsia" w:hAnsi="Times New Roman" w:cs="Times New Roman"/>
        </w:rPr>
        <w:t>,</w:t>
      </w:r>
      <w:r w:rsidR="007B72CE">
        <w:rPr>
          <w:rFonts w:ascii="Times New Roman" w:eastAsiaTheme="minorEastAsia" w:hAnsi="Times New Roman" w:cs="Times New Roman"/>
        </w:rPr>
        <w:t xml:space="preserve"> were significantly correlated</w:t>
      </w:r>
      <w:r w:rsidR="00F671B2">
        <w:rPr>
          <w:rFonts w:ascii="Times New Roman" w:eastAsiaTheme="minorEastAsia" w:hAnsi="Times New Roman" w:cs="Times New Roman"/>
        </w:rPr>
        <w:t xml:space="preserve"> across space</w:t>
      </w:r>
      <w:r w:rsidR="007B72CE">
        <w:rPr>
          <w:rFonts w:ascii="Times New Roman" w:eastAsiaTheme="minorEastAsia" w:hAnsi="Times New Roman" w:cs="Times New Roman"/>
        </w:rPr>
        <w:t>, with a rank correlation coefficient of 0.26.</w:t>
      </w:r>
    </w:p>
    <w:p w14:paraId="06E887BC" w14:textId="0A229DD2" w:rsidR="00F72BA2" w:rsidRPr="00F72BA2" w:rsidRDefault="00AB6074" w:rsidP="00B91B48">
      <w:pPr>
        <w:pStyle w:val="NoSpacing"/>
        <w:spacing w:line="480" w:lineRule="auto"/>
        <w:ind w:firstLine="720"/>
        <w:rPr>
          <w:rFonts w:ascii="Times New Roman" w:eastAsiaTheme="minorEastAsia" w:hAnsi="Times New Roman" w:cs="Times New Roman"/>
        </w:rPr>
      </w:pPr>
      <w:r>
        <w:rPr>
          <w:rFonts w:ascii="Times New Roman" w:hAnsi="Times New Roman" w:cs="Times New Roman"/>
        </w:rPr>
        <w:t xml:space="preserve">Posterior median values for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8B2611">
        <w:rPr>
          <w:rFonts w:ascii="Times New Roman" w:eastAsiaTheme="minorEastAsia" w:hAnsi="Times New Roman" w:cs="Times New Roman"/>
        </w:rPr>
        <w:t xml:space="preserve">, </w:t>
      </w:r>
      <w:r w:rsidR="008006AA">
        <w:rPr>
          <w:rFonts w:ascii="Times New Roman" w:eastAsiaTheme="minorEastAsia" w:hAnsi="Times New Roman" w:cs="Times New Roman"/>
        </w:rPr>
        <w:t xml:space="preserve">the </w:t>
      </w:r>
      <w:r w:rsidR="008B2611">
        <w:rPr>
          <w:rFonts w:ascii="Times New Roman" w:eastAsiaTheme="minorEastAsia" w:hAnsi="Times New Roman" w:cs="Times New Roman"/>
        </w:rPr>
        <w:t xml:space="preserve">temporal trend </w:t>
      </w:r>
      <w:r w:rsidR="008006AA">
        <w:rPr>
          <w:rFonts w:ascii="Times New Roman" w:eastAsiaTheme="minorEastAsia" w:hAnsi="Times New Roman" w:cs="Times New Roman"/>
        </w:rPr>
        <w:t>from</w:t>
      </w:r>
      <w:r w:rsidR="008B2611">
        <w:rPr>
          <w:rFonts w:ascii="Times New Roman" w:eastAsiaTheme="minorEastAsia" w:hAnsi="Times New Roman" w:cs="Times New Roman"/>
        </w:rPr>
        <w:t xml:space="preserve"> 1966</w:t>
      </w:r>
      <w:r w:rsidR="008006AA">
        <w:rPr>
          <w:rFonts w:ascii="Times New Roman" w:eastAsiaTheme="minorEastAsia" w:hAnsi="Times New Roman" w:cs="Times New Roman"/>
        </w:rPr>
        <w:t xml:space="preserve"> through </w:t>
      </w:r>
      <w:r w:rsidR="008B2611">
        <w:rPr>
          <w:rFonts w:ascii="Times New Roman" w:eastAsiaTheme="minorEastAsia" w:hAnsi="Times New Roman" w:cs="Times New Roman"/>
        </w:rPr>
        <w:t>2017</w:t>
      </w:r>
      <w:r>
        <w:rPr>
          <w:rFonts w:ascii="Times New Roman" w:eastAsiaTheme="minorEastAsia" w:hAnsi="Times New Roman" w:cs="Times New Roman"/>
        </w:rPr>
        <w:t xml:space="preserve">, when transformed to annual percent change, varied from </w:t>
      </w:r>
      <w:r w:rsidR="00327EFA">
        <w:rPr>
          <w:rFonts w:ascii="Times New Roman" w:eastAsiaTheme="minorEastAsia" w:hAnsi="Times New Roman" w:cs="Times New Roman"/>
        </w:rPr>
        <w:t>-11.80</w:t>
      </w:r>
      <w:r w:rsidR="00B91B48">
        <w:rPr>
          <w:rFonts w:ascii="Times New Roman" w:eastAsiaTheme="minorEastAsia" w:hAnsi="Times New Roman" w:cs="Times New Roman"/>
        </w:rPr>
        <w:t>%</w:t>
      </w:r>
      <w:r>
        <w:rPr>
          <w:rFonts w:ascii="Times New Roman" w:eastAsiaTheme="minorEastAsia" w:hAnsi="Times New Roman" w:cs="Times New Roman"/>
        </w:rPr>
        <w:t xml:space="preserve"> to </w:t>
      </w:r>
      <w:r w:rsidR="00327EFA">
        <w:rPr>
          <w:rFonts w:ascii="Times New Roman" w:eastAsiaTheme="minorEastAsia" w:hAnsi="Times New Roman" w:cs="Times New Roman"/>
        </w:rPr>
        <w:t>13.63</w:t>
      </w:r>
      <w:r w:rsidR="00B91B48">
        <w:rPr>
          <w:rFonts w:ascii="Times New Roman" w:eastAsiaTheme="minorEastAsia" w:hAnsi="Times New Roman" w:cs="Times New Roman"/>
        </w:rPr>
        <w:t>%</w:t>
      </w:r>
      <w:r>
        <w:rPr>
          <w:rFonts w:ascii="Times New Roman" w:eastAsiaTheme="minorEastAsia" w:hAnsi="Times New Roman" w:cs="Times New Roman"/>
        </w:rPr>
        <w:t xml:space="preserve">, with a median value of </w:t>
      </w:r>
      <w:r w:rsidR="00327EFA">
        <w:rPr>
          <w:rFonts w:ascii="Times New Roman" w:eastAsiaTheme="minorEastAsia" w:hAnsi="Times New Roman" w:cs="Times New Roman"/>
        </w:rPr>
        <w:t>2.63</w:t>
      </w:r>
      <w:r w:rsidR="00B91B48">
        <w:rPr>
          <w:rFonts w:ascii="Times New Roman" w:eastAsiaTheme="minorEastAsia" w:hAnsi="Times New Roman" w:cs="Times New Roman"/>
        </w:rPr>
        <w:t>%</w:t>
      </w:r>
      <w:r w:rsidR="00A702C0">
        <w:rPr>
          <w:rFonts w:ascii="Times New Roman" w:eastAsiaTheme="minorEastAsia" w:hAnsi="Times New Roman" w:cs="Times New Roman"/>
        </w:rPr>
        <w:t xml:space="preserve"> (Fig. 1D)</w:t>
      </w:r>
      <w:r>
        <w:rPr>
          <w:rFonts w:ascii="Times New Roman" w:eastAsiaTheme="minorEastAsia" w:hAnsi="Times New Roman" w:cs="Times New Roman"/>
        </w:rPr>
        <w:t xml:space="preserve">.  The 95% credible intervals for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B91B48">
        <w:rPr>
          <w:rFonts w:ascii="Times New Roman" w:eastAsiaTheme="minorEastAsia" w:hAnsi="Times New Roman" w:cs="Times New Roman"/>
        </w:rPr>
        <w:t xml:space="preserve"> values </w:t>
      </w:r>
      <w:r>
        <w:rPr>
          <w:rFonts w:ascii="Times New Roman" w:eastAsiaTheme="minorEastAsia" w:hAnsi="Times New Roman" w:cs="Times New Roman"/>
        </w:rPr>
        <w:t xml:space="preserve">indicated that </w:t>
      </w:r>
      <w:r w:rsidR="007655A1">
        <w:rPr>
          <w:rFonts w:ascii="Times New Roman" w:eastAsiaTheme="minorEastAsia" w:hAnsi="Times New Roman" w:cs="Times New Roman"/>
        </w:rPr>
        <w:t>8</w:t>
      </w:r>
      <w:r>
        <w:rPr>
          <w:rFonts w:ascii="Times New Roman" w:eastAsiaTheme="minorEastAsia" w:hAnsi="Times New Roman" w:cs="Times New Roman"/>
        </w:rPr>
        <w:t xml:space="preserve">% of estimates were significantly </w:t>
      </w:r>
      <w:r w:rsidR="00F671B2">
        <w:rPr>
          <w:rFonts w:ascii="Times New Roman" w:eastAsiaTheme="minorEastAsia" w:hAnsi="Times New Roman" w:cs="Times New Roman"/>
        </w:rPr>
        <w:t>lower</w:t>
      </w:r>
      <w:r w:rsidR="007655A1">
        <w:rPr>
          <w:rFonts w:ascii="Times New Roman" w:eastAsiaTheme="minorEastAsia" w:hAnsi="Times New Roman" w:cs="Times New Roman"/>
        </w:rPr>
        <w:t xml:space="preserve"> than 0</w:t>
      </w:r>
      <w:r>
        <w:rPr>
          <w:rFonts w:ascii="Times New Roman" w:eastAsiaTheme="minorEastAsia" w:hAnsi="Times New Roman" w:cs="Times New Roman"/>
        </w:rPr>
        <w:t xml:space="preserve">, while </w:t>
      </w:r>
      <w:r w:rsidR="007655A1">
        <w:rPr>
          <w:rFonts w:ascii="Times New Roman" w:eastAsiaTheme="minorEastAsia" w:hAnsi="Times New Roman" w:cs="Times New Roman"/>
        </w:rPr>
        <w:t>44%</w:t>
      </w:r>
      <w:r>
        <w:rPr>
          <w:rFonts w:ascii="Times New Roman" w:eastAsiaTheme="minorEastAsia" w:hAnsi="Times New Roman" w:cs="Times New Roman"/>
        </w:rPr>
        <w:t xml:space="preserve"> were significantly greater than 0</w:t>
      </w:r>
      <w:r w:rsidR="00A702C0">
        <w:rPr>
          <w:rFonts w:ascii="Times New Roman" w:eastAsiaTheme="minorEastAsia" w:hAnsi="Times New Roman" w:cs="Times New Roman"/>
        </w:rPr>
        <w:t xml:space="preserve"> (Fig. 1E)</w:t>
      </w:r>
      <w:r>
        <w:rPr>
          <w:rFonts w:ascii="Times New Roman" w:eastAsiaTheme="minorEastAsia" w:hAnsi="Times New Roman" w:cs="Times New Roman"/>
        </w:rPr>
        <w:t xml:space="preserve">.  </w:t>
      </w:r>
      <w:r w:rsidR="00F72BA2">
        <w:rPr>
          <w:rFonts w:ascii="Times New Roman" w:hAnsi="Times New Roman" w:cs="Times New Roman"/>
        </w:rPr>
        <w:t xml:space="preserve">A map of posterior median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F72BA2">
        <w:rPr>
          <w:rFonts w:ascii="Times New Roman" w:eastAsiaTheme="minorEastAsia" w:hAnsi="Times New Roman" w:cs="Times New Roman"/>
        </w:rPr>
        <w:t xml:space="preserve"> values showed that </w:t>
      </w:r>
      <w:r w:rsidR="00B91B48">
        <w:rPr>
          <w:rFonts w:ascii="Times New Roman" w:eastAsiaTheme="minorEastAsia" w:hAnsi="Times New Roman" w:cs="Times New Roman"/>
        </w:rPr>
        <w:t>relative abundance trends</w:t>
      </w:r>
      <w:r w:rsidR="00F72BA2">
        <w:rPr>
          <w:rFonts w:ascii="Times New Roman" w:eastAsiaTheme="minorEastAsia" w:hAnsi="Times New Roman" w:cs="Times New Roman"/>
        </w:rPr>
        <w:t xml:space="preserve"> </w:t>
      </w:r>
      <w:r w:rsidR="00F671B2">
        <w:rPr>
          <w:rFonts w:ascii="Times New Roman" w:eastAsiaTheme="minorEastAsia" w:hAnsi="Times New Roman" w:cs="Times New Roman"/>
        </w:rPr>
        <w:t>had</w:t>
      </w:r>
      <w:r w:rsidR="00F72BA2">
        <w:rPr>
          <w:rFonts w:ascii="Times New Roman" w:eastAsiaTheme="minorEastAsia" w:hAnsi="Times New Roman" w:cs="Times New Roman"/>
        </w:rPr>
        <w:t xml:space="preserve"> strong spatial </w:t>
      </w:r>
      <w:r w:rsidR="00F671B2">
        <w:rPr>
          <w:rFonts w:ascii="Times New Roman" w:eastAsiaTheme="minorEastAsia" w:hAnsi="Times New Roman" w:cs="Times New Roman"/>
        </w:rPr>
        <w:t>structure</w:t>
      </w:r>
      <w:r w:rsidR="00F72BA2">
        <w:rPr>
          <w:rFonts w:ascii="Times New Roman" w:eastAsiaTheme="minorEastAsia" w:hAnsi="Times New Roman" w:cs="Times New Roman"/>
        </w:rPr>
        <w:t xml:space="preserve">. Credible intervals for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F72BA2">
        <w:rPr>
          <w:rFonts w:ascii="Times New Roman" w:eastAsiaTheme="minorEastAsia" w:hAnsi="Times New Roman" w:cs="Times New Roman"/>
        </w:rPr>
        <w:t xml:space="preserve"> values </w:t>
      </w:r>
      <w:r w:rsidR="00A702C0">
        <w:rPr>
          <w:rFonts w:ascii="Times New Roman" w:eastAsiaTheme="minorEastAsia" w:hAnsi="Times New Roman" w:cs="Times New Roman"/>
        </w:rPr>
        <w:t xml:space="preserve">(Fig. 1F) </w:t>
      </w:r>
      <w:r w:rsidR="00F72BA2">
        <w:rPr>
          <w:rFonts w:ascii="Times New Roman" w:eastAsiaTheme="minorEastAsia" w:hAnsi="Times New Roman" w:cs="Times New Roman"/>
        </w:rPr>
        <w:t>were used to illustrate where trends were significantly negative or positive</w:t>
      </w:r>
      <w:r w:rsidR="004C7026">
        <w:rPr>
          <w:rFonts w:ascii="Times New Roman" w:eastAsiaTheme="minorEastAsia" w:hAnsi="Times New Roman" w:cs="Times New Roman"/>
        </w:rPr>
        <w:t xml:space="preserve">, </w:t>
      </w:r>
      <w:r w:rsidR="008006AA">
        <w:rPr>
          <w:rFonts w:ascii="Times New Roman" w:eastAsiaTheme="minorEastAsia" w:hAnsi="Times New Roman" w:cs="Times New Roman"/>
        </w:rPr>
        <w:t>showing that</w:t>
      </w:r>
      <w:r w:rsidR="00F72BA2">
        <w:rPr>
          <w:rFonts w:ascii="Times New Roman" w:eastAsiaTheme="minorEastAsia" w:hAnsi="Times New Roman" w:cs="Times New Roman"/>
        </w:rPr>
        <w:t xml:space="preserve"> relative abundance during winter has </w:t>
      </w:r>
      <w:r w:rsidR="00F72BA2" w:rsidRPr="00F74943">
        <w:rPr>
          <w:rFonts w:ascii="Times New Roman" w:hAnsi="Times New Roman" w:cs="Times New Roman"/>
        </w:rPr>
        <w:t xml:space="preserve">generally decreased in </w:t>
      </w:r>
      <w:r w:rsidR="008006AA">
        <w:rPr>
          <w:rFonts w:ascii="Times New Roman" w:hAnsi="Times New Roman" w:cs="Times New Roman"/>
        </w:rPr>
        <w:t>the southern parts</w:t>
      </w:r>
      <w:r w:rsidR="00F72BA2" w:rsidRPr="00F74943">
        <w:rPr>
          <w:rFonts w:ascii="Times New Roman" w:hAnsi="Times New Roman" w:cs="Times New Roman"/>
        </w:rPr>
        <w:t xml:space="preserve"> of their range and increased in the </w:t>
      </w:r>
      <w:r w:rsidR="008006AA">
        <w:rPr>
          <w:rFonts w:ascii="Times New Roman" w:hAnsi="Times New Roman" w:cs="Times New Roman"/>
        </w:rPr>
        <w:t>northern</w:t>
      </w:r>
      <w:r w:rsidR="00F72BA2" w:rsidRPr="00F74943">
        <w:rPr>
          <w:rFonts w:ascii="Times New Roman" w:hAnsi="Times New Roman" w:cs="Times New Roman"/>
        </w:rPr>
        <w:t xml:space="preserve"> parts of their range.  </w:t>
      </w:r>
      <w:r w:rsidR="00F671B2">
        <w:rPr>
          <w:rFonts w:ascii="Times New Roman" w:eastAsiaTheme="minorEastAsia" w:hAnsi="Times New Roman" w:cs="Times New Roman"/>
        </w:rPr>
        <w:t xml:space="preserve">The parameters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F671B2">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F671B2">
        <w:rPr>
          <w:rFonts w:ascii="Times New Roman" w:eastAsiaTheme="minorEastAsia" w:hAnsi="Times New Roman" w:cs="Times New Roman"/>
        </w:rPr>
        <w:t xml:space="preserve"> were significantly correlated across space, with a rank correlation coefficient of -0.</w:t>
      </w:r>
      <w:r w:rsidR="00327EFA">
        <w:rPr>
          <w:rFonts w:ascii="Times New Roman" w:eastAsiaTheme="minorEastAsia" w:hAnsi="Times New Roman" w:cs="Times New Roman"/>
        </w:rPr>
        <w:t>1</w:t>
      </w:r>
      <w:r w:rsidR="00A07CF7">
        <w:rPr>
          <w:rFonts w:ascii="Times New Roman" w:eastAsiaTheme="minorEastAsia" w:hAnsi="Times New Roman" w:cs="Times New Roman"/>
        </w:rPr>
        <w:t>6</w:t>
      </w:r>
      <w:r w:rsidR="00F671B2">
        <w:rPr>
          <w:rFonts w:ascii="Times New Roman" w:eastAsiaTheme="minorEastAsia" w:hAnsi="Times New Roman" w:cs="Times New Roman"/>
        </w:rPr>
        <w:t>, indicating that the strongest trends were occurring at the margins of the geographic range where relative abundance was lowest.</w:t>
      </w:r>
    </w:p>
    <w:p w14:paraId="5C3AB583" w14:textId="2F862DE3" w:rsidR="00F72BA2" w:rsidRDefault="00F74943" w:rsidP="00B97BC0">
      <w:pPr>
        <w:pStyle w:val="NoSpacing"/>
        <w:spacing w:line="480" w:lineRule="auto"/>
        <w:ind w:firstLine="720"/>
        <w:rPr>
          <w:rFonts w:ascii="Times New Roman" w:hAnsi="Times New Roman" w:cs="Times New Roman"/>
        </w:rPr>
      </w:pPr>
      <w:r w:rsidRPr="00F74943">
        <w:rPr>
          <w:rFonts w:ascii="Times New Roman" w:hAnsi="Times New Roman" w:cs="Times New Roman"/>
        </w:rPr>
        <w:t xml:space="preserve">The </w:t>
      </w:r>
      <w:r w:rsidR="00B27D74">
        <w:rPr>
          <w:rFonts w:ascii="Times New Roman" w:hAnsi="Times New Roman" w:cs="Times New Roman"/>
        </w:rPr>
        <w:t xml:space="preserve">posterior median </w:t>
      </w:r>
      <w:r w:rsidR="009A7115">
        <w:rPr>
          <w:rFonts w:ascii="Times New Roman" w:hAnsi="Times New Roman" w:cs="Times New Roman"/>
        </w:rPr>
        <w:t xml:space="preserve">estimate </w:t>
      </w:r>
      <w:proofErr w:type="gramStart"/>
      <w:r w:rsidR="009A7115">
        <w:rPr>
          <w:rFonts w:ascii="Times New Roman" w:hAnsi="Times New Roman" w:cs="Times New Roman"/>
        </w:rPr>
        <w:t xml:space="preserve">for </w:t>
      </w:r>
      <w:proofErr w:type="gramEnd"/>
      <m:oMath>
        <m:r>
          <w:rPr>
            <w:rFonts w:ascii="Cambria Math" w:hAnsi="Cambria Math" w:cs="Times New Roman"/>
          </w:rPr>
          <m:t>ϕ</m:t>
        </m:r>
      </m:oMath>
      <w:r w:rsidR="009A7115">
        <w:rPr>
          <w:rFonts w:ascii="Times New Roman" w:hAnsi="Times New Roman" w:cs="Times New Roman"/>
        </w:rPr>
        <w:t>, the dispersion parameter, was</w:t>
      </w:r>
      <w:r w:rsidR="00B27D74">
        <w:rPr>
          <w:rFonts w:ascii="Times New Roman" w:hAnsi="Times New Roman" w:cs="Times New Roman"/>
        </w:rPr>
        <w:t xml:space="preserve"> </w:t>
      </w:r>
      <m:oMath>
        <m:r>
          <m:rPr>
            <m:sty m:val="p"/>
          </m:rPr>
          <w:rPr>
            <w:rFonts w:ascii="Cambria Math" w:hAnsi="Cambria Math" w:cs="Times New Roman"/>
            <w:sz w:val="22"/>
            <w:szCs w:val="22"/>
          </w:rPr>
          <m:t>exp</m:t>
        </m:r>
        <m:d>
          <m:dPr>
            <m:begChr m:val="["/>
            <m:endChr m:val="]"/>
            <m:ctrlPr>
              <w:rPr>
                <w:rFonts w:ascii="Cambria Math" w:hAnsi="Cambria Math" w:cs="Times New Roman"/>
                <w:i/>
                <w:sz w:val="22"/>
                <w:szCs w:val="22"/>
              </w:rPr>
            </m:ctrlPr>
          </m:dPr>
          <m:e>
            <m:r>
              <w:rPr>
                <w:rFonts w:ascii="Cambria Math" w:hAnsi="Cambria Math" w:cs="Times New Roman"/>
                <w:sz w:val="22"/>
                <w:szCs w:val="22"/>
              </w:rPr>
              <m:t>-</m:t>
            </m:r>
            <m:r>
              <m:rPr>
                <m:sty m:val="p"/>
              </m:rPr>
              <w:rPr>
                <w:rFonts w:ascii="Cambria Math" w:hAnsi="Cambria Math" w:cs="Times New Roman"/>
                <w:sz w:val="22"/>
                <w:szCs w:val="22"/>
              </w:rPr>
              <m:t>log⁡</m:t>
            </m:r>
            <m:r>
              <w:rPr>
                <w:rFonts w:ascii="Cambria Math" w:hAnsi="Cambria Math" w:cs="Times New Roman"/>
                <w:sz w:val="22"/>
                <w:szCs w:val="22"/>
              </w:rPr>
              <m:t>(0.55)</m:t>
            </m:r>
          </m:e>
        </m:d>
        <m:r>
          <w:rPr>
            <w:rFonts w:ascii="Cambria Math" w:hAnsi="Cambria Math" w:cs="Times New Roman"/>
            <w:sz w:val="22"/>
            <w:szCs w:val="22"/>
          </w:rPr>
          <m:t>=1.83</m:t>
        </m:r>
      </m:oMath>
      <w:r w:rsidRPr="00F74943">
        <w:rPr>
          <w:rFonts w:ascii="Times New Roman" w:hAnsi="Times New Roman" w:cs="Times New Roman"/>
        </w:rPr>
        <w:t xml:space="preserve">, </w:t>
      </w:r>
      <w:r w:rsidR="00B97BC0">
        <w:rPr>
          <w:rFonts w:ascii="Times New Roman" w:hAnsi="Times New Roman" w:cs="Times New Roman"/>
        </w:rPr>
        <w:t xml:space="preserve">considerably larger </w:t>
      </w:r>
      <w:r w:rsidRPr="00F74943">
        <w:rPr>
          <w:rFonts w:ascii="Times New Roman" w:hAnsi="Times New Roman" w:cs="Times New Roman"/>
        </w:rPr>
        <w:t xml:space="preserve">than 1, highlighting </w:t>
      </w:r>
      <w:proofErr w:type="spellStart"/>
      <w:r w:rsidRPr="00F74943">
        <w:rPr>
          <w:rFonts w:ascii="Times New Roman" w:hAnsi="Times New Roman" w:cs="Times New Roman"/>
        </w:rPr>
        <w:t>overdispersion</w:t>
      </w:r>
      <w:proofErr w:type="spellEnd"/>
      <w:r w:rsidRPr="00F74943">
        <w:rPr>
          <w:rFonts w:ascii="Times New Roman" w:hAnsi="Times New Roman" w:cs="Times New Roman"/>
        </w:rPr>
        <w:t xml:space="preserve"> in </w:t>
      </w:r>
      <w:r w:rsidR="00F414A7">
        <w:rPr>
          <w:rFonts w:ascii="Times New Roman" w:hAnsi="Times New Roman" w:cs="Times New Roman"/>
        </w:rPr>
        <w:t>r</w:t>
      </w:r>
      <w:r w:rsidR="00703A03">
        <w:rPr>
          <w:rFonts w:ascii="Times New Roman" w:hAnsi="Times New Roman" w:cs="Times New Roman"/>
        </w:rPr>
        <w:t>ob</w:t>
      </w:r>
      <w:r w:rsidRPr="00F74943">
        <w:rPr>
          <w:rFonts w:ascii="Times New Roman" w:hAnsi="Times New Roman" w:cs="Times New Roman"/>
        </w:rPr>
        <w:t>in</w:t>
      </w:r>
      <w:r w:rsidR="00FC5D32">
        <w:rPr>
          <w:rFonts w:ascii="Times New Roman" w:hAnsi="Times New Roman" w:cs="Times New Roman"/>
        </w:rPr>
        <w:t xml:space="preserve"> counts relative to a Poisson distribution</w:t>
      </w:r>
      <w:r w:rsidRPr="00F74943">
        <w:rPr>
          <w:rFonts w:ascii="Times New Roman" w:hAnsi="Times New Roman" w:cs="Times New Roman"/>
        </w:rPr>
        <w:t xml:space="preserve">. </w:t>
      </w:r>
      <w:r w:rsidR="009A7115">
        <w:rPr>
          <w:rFonts w:ascii="Times New Roman" w:hAnsi="Times New Roman" w:cs="Times New Roman"/>
        </w:rPr>
        <w:t xml:space="preserve"> </w:t>
      </w:r>
      <w:r w:rsidR="00001DF7">
        <w:rPr>
          <w:rFonts w:ascii="Times New Roman" w:hAnsi="Times New Roman" w:cs="Times New Roman"/>
        </w:rPr>
        <w:t>C</w:t>
      </w:r>
      <w:r w:rsidR="00B15988">
        <w:rPr>
          <w:rFonts w:ascii="Times New Roman" w:hAnsi="Times New Roman" w:cs="Times New Roman"/>
        </w:rPr>
        <w:t>redible</w:t>
      </w:r>
      <w:r w:rsidR="00001DF7">
        <w:rPr>
          <w:rFonts w:ascii="Times New Roman" w:hAnsi="Times New Roman" w:cs="Times New Roman"/>
        </w:rPr>
        <w:t xml:space="preserve"> intervals for p</w:t>
      </w:r>
      <w:r w:rsidRPr="00F74943">
        <w:rPr>
          <w:rFonts w:ascii="Times New Roman" w:hAnsi="Times New Roman" w:cs="Times New Roman"/>
        </w:rPr>
        <w:t xml:space="preserve">recision estimates for the random effects showed that all </w:t>
      </w:r>
      <w:r w:rsidRPr="00F74943">
        <w:rPr>
          <w:rFonts w:ascii="Times New Roman" w:hAnsi="Times New Roman" w:cs="Times New Roman"/>
        </w:rPr>
        <w:lastRenderedPageBreak/>
        <w:t xml:space="preserve">were important for explaining variation in the </w:t>
      </w:r>
      <w:r w:rsidR="009D0004">
        <w:rPr>
          <w:rFonts w:ascii="Times New Roman" w:hAnsi="Times New Roman" w:cs="Times New Roman"/>
        </w:rPr>
        <w:t xml:space="preserve">count </w:t>
      </w:r>
      <w:r w:rsidRPr="00F74943">
        <w:rPr>
          <w:rFonts w:ascii="Times New Roman" w:hAnsi="Times New Roman" w:cs="Times New Roman"/>
        </w:rPr>
        <w:t xml:space="preserve">data. </w:t>
      </w:r>
      <w:r w:rsidR="00B15988">
        <w:rPr>
          <w:rFonts w:ascii="Times New Roman" w:hAnsi="Times New Roman" w:cs="Times New Roman"/>
        </w:rPr>
        <w:t xml:space="preserve"> When p</w:t>
      </w:r>
      <w:r w:rsidR="00FC5D32">
        <w:rPr>
          <w:rFonts w:ascii="Times New Roman" w:hAnsi="Times New Roman" w:cs="Times New Roman"/>
        </w:rPr>
        <w:t>recision values were converted to a standard deviation scale, t</w:t>
      </w:r>
      <w:r w:rsidRPr="00F74943">
        <w:rPr>
          <w:rFonts w:ascii="Times New Roman" w:hAnsi="Times New Roman" w:cs="Times New Roman"/>
        </w:rPr>
        <w:t xml:space="preserve">he random effects were ranked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F414A7">
        <w:rPr>
          <w:rFonts w:ascii="Times New Roman" w:eastAsiaTheme="minorEastAsia" w:hAnsi="Times New Roman" w:cs="Times New Roman"/>
        </w:rPr>
        <w:t xml:space="preserve"> (</w:t>
      </w:r>
      <w:r w:rsidR="00B15988">
        <w:rPr>
          <w:rFonts w:ascii="Times New Roman" w:eastAsiaTheme="minorEastAsia" w:hAnsi="Times New Roman" w:cs="Times New Roman"/>
        </w:rPr>
        <w:t xml:space="preserve">SD = </w:t>
      </w:r>
      <w:r w:rsidR="00F414A7">
        <w:rPr>
          <w:rFonts w:ascii="Times New Roman" w:eastAsiaTheme="minorEastAsia" w:hAnsi="Times New Roman" w:cs="Times New Roman"/>
        </w:rPr>
        <w:t>1.5</w:t>
      </w:r>
      <w:r w:rsidR="00B15988">
        <w:rPr>
          <w:rFonts w:ascii="Times New Roman" w:eastAsiaTheme="minorEastAsia" w:hAnsi="Times New Roman" w:cs="Times New Roman"/>
        </w:rPr>
        <w:t>8</w:t>
      </w:r>
      <w:r w:rsidR="00F414A7">
        <w:rPr>
          <w:rFonts w:ascii="Times New Roman" w:eastAsiaTheme="minorEastAsia" w:hAnsi="Times New Roman" w:cs="Times New Roman"/>
        </w:rPr>
        <w:t>)</w:t>
      </w:r>
      <w:r w:rsidRPr="00F7494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k</m:t>
            </m:r>
          </m:sub>
        </m:sSub>
      </m:oMath>
      <w:r w:rsidR="00F414A7">
        <w:rPr>
          <w:rFonts w:ascii="Times New Roman" w:eastAsiaTheme="minorEastAsia" w:hAnsi="Times New Roman" w:cs="Times New Roman"/>
        </w:rPr>
        <w:t xml:space="preserve"> (1.0</w:t>
      </w:r>
      <w:r w:rsidR="00B15988">
        <w:rPr>
          <w:rFonts w:ascii="Times New Roman" w:eastAsiaTheme="minorEastAsia" w:hAnsi="Times New Roman" w:cs="Times New Roman"/>
        </w:rPr>
        <w:t>5</w:t>
      </w:r>
      <w:r w:rsidR="00F414A7">
        <w:rPr>
          <w:rFonts w:ascii="Times New Roman" w:eastAsiaTheme="minorEastAsia" w:hAnsi="Times New Roman" w:cs="Times New Roman"/>
        </w:rPr>
        <w:t>)</w:t>
      </w:r>
      <w:r w:rsidRPr="00F7494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D92643">
        <w:rPr>
          <w:rFonts w:ascii="Times New Roman" w:eastAsiaTheme="minorEastAsia" w:hAnsi="Times New Roman" w:cs="Times New Roman"/>
        </w:rPr>
        <w:t xml:space="preserve"> (</w:t>
      </w:r>
      <w:r w:rsidR="00B15988">
        <w:rPr>
          <w:rFonts w:ascii="Times New Roman" w:eastAsiaTheme="minorEastAsia" w:hAnsi="Times New Roman" w:cs="Times New Roman"/>
        </w:rPr>
        <w:t>0.25</w:t>
      </w:r>
      <w:r w:rsidR="00D92643">
        <w:rPr>
          <w:rFonts w:ascii="Times New Roman" w:eastAsiaTheme="minorEastAsia" w:hAnsi="Times New Roman" w:cs="Times New Roman"/>
        </w:rPr>
        <w:t>)</w:t>
      </w:r>
      <w:r w:rsidRPr="00F74943">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D92643">
        <w:rPr>
          <w:rFonts w:ascii="Times New Roman" w:eastAsiaTheme="minorEastAsia" w:hAnsi="Times New Roman" w:cs="Times New Roman"/>
        </w:rPr>
        <w:t xml:space="preserve"> (</w:t>
      </w:r>
      <w:r w:rsidR="00B15988">
        <w:rPr>
          <w:rFonts w:ascii="Times New Roman" w:eastAsiaTheme="minorEastAsia" w:hAnsi="Times New Roman" w:cs="Times New Roman"/>
        </w:rPr>
        <w:t>0.04</w:t>
      </w:r>
      <w:r w:rsidR="00D92643">
        <w:rPr>
          <w:rFonts w:ascii="Times New Roman" w:eastAsiaTheme="minorEastAsia" w:hAnsi="Times New Roman" w:cs="Times New Roman"/>
        </w:rPr>
        <w:t>)</w:t>
      </w:r>
      <w:r w:rsidRPr="00F74943">
        <w:rPr>
          <w:rFonts w:ascii="Times New Roman" w:hAnsi="Times New Roman" w:cs="Times New Roman"/>
        </w:rPr>
        <w:t>, in terms of the amount of variation explained.</w:t>
      </w:r>
    </w:p>
    <w:p w14:paraId="1865F149" w14:textId="14875895" w:rsidR="00296FA5" w:rsidRDefault="00BE7780" w:rsidP="0040408C">
      <w:pPr>
        <w:pStyle w:val="NoSpacing"/>
        <w:spacing w:line="480" w:lineRule="auto"/>
        <w:ind w:firstLine="720"/>
        <w:rPr>
          <w:rFonts w:ascii="Times New Roman" w:hAnsi="Times New Roman" w:cs="Times New Roman"/>
        </w:rPr>
      </w:pPr>
      <w:r>
        <w:rPr>
          <w:rFonts w:ascii="Times New Roman" w:hAnsi="Times New Roman" w:cs="Times New Roman"/>
        </w:rPr>
        <w:t xml:space="preserve">Figure </w:t>
      </w:r>
      <w:r w:rsidR="0040408C">
        <w:rPr>
          <w:rFonts w:ascii="Times New Roman" w:hAnsi="Times New Roman" w:cs="Times New Roman"/>
        </w:rPr>
        <w:t>2</w:t>
      </w:r>
      <w:r w:rsidR="00F74943" w:rsidRPr="00F74943">
        <w:rPr>
          <w:rFonts w:ascii="Times New Roman" w:hAnsi="Times New Roman" w:cs="Times New Roman"/>
        </w:rPr>
        <w:t xml:space="preserve"> shows the median of posterior</w:t>
      </w:r>
      <w:r w:rsidR="00325941">
        <w:rPr>
          <w:rFonts w:ascii="Times New Roman" w:hAnsi="Times New Roman" w:cs="Times New Roman"/>
        </w:rPr>
        <w:t xml:space="preserve"> median SVC trends</w:t>
      </w:r>
      <w:r>
        <w:rPr>
          <w:rFonts w:ascii="Times New Roman" w:hAnsi="Times New Roman" w:cs="Times New Roman"/>
        </w:rPr>
        <w:t xml:space="preserve"> across cells per BCR</w:t>
      </w:r>
      <w:r w:rsidR="00F74943" w:rsidRPr="00F74943">
        <w:rPr>
          <w:rFonts w:ascii="Times New Roman" w:hAnsi="Times New Roman" w:cs="Times New Roman"/>
        </w:rPr>
        <w:t xml:space="preserve"> </w:t>
      </w:r>
      <w:r w:rsidR="00325941">
        <w:rPr>
          <w:rFonts w:ascii="Times New Roman" w:hAnsi="Times New Roman" w:cs="Times New Roman"/>
        </w:rPr>
        <w:t xml:space="preserve">(Fig. </w:t>
      </w:r>
      <w:r w:rsidR="0040408C">
        <w:rPr>
          <w:rFonts w:ascii="Times New Roman" w:hAnsi="Times New Roman" w:cs="Times New Roman"/>
        </w:rPr>
        <w:t>2</w:t>
      </w:r>
      <w:r w:rsidR="00325941">
        <w:rPr>
          <w:rFonts w:ascii="Times New Roman" w:hAnsi="Times New Roman" w:cs="Times New Roman"/>
        </w:rPr>
        <w:t>A)</w:t>
      </w:r>
      <w:r w:rsidR="00A52D44">
        <w:rPr>
          <w:rFonts w:ascii="Times New Roman" w:hAnsi="Times New Roman" w:cs="Times New Roman"/>
        </w:rPr>
        <w:t>,</w:t>
      </w:r>
      <w:r w:rsidR="00325941">
        <w:rPr>
          <w:rFonts w:ascii="Times New Roman" w:hAnsi="Times New Roman" w:cs="Times New Roman"/>
        </w:rPr>
        <w:t xml:space="preserve"> </w:t>
      </w:r>
      <w:r w:rsidR="00F74943" w:rsidRPr="00F74943">
        <w:rPr>
          <w:rFonts w:ascii="Times New Roman" w:hAnsi="Times New Roman" w:cs="Times New Roman"/>
        </w:rPr>
        <w:t>along with the posterior median trend for each BCR from the standard analysis</w:t>
      </w:r>
      <w:r w:rsidR="00325941">
        <w:rPr>
          <w:rFonts w:ascii="Times New Roman" w:hAnsi="Times New Roman" w:cs="Times New Roman"/>
        </w:rPr>
        <w:t xml:space="preserve"> (Fig. </w:t>
      </w:r>
      <w:r w:rsidR="0040408C">
        <w:rPr>
          <w:rFonts w:ascii="Times New Roman" w:hAnsi="Times New Roman" w:cs="Times New Roman"/>
        </w:rPr>
        <w:t>2</w:t>
      </w:r>
      <w:r w:rsidR="00325941">
        <w:rPr>
          <w:rFonts w:ascii="Times New Roman" w:hAnsi="Times New Roman" w:cs="Times New Roman"/>
        </w:rPr>
        <w:t>B)</w:t>
      </w:r>
      <w:r w:rsidR="00F74943" w:rsidRPr="00F74943">
        <w:rPr>
          <w:rFonts w:ascii="Times New Roman" w:hAnsi="Times New Roman" w:cs="Times New Roman"/>
        </w:rPr>
        <w:t xml:space="preserve">.  Side-by-side </w:t>
      </w:r>
      <w:r>
        <w:rPr>
          <w:rFonts w:ascii="Times New Roman" w:hAnsi="Times New Roman" w:cs="Times New Roman"/>
        </w:rPr>
        <w:t xml:space="preserve">visual </w:t>
      </w:r>
      <w:r w:rsidR="00F74943" w:rsidRPr="00F74943">
        <w:rPr>
          <w:rFonts w:ascii="Times New Roman" w:hAnsi="Times New Roman" w:cs="Times New Roman"/>
        </w:rPr>
        <w:t>comparison of these maps show</w:t>
      </w:r>
      <w:r w:rsidR="00325941">
        <w:rPr>
          <w:rFonts w:ascii="Times New Roman" w:hAnsi="Times New Roman" w:cs="Times New Roman"/>
        </w:rPr>
        <w:t>ed</w:t>
      </w:r>
      <w:r w:rsidR="00F74943" w:rsidRPr="00F74943">
        <w:rPr>
          <w:rFonts w:ascii="Times New Roman" w:hAnsi="Times New Roman" w:cs="Times New Roman"/>
        </w:rPr>
        <w:t xml:space="preserve"> that aggregate trends </w:t>
      </w:r>
      <w:r w:rsidR="00325941">
        <w:rPr>
          <w:rFonts w:ascii="Times New Roman" w:hAnsi="Times New Roman" w:cs="Times New Roman"/>
        </w:rPr>
        <w:t>were</w:t>
      </w:r>
      <w:r w:rsidR="00F74943" w:rsidRPr="00F74943">
        <w:rPr>
          <w:rFonts w:ascii="Times New Roman" w:hAnsi="Times New Roman" w:cs="Times New Roman"/>
        </w:rPr>
        <w:t xml:space="preserve"> similar, regardless of method. </w:t>
      </w:r>
      <w:r w:rsidR="00296FA5">
        <w:rPr>
          <w:rFonts w:ascii="Times New Roman" w:hAnsi="Times New Roman" w:cs="Times New Roman"/>
        </w:rPr>
        <w:t xml:space="preserve"> The SVC appro</w:t>
      </w:r>
      <w:r w:rsidR="00B15988">
        <w:rPr>
          <w:rFonts w:ascii="Times New Roman" w:hAnsi="Times New Roman" w:cs="Times New Roman"/>
        </w:rPr>
        <w:t>ach gave a median trend of 2.11</w:t>
      </w:r>
      <w:r w:rsidR="00296FA5">
        <w:rPr>
          <w:rFonts w:ascii="Times New Roman" w:hAnsi="Times New Roman" w:cs="Times New Roman"/>
        </w:rPr>
        <w:t xml:space="preserve"> across all BCRs, while the </w:t>
      </w:r>
      <w:r w:rsidR="004D26C0">
        <w:rPr>
          <w:rFonts w:ascii="Times New Roman" w:hAnsi="Times New Roman" w:cs="Times New Roman"/>
        </w:rPr>
        <w:t xml:space="preserve">posterior </w:t>
      </w:r>
      <w:r w:rsidR="00296FA5">
        <w:rPr>
          <w:rFonts w:ascii="Times New Roman" w:hAnsi="Times New Roman" w:cs="Times New Roman"/>
        </w:rPr>
        <w:t>median trend for the standard approach was 1.9</w:t>
      </w:r>
      <w:r w:rsidR="00B15988">
        <w:rPr>
          <w:rFonts w:ascii="Times New Roman" w:hAnsi="Times New Roman" w:cs="Times New Roman"/>
        </w:rPr>
        <w:t>5</w:t>
      </w:r>
      <w:r w:rsidR="00296FA5">
        <w:rPr>
          <w:rFonts w:ascii="Times New Roman" w:hAnsi="Times New Roman" w:cs="Times New Roman"/>
        </w:rPr>
        <w:t xml:space="preserve"> across all BCRs.  Within BCRs, the trend direction was consistent across the two methods in 28 of 32 BCRs.  </w:t>
      </w:r>
      <w:r w:rsidR="00F82E79">
        <w:rPr>
          <w:rFonts w:ascii="Times New Roman" w:hAnsi="Times New Roman" w:cs="Times New Roman"/>
        </w:rPr>
        <w:t xml:space="preserve">The rank correlation between BCR trends generated by the two methods was </w:t>
      </w:r>
      <w:r w:rsidR="00F82E79" w:rsidRPr="00F74943">
        <w:rPr>
          <w:rFonts w:ascii="Times New Roman" w:hAnsi="Times New Roman" w:cs="Times New Roman"/>
        </w:rPr>
        <w:t>0.8</w:t>
      </w:r>
      <w:r w:rsidR="00B15988">
        <w:rPr>
          <w:rFonts w:ascii="Times New Roman" w:hAnsi="Times New Roman" w:cs="Times New Roman"/>
        </w:rPr>
        <w:t>8</w:t>
      </w:r>
      <w:r w:rsidR="00F82E79" w:rsidRPr="00F74943">
        <w:rPr>
          <w:rFonts w:ascii="Times New Roman" w:hAnsi="Times New Roman" w:cs="Times New Roman"/>
        </w:rPr>
        <w:t>.</w:t>
      </w:r>
      <w:r w:rsidR="00F82E79">
        <w:rPr>
          <w:rFonts w:ascii="Times New Roman" w:hAnsi="Times New Roman" w:cs="Times New Roman"/>
        </w:rPr>
        <w:t xml:space="preserve">  </w:t>
      </w:r>
      <w:r w:rsidR="00296FA5">
        <w:rPr>
          <w:rFonts w:ascii="Times New Roman" w:hAnsi="Times New Roman" w:cs="Times New Roman"/>
        </w:rPr>
        <w:t>Regarding differences,</w:t>
      </w:r>
      <w:r w:rsidR="00325941">
        <w:rPr>
          <w:rFonts w:ascii="Times New Roman" w:hAnsi="Times New Roman" w:cs="Times New Roman"/>
        </w:rPr>
        <w:t xml:space="preserve"> trends derived from the SVC </w:t>
      </w:r>
      <w:r w:rsidR="00296FA5">
        <w:rPr>
          <w:rFonts w:ascii="Times New Roman" w:hAnsi="Times New Roman" w:cs="Times New Roman"/>
        </w:rPr>
        <w:t xml:space="preserve">approach </w:t>
      </w:r>
      <w:r w:rsidR="00325941">
        <w:rPr>
          <w:rFonts w:ascii="Times New Roman" w:hAnsi="Times New Roman" w:cs="Times New Roman"/>
        </w:rPr>
        <w:t xml:space="preserve">changed more </w:t>
      </w:r>
      <w:r w:rsidR="004D26C0">
        <w:rPr>
          <w:rFonts w:ascii="Times New Roman" w:hAnsi="Times New Roman" w:cs="Times New Roman"/>
        </w:rPr>
        <w:t>smoothly</w:t>
      </w:r>
      <w:r w:rsidR="00325941">
        <w:rPr>
          <w:rFonts w:ascii="Times New Roman" w:hAnsi="Times New Roman" w:cs="Times New Roman"/>
        </w:rPr>
        <w:t xml:space="preserve"> across the continent, as would be expected using a spatial statistical model.  Also, the range of </w:t>
      </w:r>
      <w:r w:rsidR="00B15988">
        <w:rPr>
          <w:rFonts w:ascii="Times New Roman" w:hAnsi="Times New Roman" w:cs="Times New Roman"/>
        </w:rPr>
        <w:t xml:space="preserve">posterior median </w:t>
      </w:r>
      <w:r w:rsidR="00325941">
        <w:rPr>
          <w:rFonts w:ascii="Times New Roman" w:hAnsi="Times New Roman" w:cs="Times New Roman"/>
        </w:rPr>
        <w:t xml:space="preserve">SVC trends </w:t>
      </w:r>
      <w:r w:rsidR="00296FA5">
        <w:rPr>
          <w:rFonts w:ascii="Times New Roman" w:hAnsi="Times New Roman" w:cs="Times New Roman"/>
        </w:rPr>
        <w:t>(</w:t>
      </w:r>
      <w:r w:rsidR="00B15988">
        <w:rPr>
          <w:rFonts w:ascii="Times New Roman" w:hAnsi="Times New Roman" w:cs="Times New Roman"/>
        </w:rPr>
        <w:t>-4.58, 9.16</w:t>
      </w:r>
      <w:r w:rsidR="00296FA5">
        <w:rPr>
          <w:rFonts w:ascii="Times New Roman" w:hAnsi="Times New Roman" w:cs="Times New Roman"/>
        </w:rPr>
        <w:t xml:space="preserve">) </w:t>
      </w:r>
      <w:r w:rsidR="00325941">
        <w:rPr>
          <w:rFonts w:ascii="Times New Roman" w:hAnsi="Times New Roman" w:cs="Times New Roman"/>
        </w:rPr>
        <w:t xml:space="preserve">was slightly less than that for standard trends </w:t>
      </w:r>
      <w:r w:rsidR="00296FA5">
        <w:rPr>
          <w:rFonts w:ascii="Times New Roman" w:hAnsi="Times New Roman" w:cs="Times New Roman"/>
        </w:rPr>
        <w:t>(</w:t>
      </w:r>
      <w:r w:rsidR="00B15988">
        <w:rPr>
          <w:rFonts w:ascii="Times New Roman" w:hAnsi="Times New Roman" w:cs="Times New Roman"/>
        </w:rPr>
        <w:t>-7.96, 14.26</w:t>
      </w:r>
      <w:r w:rsidR="00296FA5">
        <w:rPr>
          <w:rFonts w:ascii="Times New Roman" w:hAnsi="Times New Roman" w:cs="Times New Roman"/>
        </w:rPr>
        <w:t xml:space="preserve">), especially </w:t>
      </w:r>
      <w:r w:rsidR="00B15988">
        <w:rPr>
          <w:rFonts w:ascii="Times New Roman" w:hAnsi="Times New Roman" w:cs="Times New Roman"/>
        </w:rPr>
        <w:t>near</w:t>
      </w:r>
      <w:r w:rsidR="00325941">
        <w:rPr>
          <w:rFonts w:ascii="Times New Roman" w:hAnsi="Times New Roman" w:cs="Times New Roman"/>
        </w:rPr>
        <w:t xml:space="preserve"> geographic range boundaries, as would be expected given the sharing of information across space.  </w:t>
      </w:r>
    </w:p>
    <w:p w14:paraId="3130A8C6" w14:textId="77777777" w:rsidR="005608B2" w:rsidRDefault="00F74943" w:rsidP="005608B2">
      <w:pPr>
        <w:pStyle w:val="NoSpacing"/>
        <w:spacing w:line="480" w:lineRule="auto"/>
        <w:ind w:firstLine="720"/>
        <w:rPr>
          <w:rFonts w:ascii="Times New Roman" w:hAnsi="Times New Roman" w:cs="Times New Roman"/>
        </w:rPr>
      </w:pPr>
      <w:r w:rsidRPr="00F74943">
        <w:rPr>
          <w:rFonts w:ascii="Times New Roman" w:hAnsi="Times New Roman" w:cs="Times New Roman"/>
        </w:rPr>
        <w:t xml:space="preserve">Figure </w:t>
      </w:r>
      <w:r w:rsidR="005608B2">
        <w:rPr>
          <w:rFonts w:ascii="Times New Roman" w:hAnsi="Times New Roman" w:cs="Times New Roman"/>
        </w:rPr>
        <w:t>3</w:t>
      </w:r>
      <w:r w:rsidR="00325941">
        <w:rPr>
          <w:rFonts w:ascii="Times New Roman" w:hAnsi="Times New Roman" w:cs="Times New Roman"/>
        </w:rPr>
        <w:t xml:space="preserve"> compares</w:t>
      </w:r>
      <w:r w:rsidR="00BE7780" w:rsidRPr="00F74943">
        <w:rPr>
          <w:rFonts w:ascii="Times New Roman" w:hAnsi="Times New Roman" w:cs="Times New Roman"/>
        </w:rPr>
        <w:t xml:space="preserve"> </w:t>
      </w:r>
      <w:r w:rsidRPr="00F74943">
        <w:rPr>
          <w:rFonts w:ascii="Times New Roman" w:hAnsi="Times New Roman" w:cs="Times New Roman"/>
        </w:rPr>
        <w:t xml:space="preserve">the credible interval widths </w:t>
      </w:r>
      <w:r w:rsidR="005040D3">
        <w:rPr>
          <w:rFonts w:ascii="Times New Roman" w:hAnsi="Times New Roman" w:cs="Times New Roman"/>
        </w:rPr>
        <w:t xml:space="preserve">for SVC trends </w:t>
      </w:r>
      <w:r w:rsidRPr="00F74943">
        <w:rPr>
          <w:rFonts w:ascii="Times New Roman" w:hAnsi="Times New Roman" w:cs="Times New Roman"/>
        </w:rPr>
        <w:t xml:space="preserve">per grid cell </w:t>
      </w:r>
      <w:r w:rsidR="00325941">
        <w:rPr>
          <w:rFonts w:ascii="Times New Roman" w:hAnsi="Times New Roman" w:cs="Times New Roman"/>
        </w:rPr>
        <w:t xml:space="preserve">(Fig. </w:t>
      </w:r>
      <w:r w:rsidR="005608B2">
        <w:rPr>
          <w:rFonts w:ascii="Times New Roman" w:hAnsi="Times New Roman" w:cs="Times New Roman"/>
        </w:rPr>
        <w:t>3</w:t>
      </w:r>
      <w:r w:rsidR="00325941">
        <w:rPr>
          <w:rFonts w:ascii="Times New Roman" w:hAnsi="Times New Roman" w:cs="Times New Roman"/>
        </w:rPr>
        <w:t xml:space="preserve">A) </w:t>
      </w:r>
      <w:r w:rsidRPr="00F74943">
        <w:rPr>
          <w:rFonts w:ascii="Times New Roman" w:hAnsi="Times New Roman" w:cs="Times New Roman"/>
        </w:rPr>
        <w:t xml:space="preserve">with those </w:t>
      </w:r>
      <w:r w:rsidR="002464AF">
        <w:rPr>
          <w:rFonts w:ascii="Times New Roman" w:hAnsi="Times New Roman" w:cs="Times New Roman"/>
        </w:rPr>
        <w:t xml:space="preserve">from the standard approach </w:t>
      </w:r>
      <w:r w:rsidRPr="00F74943">
        <w:rPr>
          <w:rFonts w:ascii="Times New Roman" w:hAnsi="Times New Roman" w:cs="Times New Roman"/>
        </w:rPr>
        <w:t>for aggregate BCR estimate</w:t>
      </w:r>
      <w:r w:rsidR="00BE7780">
        <w:rPr>
          <w:rFonts w:ascii="Times New Roman" w:hAnsi="Times New Roman" w:cs="Times New Roman"/>
        </w:rPr>
        <w:t xml:space="preserve">s </w:t>
      </w:r>
      <w:r w:rsidR="005040D3">
        <w:rPr>
          <w:rFonts w:ascii="Times New Roman" w:hAnsi="Times New Roman" w:cs="Times New Roman"/>
        </w:rPr>
        <w:t xml:space="preserve">(Fig. </w:t>
      </w:r>
      <w:r w:rsidR="005608B2">
        <w:rPr>
          <w:rFonts w:ascii="Times New Roman" w:hAnsi="Times New Roman" w:cs="Times New Roman"/>
        </w:rPr>
        <w:t>3</w:t>
      </w:r>
      <w:r w:rsidR="005040D3">
        <w:rPr>
          <w:rFonts w:ascii="Times New Roman" w:hAnsi="Times New Roman" w:cs="Times New Roman"/>
        </w:rPr>
        <w:t>B)</w:t>
      </w:r>
      <w:r w:rsidRPr="00F74943">
        <w:rPr>
          <w:rFonts w:ascii="Times New Roman" w:hAnsi="Times New Roman" w:cs="Times New Roman"/>
        </w:rPr>
        <w:t xml:space="preserve">. When compared to the standard approach, some </w:t>
      </w:r>
      <w:r w:rsidR="005040D3">
        <w:rPr>
          <w:rFonts w:ascii="Times New Roman" w:hAnsi="Times New Roman" w:cs="Times New Roman"/>
        </w:rPr>
        <w:t xml:space="preserve">SVC </w:t>
      </w:r>
      <w:r w:rsidRPr="00F74943">
        <w:rPr>
          <w:rFonts w:ascii="Times New Roman" w:hAnsi="Times New Roman" w:cs="Times New Roman"/>
        </w:rPr>
        <w:t xml:space="preserve">grid cells within a BCR, ones in information rich </w:t>
      </w:r>
      <w:r w:rsidR="00FC494D">
        <w:rPr>
          <w:rFonts w:ascii="Times New Roman" w:hAnsi="Times New Roman" w:cs="Times New Roman"/>
        </w:rPr>
        <w:t>neighborhoods</w:t>
      </w:r>
      <w:r w:rsidR="005040D3">
        <w:rPr>
          <w:rFonts w:ascii="Times New Roman" w:hAnsi="Times New Roman" w:cs="Times New Roman"/>
        </w:rPr>
        <w:t xml:space="preserve"> (Fig.1A), had</w:t>
      </w:r>
      <w:r w:rsidRPr="00F74943">
        <w:rPr>
          <w:rFonts w:ascii="Times New Roman" w:hAnsi="Times New Roman" w:cs="Times New Roman"/>
        </w:rPr>
        <w:t xml:space="preserve"> </w:t>
      </w:r>
      <w:r w:rsidR="00825029">
        <w:rPr>
          <w:rFonts w:ascii="Times New Roman" w:hAnsi="Times New Roman" w:cs="Times New Roman"/>
        </w:rPr>
        <w:t xml:space="preserve">SVC </w:t>
      </w:r>
      <w:r w:rsidRPr="00F74943">
        <w:rPr>
          <w:rFonts w:ascii="Times New Roman" w:hAnsi="Times New Roman" w:cs="Times New Roman"/>
        </w:rPr>
        <w:t xml:space="preserve">trend estimates with </w:t>
      </w:r>
      <w:r w:rsidR="0026189E">
        <w:rPr>
          <w:rFonts w:ascii="Times New Roman" w:hAnsi="Times New Roman" w:cs="Times New Roman"/>
        </w:rPr>
        <w:t>remarkably</w:t>
      </w:r>
      <w:r w:rsidR="005040D3">
        <w:rPr>
          <w:rFonts w:ascii="Times New Roman" w:hAnsi="Times New Roman" w:cs="Times New Roman"/>
        </w:rPr>
        <w:t xml:space="preserve"> narrow confidence intervals</w:t>
      </w:r>
      <w:r w:rsidR="00825029">
        <w:rPr>
          <w:rFonts w:ascii="Times New Roman" w:hAnsi="Times New Roman" w:cs="Times New Roman"/>
        </w:rPr>
        <w:t xml:space="preserve"> (Fig. </w:t>
      </w:r>
      <w:r w:rsidR="005608B2">
        <w:rPr>
          <w:rFonts w:ascii="Times New Roman" w:hAnsi="Times New Roman" w:cs="Times New Roman"/>
        </w:rPr>
        <w:t>3</w:t>
      </w:r>
      <w:r w:rsidR="00825029">
        <w:rPr>
          <w:rFonts w:ascii="Times New Roman" w:hAnsi="Times New Roman" w:cs="Times New Roman"/>
        </w:rPr>
        <w:t>C</w:t>
      </w:r>
      <w:r w:rsidRPr="00F74943">
        <w:rPr>
          <w:rFonts w:ascii="Times New Roman" w:hAnsi="Times New Roman" w:cs="Times New Roman"/>
        </w:rPr>
        <w:t xml:space="preserve">, SVC minimum). Other grid cells, ones in information poor </w:t>
      </w:r>
      <w:r w:rsidR="00FC494D">
        <w:rPr>
          <w:rFonts w:ascii="Times New Roman" w:hAnsi="Times New Roman" w:cs="Times New Roman"/>
        </w:rPr>
        <w:t>neighborhoods</w:t>
      </w:r>
      <w:r w:rsidR="005040D3">
        <w:rPr>
          <w:rFonts w:ascii="Times New Roman" w:hAnsi="Times New Roman" w:cs="Times New Roman"/>
        </w:rPr>
        <w:t xml:space="preserve"> (Fig.1A), had</w:t>
      </w:r>
      <w:r w:rsidRPr="00F74943">
        <w:rPr>
          <w:rFonts w:ascii="Times New Roman" w:hAnsi="Times New Roman" w:cs="Times New Roman"/>
        </w:rPr>
        <w:t xml:space="preserve"> trend estimates with </w:t>
      </w:r>
      <w:r w:rsidR="005040D3">
        <w:rPr>
          <w:rFonts w:ascii="Times New Roman" w:hAnsi="Times New Roman" w:cs="Times New Roman"/>
        </w:rPr>
        <w:t>relatively broad confidence intervals</w:t>
      </w:r>
      <w:r w:rsidR="00825029">
        <w:rPr>
          <w:rFonts w:ascii="Times New Roman" w:hAnsi="Times New Roman" w:cs="Times New Roman"/>
        </w:rPr>
        <w:t xml:space="preserve"> (Fig. </w:t>
      </w:r>
      <w:r w:rsidR="005608B2">
        <w:rPr>
          <w:rFonts w:ascii="Times New Roman" w:hAnsi="Times New Roman" w:cs="Times New Roman"/>
        </w:rPr>
        <w:t>3</w:t>
      </w:r>
      <w:r w:rsidR="00825029">
        <w:rPr>
          <w:rFonts w:ascii="Times New Roman" w:hAnsi="Times New Roman" w:cs="Times New Roman"/>
        </w:rPr>
        <w:t>C</w:t>
      </w:r>
      <w:r w:rsidR="00825029" w:rsidRPr="00F74943">
        <w:rPr>
          <w:rFonts w:ascii="Times New Roman" w:hAnsi="Times New Roman" w:cs="Times New Roman"/>
        </w:rPr>
        <w:t>, SVC m</w:t>
      </w:r>
      <w:r w:rsidR="00825029">
        <w:rPr>
          <w:rFonts w:ascii="Times New Roman" w:hAnsi="Times New Roman" w:cs="Times New Roman"/>
        </w:rPr>
        <w:t>aximum</w:t>
      </w:r>
      <w:r w:rsidR="00825029" w:rsidRPr="00F74943">
        <w:rPr>
          <w:rFonts w:ascii="Times New Roman" w:hAnsi="Times New Roman" w:cs="Times New Roman"/>
        </w:rPr>
        <w:t>)</w:t>
      </w:r>
      <w:r w:rsidRPr="00F74943">
        <w:rPr>
          <w:rFonts w:ascii="Times New Roman" w:hAnsi="Times New Roman" w:cs="Times New Roman"/>
        </w:rPr>
        <w:t xml:space="preserve">. On average, </w:t>
      </w:r>
      <w:r w:rsidR="005040D3">
        <w:rPr>
          <w:rFonts w:ascii="Times New Roman" w:hAnsi="Times New Roman" w:cs="Times New Roman"/>
        </w:rPr>
        <w:t>however, precision</w:t>
      </w:r>
      <w:r w:rsidRPr="00F74943">
        <w:rPr>
          <w:rFonts w:ascii="Times New Roman" w:hAnsi="Times New Roman" w:cs="Times New Roman"/>
        </w:rPr>
        <w:t xml:space="preserve"> of estimates</w:t>
      </w:r>
      <w:r w:rsidR="00825029">
        <w:rPr>
          <w:rFonts w:ascii="Times New Roman" w:hAnsi="Times New Roman" w:cs="Times New Roman"/>
        </w:rPr>
        <w:t xml:space="preserve"> per BCR</w:t>
      </w:r>
      <w:r w:rsidRPr="00F74943">
        <w:rPr>
          <w:rFonts w:ascii="Times New Roman" w:hAnsi="Times New Roman" w:cs="Times New Roman"/>
        </w:rPr>
        <w:t xml:space="preserve"> </w:t>
      </w:r>
      <w:r w:rsidR="005040D3">
        <w:rPr>
          <w:rFonts w:ascii="Times New Roman" w:hAnsi="Times New Roman" w:cs="Times New Roman"/>
        </w:rPr>
        <w:t>we</w:t>
      </w:r>
      <w:r w:rsidRPr="00F74943">
        <w:rPr>
          <w:rFonts w:ascii="Times New Roman" w:hAnsi="Times New Roman" w:cs="Times New Roman"/>
        </w:rPr>
        <w:t>re similar, regardless of method</w:t>
      </w:r>
      <w:r w:rsidR="00825029">
        <w:rPr>
          <w:rFonts w:ascii="Times New Roman" w:hAnsi="Times New Roman" w:cs="Times New Roman"/>
        </w:rPr>
        <w:t xml:space="preserve">, if not slightly higher using the SVC approach (Fig. </w:t>
      </w:r>
      <w:r w:rsidR="005608B2">
        <w:rPr>
          <w:rFonts w:ascii="Times New Roman" w:hAnsi="Times New Roman" w:cs="Times New Roman"/>
        </w:rPr>
        <w:t>3</w:t>
      </w:r>
      <w:r w:rsidR="00825029">
        <w:rPr>
          <w:rFonts w:ascii="Times New Roman" w:hAnsi="Times New Roman" w:cs="Times New Roman"/>
        </w:rPr>
        <w:t>C</w:t>
      </w:r>
      <w:r w:rsidR="00825029" w:rsidRPr="00F74943">
        <w:rPr>
          <w:rFonts w:ascii="Times New Roman" w:hAnsi="Times New Roman" w:cs="Times New Roman"/>
        </w:rPr>
        <w:t xml:space="preserve">, SVC </w:t>
      </w:r>
      <w:r w:rsidR="00825029">
        <w:rPr>
          <w:rFonts w:ascii="Times New Roman" w:hAnsi="Times New Roman" w:cs="Times New Roman"/>
        </w:rPr>
        <w:t>median</w:t>
      </w:r>
      <w:r w:rsidR="00825029" w:rsidRPr="00F74943">
        <w:rPr>
          <w:rFonts w:ascii="Times New Roman" w:hAnsi="Times New Roman" w:cs="Times New Roman"/>
        </w:rPr>
        <w:t>)</w:t>
      </w:r>
      <w:r w:rsidRPr="00F74943">
        <w:rPr>
          <w:rFonts w:ascii="Times New Roman" w:hAnsi="Times New Roman" w:cs="Times New Roman"/>
        </w:rPr>
        <w:t>.</w:t>
      </w:r>
    </w:p>
    <w:p w14:paraId="31AA1903" w14:textId="7D22EF9B" w:rsidR="00F74943" w:rsidRDefault="00B15580" w:rsidP="005608B2">
      <w:pPr>
        <w:pStyle w:val="NoSpacing"/>
        <w:spacing w:line="480" w:lineRule="auto"/>
        <w:ind w:firstLine="720"/>
        <w:rPr>
          <w:rFonts w:ascii="Times New Roman" w:hAnsi="Times New Roman" w:cs="Times New Roman"/>
        </w:rPr>
      </w:pPr>
      <w:r>
        <w:rPr>
          <w:rFonts w:ascii="Times New Roman" w:hAnsi="Times New Roman" w:cs="Times New Roman"/>
        </w:rPr>
        <w:lastRenderedPageBreak/>
        <w:t>As predicted,</w:t>
      </w:r>
      <w:ins w:id="135" w:author="Michel, Nicole" w:date="2018-12-06T16:49:00Z">
        <w:r w:rsidR="00F11022">
          <w:rPr>
            <w:rFonts w:ascii="Times New Roman" w:hAnsi="Times New Roman" w:cs="Times New Roman"/>
          </w:rPr>
          <w:t xml:space="preserve"> </w:t>
        </w:r>
      </w:ins>
      <w:del w:id="136" w:author="Michel, Nicole" w:date="2018-12-06T16:49:00Z">
        <w:r w:rsidDel="00F11022">
          <w:rPr>
            <w:rFonts w:ascii="Times New Roman" w:hAnsi="Times New Roman" w:cs="Times New Roman"/>
          </w:rPr>
          <w:delText xml:space="preserve"> SVC </w:delText>
        </w:r>
      </w:del>
      <w:r>
        <w:rPr>
          <w:rFonts w:ascii="Times New Roman" w:hAnsi="Times New Roman" w:cs="Times New Roman"/>
        </w:rPr>
        <w:t>trends were positively related to</w:t>
      </w:r>
      <w:r w:rsidR="00A702C0">
        <w:rPr>
          <w:rFonts w:ascii="Times New Roman" w:hAnsi="Times New Roman" w:cs="Times New Roman"/>
        </w:rPr>
        <w:t xml:space="preserve"> degrees north</w:t>
      </w:r>
      <w:r>
        <w:rPr>
          <w:rFonts w:ascii="Times New Roman" w:hAnsi="Times New Roman" w:cs="Times New Roman"/>
        </w:rPr>
        <w:t xml:space="preserve"> latitude, with trends being negative at low latitudes and positive at high latitudes (Fig. 4A), suggesting a poleward shift in winter range for American Robins. </w:t>
      </w:r>
      <w:r w:rsidR="00F74943" w:rsidRPr="00F74943">
        <w:rPr>
          <w:rFonts w:ascii="Times New Roman" w:hAnsi="Times New Roman" w:cs="Times New Roman"/>
        </w:rPr>
        <w:t xml:space="preserve"> </w:t>
      </w:r>
      <w:r>
        <w:rPr>
          <w:rFonts w:ascii="Times New Roman" w:hAnsi="Times New Roman" w:cs="Times New Roman"/>
        </w:rPr>
        <w:t xml:space="preserve">After accounting for latitude, there was a </w:t>
      </w:r>
      <w:r w:rsidR="00A702C0">
        <w:rPr>
          <w:rFonts w:ascii="Times New Roman" w:hAnsi="Times New Roman" w:cs="Times New Roman"/>
        </w:rPr>
        <w:t xml:space="preserve">clear </w:t>
      </w:r>
      <w:r>
        <w:rPr>
          <w:rFonts w:ascii="Times New Roman" w:hAnsi="Times New Roman" w:cs="Times New Roman"/>
        </w:rPr>
        <w:t>negative relationship between mean minimum temperature and SVC trends (Fig. 4B)</w:t>
      </w:r>
      <w:r w:rsidR="00A702C0">
        <w:rPr>
          <w:rFonts w:ascii="Times New Roman" w:hAnsi="Times New Roman" w:cs="Times New Roman"/>
        </w:rPr>
        <w:t>,</w:t>
      </w:r>
      <w:r>
        <w:rPr>
          <w:rFonts w:ascii="Times New Roman" w:hAnsi="Times New Roman" w:cs="Times New Roman"/>
        </w:rPr>
        <w:t xml:space="preserve"> indicating that robins were becoming more abundant in </w:t>
      </w:r>
      <w:commentRangeStart w:id="137"/>
      <w:r>
        <w:rPr>
          <w:rFonts w:ascii="Times New Roman" w:hAnsi="Times New Roman" w:cs="Times New Roman"/>
        </w:rPr>
        <w:t xml:space="preserve">historically colder areas </w:t>
      </w:r>
      <w:commentRangeEnd w:id="137"/>
      <w:r w:rsidR="00F11022">
        <w:rPr>
          <w:rStyle w:val="CommentReference"/>
        </w:rPr>
        <w:commentReference w:id="137"/>
      </w:r>
      <w:r>
        <w:rPr>
          <w:rFonts w:ascii="Times New Roman" w:hAnsi="Times New Roman" w:cs="Times New Roman"/>
        </w:rPr>
        <w:t xml:space="preserve">at higher elevations and further from coasts. </w:t>
      </w:r>
      <w:r w:rsidR="00332B4E">
        <w:rPr>
          <w:rFonts w:ascii="Times New Roman" w:hAnsi="Times New Roman" w:cs="Times New Roman"/>
        </w:rPr>
        <w:t xml:space="preserve">After accounting for latitude and minimum winter temperature, SVC trends were positively related to the number of people residing in a grid cell, which we use here as a proxy for resource availability for this </w:t>
      </w:r>
      <w:proofErr w:type="spellStart"/>
      <w:r w:rsidR="00332B4E">
        <w:rPr>
          <w:rFonts w:ascii="Times New Roman" w:hAnsi="Times New Roman" w:cs="Times New Roman"/>
        </w:rPr>
        <w:t>anthropophilic</w:t>
      </w:r>
      <w:proofErr w:type="spellEnd"/>
      <w:r w:rsidR="00332B4E">
        <w:rPr>
          <w:rFonts w:ascii="Times New Roman" w:hAnsi="Times New Roman" w:cs="Times New Roman"/>
        </w:rPr>
        <w:t xml:space="preserve"> species.</w:t>
      </w:r>
    </w:p>
    <w:p w14:paraId="658E61A1" w14:textId="77777777" w:rsidR="00325941" w:rsidRDefault="00325941" w:rsidP="00305174">
      <w:pPr>
        <w:pStyle w:val="NoSpacing"/>
        <w:spacing w:line="480" w:lineRule="auto"/>
        <w:rPr>
          <w:rFonts w:ascii="Times New Roman" w:hAnsi="Times New Roman" w:cs="Times New Roman"/>
        </w:rPr>
      </w:pPr>
    </w:p>
    <w:p w14:paraId="224439A7" w14:textId="77777777" w:rsidR="00825029" w:rsidRPr="00252CB5" w:rsidRDefault="00252CB5" w:rsidP="00305174">
      <w:pPr>
        <w:pStyle w:val="NoSpacing"/>
        <w:spacing w:line="480" w:lineRule="auto"/>
        <w:rPr>
          <w:rFonts w:ascii="Times New Roman" w:hAnsi="Times New Roman" w:cs="Times New Roman"/>
          <w:b/>
        </w:rPr>
      </w:pPr>
      <w:r w:rsidRPr="00252CB5">
        <w:rPr>
          <w:rFonts w:ascii="Times New Roman" w:hAnsi="Times New Roman" w:cs="Times New Roman"/>
          <w:b/>
        </w:rPr>
        <w:t>Discussion</w:t>
      </w:r>
    </w:p>
    <w:p w14:paraId="3CF72E7F" w14:textId="01536930" w:rsidR="002376FE" w:rsidRDefault="00196F5A" w:rsidP="00305174">
      <w:pPr>
        <w:pStyle w:val="NoSpacing"/>
        <w:spacing w:line="480" w:lineRule="auto"/>
        <w:rPr>
          <w:rFonts w:ascii="Times New Roman" w:hAnsi="Times New Roman" w:cs="Times New Roman"/>
        </w:rPr>
      </w:pPr>
      <w:r>
        <w:rPr>
          <w:rFonts w:ascii="Times New Roman" w:hAnsi="Times New Roman" w:cs="Times New Roman"/>
        </w:rPr>
        <w:t xml:space="preserve">This </w:t>
      </w:r>
      <w:r w:rsidR="00C017E0">
        <w:rPr>
          <w:rFonts w:ascii="Times New Roman" w:hAnsi="Times New Roman" w:cs="Times New Roman"/>
        </w:rPr>
        <w:t>analysis</w:t>
      </w:r>
      <w:r>
        <w:rPr>
          <w:rFonts w:ascii="Times New Roman" w:hAnsi="Times New Roman" w:cs="Times New Roman"/>
        </w:rPr>
        <w:t xml:space="preserve"> demonstrated </w:t>
      </w:r>
      <w:r w:rsidR="00C017E0">
        <w:rPr>
          <w:rFonts w:ascii="Times New Roman" w:hAnsi="Times New Roman" w:cs="Times New Roman"/>
        </w:rPr>
        <w:t>use of Bayesian SVC models to estimate long-term</w:t>
      </w:r>
      <w:ins w:id="138" w:author="Michel, Nicole" w:date="2018-12-06T16:50:00Z">
        <w:r w:rsidR="00F11022">
          <w:rPr>
            <w:rFonts w:ascii="Times New Roman" w:hAnsi="Times New Roman" w:cs="Times New Roman"/>
          </w:rPr>
          <w:t>, fine-scaled</w:t>
        </w:r>
      </w:ins>
      <w:r w:rsidR="00C017E0">
        <w:rPr>
          <w:rFonts w:ascii="Times New Roman" w:hAnsi="Times New Roman" w:cs="Times New Roman"/>
        </w:rPr>
        <w:t xml:space="preserve"> relative abundance trends </w:t>
      </w:r>
      <w:ins w:id="139" w:author="Michel, Nicole" w:date="2018-12-06T16:51:00Z">
        <w:r w:rsidR="00F11022">
          <w:rPr>
            <w:rFonts w:ascii="Times New Roman" w:hAnsi="Times New Roman" w:cs="Times New Roman"/>
          </w:rPr>
          <w:t xml:space="preserve">and environmental drivers </w:t>
        </w:r>
      </w:ins>
      <w:r w:rsidR="00C017E0">
        <w:rPr>
          <w:rFonts w:ascii="Times New Roman" w:hAnsi="Times New Roman" w:cs="Times New Roman"/>
        </w:rPr>
        <w:t xml:space="preserve">in community science data collected </w:t>
      </w:r>
      <w:del w:id="140" w:author="Michel, Nicole" w:date="2018-12-06T16:50:00Z">
        <w:r w:rsidR="00C017E0" w:rsidDel="00F11022">
          <w:rPr>
            <w:rFonts w:ascii="Times New Roman" w:hAnsi="Times New Roman" w:cs="Times New Roman"/>
          </w:rPr>
          <w:delText>at a</w:delText>
        </w:r>
      </w:del>
      <w:ins w:id="141" w:author="Michel, Nicole" w:date="2018-12-06T16:50:00Z">
        <w:r w:rsidR="00F11022">
          <w:rPr>
            <w:rFonts w:ascii="Times New Roman" w:hAnsi="Times New Roman" w:cs="Times New Roman"/>
          </w:rPr>
          <w:t>across North America</w:t>
        </w:r>
      </w:ins>
      <w:del w:id="142" w:author="Michel, Nicole" w:date="2018-12-06T16:50:00Z">
        <w:r w:rsidR="00C017E0" w:rsidDel="00F11022">
          <w:rPr>
            <w:rFonts w:ascii="Times New Roman" w:hAnsi="Times New Roman" w:cs="Times New Roman"/>
          </w:rPr>
          <w:delText xml:space="preserve"> continental scale</w:delText>
        </w:r>
      </w:del>
      <w:r w:rsidR="00C017E0">
        <w:rPr>
          <w:rFonts w:ascii="Times New Roman" w:hAnsi="Times New Roman" w:cs="Times New Roman"/>
        </w:rPr>
        <w:t>.  The inclusion of spatially structured random slope terms allowed for robust estimation of effort effects and relative abundance trends at spatial resolution</w:t>
      </w:r>
      <w:r w:rsidR="002376FE">
        <w:rPr>
          <w:rFonts w:ascii="Times New Roman" w:hAnsi="Times New Roman" w:cs="Times New Roman"/>
        </w:rPr>
        <w:t>s</w:t>
      </w:r>
      <w:r w:rsidR="00C017E0">
        <w:rPr>
          <w:rFonts w:ascii="Times New Roman" w:hAnsi="Times New Roman" w:cs="Times New Roman"/>
        </w:rPr>
        <w:t xml:space="preserve"> much finer than </w:t>
      </w:r>
      <w:r w:rsidR="002376FE">
        <w:rPr>
          <w:rFonts w:ascii="Times New Roman" w:hAnsi="Times New Roman" w:cs="Times New Roman"/>
        </w:rPr>
        <w:t>the standard analysis approach</w:t>
      </w:r>
      <w:r w:rsidR="00C017E0">
        <w:rPr>
          <w:rFonts w:ascii="Times New Roman" w:hAnsi="Times New Roman" w:cs="Times New Roman"/>
        </w:rPr>
        <w:t xml:space="preserve">.  </w:t>
      </w:r>
      <w:r w:rsidR="002376FE">
        <w:rPr>
          <w:rFonts w:ascii="Times New Roman" w:hAnsi="Times New Roman" w:cs="Times New Roman"/>
        </w:rPr>
        <w:t>The use of INLA for model analysis resulted in dramatically reduced computing time compared to the standard analysis approach.  Fine scaled trend estimates for the American Robin, when aggregated to the BCR level, were very similar to those produced by the standard analysis approach.  When we explored correlates of American Robin SVC trends, we found that trends were related to latitude, winter temperature, and human population size as expected from the literature on factors governing the distribution and abundance of wintering birds.</w:t>
      </w:r>
    </w:p>
    <w:p w14:paraId="26CE7CEB" w14:textId="2BD4EF0C" w:rsidR="00463AE2" w:rsidRDefault="00EF2A11" w:rsidP="00463AE2">
      <w:pPr>
        <w:pStyle w:val="NoSpacing"/>
        <w:spacing w:line="480" w:lineRule="auto"/>
        <w:ind w:firstLine="720"/>
        <w:rPr>
          <w:rFonts w:ascii="Times New Roman" w:hAnsi="Times New Roman" w:cs="Times New Roman"/>
        </w:rPr>
      </w:pPr>
      <w:r>
        <w:rPr>
          <w:rFonts w:ascii="Times New Roman" w:hAnsi="Times New Roman" w:cs="Times New Roman"/>
        </w:rPr>
        <w:t xml:space="preserve">To put resolution gains into context, consider that a CBC circle has a </w:t>
      </w:r>
      <w:r w:rsidR="00094815">
        <w:rPr>
          <w:rFonts w:ascii="Times New Roman" w:hAnsi="Times New Roman" w:cs="Times New Roman"/>
        </w:rPr>
        <w:t>radius</w:t>
      </w:r>
      <w:r>
        <w:rPr>
          <w:rFonts w:ascii="Times New Roman" w:hAnsi="Times New Roman" w:cs="Times New Roman"/>
        </w:rPr>
        <w:t xml:space="preserve"> of approximately </w:t>
      </w:r>
      <w:r w:rsidR="00094815">
        <w:rPr>
          <w:rFonts w:ascii="Times New Roman" w:hAnsi="Times New Roman" w:cs="Times New Roman"/>
        </w:rPr>
        <w:t>12</w:t>
      </w:r>
      <w:r>
        <w:rPr>
          <w:rFonts w:ascii="Times New Roman" w:hAnsi="Times New Roman" w:cs="Times New Roman"/>
        </w:rPr>
        <w:t xml:space="preserve"> km</w:t>
      </w:r>
      <w:r w:rsidR="00094815">
        <w:rPr>
          <w:rFonts w:ascii="Times New Roman" w:hAnsi="Times New Roman" w:cs="Times New Roman"/>
        </w:rPr>
        <w:t xml:space="preserve"> and an area of 452 km</w:t>
      </w:r>
      <w:r w:rsidR="00094815" w:rsidRPr="00593004">
        <w:rPr>
          <w:rFonts w:ascii="Times New Roman" w:hAnsi="Times New Roman" w:cs="Times New Roman"/>
          <w:vertAlign w:val="superscript"/>
        </w:rPr>
        <w:t>2</w:t>
      </w:r>
      <w:r>
        <w:rPr>
          <w:rFonts w:ascii="Times New Roman" w:hAnsi="Times New Roman" w:cs="Times New Roman"/>
        </w:rPr>
        <w:t xml:space="preserve">.  </w:t>
      </w:r>
      <w:r w:rsidR="00094815">
        <w:rPr>
          <w:rFonts w:ascii="Times New Roman" w:hAnsi="Times New Roman" w:cs="Times New Roman"/>
        </w:rPr>
        <w:t>A</w:t>
      </w:r>
      <w:r>
        <w:rPr>
          <w:rFonts w:ascii="Times New Roman" w:hAnsi="Times New Roman" w:cs="Times New Roman"/>
        </w:rPr>
        <w:t xml:space="preserve"> 100 km grid cell</w:t>
      </w:r>
      <w:r w:rsidR="00094815">
        <w:rPr>
          <w:rFonts w:ascii="Times New Roman" w:hAnsi="Times New Roman" w:cs="Times New Roman"/>
        </w:rPr>
        <w:t xml:space="preserve">, </w:t>
      </w:r>
      <w:r w:rsidR="00593004">
        <w:rPr>
          <w:rFonts w:ascii="Times New Roman" w:hAnsi="Times New Roman" w:cs="Times New Roman"/>
        </w:rPr>
        <w:t>covering</w:t>
      </w:r>
      <w:r w:rsidR="00094815">
        <w:rPr>
          <w:rFonts w:ascii="Times New Roman" w:hAnsi="Times New Roman" w:cs="Times New Roman"/>
        </w:rPr>
        <w:t xml:space="preserve"> 10,000 km</w:t>
      </w:r>
      <w:r w:rsidR="00094815" w:rsidRPr="00593004">
        <w:rPr>
          <w:rFonts w:ascii="Times New Roman" w:hAnsi="Times New Roman" w:cs="Times New Roman"/>
          <w:vertAlign w:val="superscript"/>
        </w:rPr>
        <w:t>2</w:t>
      </w:r>
      <w:r w:rsidR="00094815">
        <w:rPr>
          <w:rFonts w:ascii="Times New Roman" w:hAnsi="Times New Roman" w:cs="Times New Roman"/>
        </w:rPr>
        <w:t xml:space="preserve">, is </w:t>
      </w:r>
      <w:r w:rsidR="00094815">
        <w:rPr>
          <w:rFonts w:ascii="Times New Roman" w:hAnsi="Times New Roman" w:cs="Times New Roman"/>
        </w:rPr>
        <w:lastRenderedPageBreak/>
        <w:t>approximate 22 times larger than a CBC circle.  In comparison, the average analytical stratum has an area of 104,378 km</w:t>
      </w:r>
      <w:r w:rsidR="00094815" w:rsidRPr="00593004">
        <w:rPr>
          <w:rFonts w:ascii="Times New Roman" w:hAnsi="Times New Roman" w:cs="Times New Roman"/>
          <w:vertAlign w:val="superscript"/>
        </w:rPr>
        <w:t>2</w:t>
      </w:r>
      <w:r w:rsidR="00094815">
        <w:rPr>
          <w:rFonts w:ascii="Times New Roman" w:hAnsi="Times New Roman" w:cs="Times New Roman"/>
        </w:rPr>
        <w:t>, approximately 231 times the area of a CBC circle.  Thus, the SVC approach brought an order of magnitude increase in spatial resolution when comp</w:t>
      </w:r>
      <w:r w:rsidR="00593004">
        <w:rPr>
          <w:rFonts w:ascii="Times New Roman" w:hAnsi="Times New Roman" w:cs="Times New Roman"/>
        </w:rPr>
        <w:t>ared to the standard approach.</w:t>
      </w:r>
      <w:r w:rsidR="00234AF4">
        <w:rPr>
          <w:rFonts w:ascii="Times New Roman" w:hAnsi="Times New Roman" w:cs="Times New Roman"/>
        </w:rPr>
        <w:t xml:space="preserve"> This increased resolution </w:t>
      </w:r>
      <w:r w:rsidR="002464AF">
        <w:rPr>
          <w:rFonts w:ascii="Times New Roman" w:hAnsi="Times New Roman" w:cs="Times New Roman"/>
        </w:rPr>
        <w:t>is expected to</w:t>
      </w:r>
      <w:r w:rsidR="00234AF4">
        <w:rPr>
          <w:rFonts w:ascii="Times New Roman" w:hAnsi="Times New Roman" w:cs="Times New Roman"/>
        </w:rPr>
        <w:t xml:space="preserve"> </w:t>
      </w:r>
      <w:r w:rsidR="00492932">
        <w:rPr>
          <w:rFonts w:ascii="Times New Roman" w:hAnsi="Times New Roman" w:cs="Times New Roman"/>
        </w:rPr>
        <w:t>facilitate</w:t>
      </w:r>
      <w:r w:rsidR="00234AF4">
        <w:rPr>
          <w:rFonts w:ascii="Times New Roman" w:hAnsi="Times New Roman" w:cs="Times New Roman"/>
        </w:rPr>
        <w:t xml:space="preserve"> finer scaled investigations into the drivers of winter bird trends </w:t>
      </w:r>
      <w:r w:rsidR="00234AF4">
        <w:rPr>
          <w:rFonts w:ascii="Times New Roman" w:hAnsi="Times New Roman" w:cs="Times New Roman"/>
        </w:rPr>
        <w:fldChar w:fldCharType="begin"/>
      </w:r>
      <w:r w:rsidR="00E920E3">
        <w:rPr>
          <w:rFonts w:ascii="Times New Roman" w:hAnsi="Times New Roman" w:cs="Times New Roman"/>
        </w:rPr>
        <w:instrText xml:space="preserve"> ADDIN ZOTERO_ITEM CSL_CITATION {"citationID":"LcGfxGB3","properties":{"formattedCitation":"(Thogmartin et al. 2004, Bled et al. 2013, Smith et al. 2015)","plainCitation":"(Thogmartin et al. 2004, Bled et al. 2013, Smith et al. 2015)","noteIndex":0},"citationItems":[{"id":15699,"uris":["http://zotero.org/users/40926/items/6WJQAR5A"],"uri":["http://zotero.org/users/40926/items/6WJQAR5A"],"itemData":{"id":15699,"type":"article-journal","title":"A hierarchical spatial model of avian abundance with application to Cerulean Warblers","container-title":"Ecological Applications","page":"1766–1779","volume":"14","issue":"6","source":"Google Scholar","author":[{"family":"Thogmartin","given":"Wayne E."},{"family":"Sauer","given":"John R."},{"family":"Knutson","given":"Melinda G."}],"issued":{"date-parts":[["2004"]]}},"label":"page"},{"id":15800,"uris":["http://zotero.org/users/40926/items/DAF5NMAF"],"uri":["http://zotero.org/users/40926/items/DAF5NMAF"],"itemData":{"id":15800,"type":"article-journal","title":"Modeling trends from North American Breeding Bird Survey data: a spatially explicit approach","container-title":"PLoS ONE","page":"e81867","volume":"8","issue":"12","source":"Google Scholar","shortTitle":"Modeling trends from North American Breeding Bird Survey data","author":[{"family":"Bled","given":"Florent"},{"family":"Sauer","given":"John"},{"family":"Pardieck","given":"Keith"},{"family":"Doherty","given":"Paul"},{"family":"Royle","given":"J. Andrew"}],"issued":{"date-parts":[["2013"]]}},"label":"page"},{"id":15810,"uris":["http://zotero.org/users/40926/items/N9FWDSZI"],"uri":["http://zotero.org/users/40926/items/N9FWDSZI"],"itemData":{"id":15810,"type":"article-journal","title":"Change points in the population trends of aerial-insectivorous birds in North America: synchronized in time across species and regions","container-title":"PLOS ONE","page":"e0130768","volume":"10","issue":"7","source":"Google Scholar","shortTitle":"Change points in the population trends of aerial-insectivorous birds in North America","author":[{"family":"Smith","given":"Adam C."},{"family":"Hudson","given":"Marie-Anne R."},{"family":"Downes","given":"Constance M."},{"family":"Francis","given":"Charles M."}],"issued":{"date-parts":[["2015"]]}},"label":"page"}],"schema":"https://github.com/citation-style-language/schema/raw/master/csl-citation.json"} </w:instrText>
      </w:r>
      <w:r w:rsidR="00234AF4">
        <w:rPr>
          <w:rFonts w:ascii="Times New Roman" w:hAnsi="Times New Roman" w:cs="Times New Roman"/>
        </w:rPr>
        <w:fldChar w:fldCharType="separate"/>
      </w:r>
      <w:r w:rsidR="002312C4" w:rsidRPr="002312C4">
        <w:rPr>
          <w:rFonts w:ascii="Times New Roman" w:hAnsi="Times New Roman" w:cs="Times New Roman"/>
        </w:rPr>
        <w:t>(Thogmartin et al. 2004, Bled et al. 2013, Smith et al. 2015)</w:t>
      </w:r>
      <w:r w:rsidR="00234AF4">
        <w:rPr>
          <w:rFonts w:ascii="Times New Roman" w:hAnsi="Times New Roman" w:cs="Times New Roman"/>
        </w:rPr>
        <w:fldChar w:fldCharType="end"/>
      </w:r>
      <w:r w:rsidR="00234AF4">
        <w:rPr>
          <w:rFonts w:ascii="Times New Roman" w:hAnsi="Times New Roman" w:cs="Times New Roman"/>
        </w:rPr>
        <w:t>.</w:t>
      </w:r>
      <w:r w:rsidR="00463AE2">
        <w:rPr>
          <w:rFonts w:ascii="Times New Roman" w:hAnsi="Times New Roman" w:cs="Times New Roman"/>
        </w:rPr>
        <w:t xml:space="preserve"> Understanding the fine scale drivers of trends creates opportunities to tailor conservation plans to local conditions </w:t>
      </w:r>
      <w:r w:rsidR="00463AE2">
        <w:rPr>
          <w:rFonts w:ascii="Times New Roman" w:hAnsi="Times New Roman" w:cs="Times New Roman"/>
        </w:rPr>
        <w:fldChar w:fldCharType="begin"/>
      </w:r>
      <w:r w:rsidR="007E51F8">
        <w:rPr>
          <w:rFonts w:ascii="Times New Roman" w:hAnsi="Times New Roman" w:cs="Times New Roman"/>
        </w:rPr>
        <w:instrText xml:space="preserve"> ADDIN ZOTERO_ITEM CSL_CITATION {"citationID":"n9STFCNn","properties":{"formattedCitation":"(Ethier and Nudds 2015, Ethier et al. 2017)","plainCitation":"(Ethier and Nudds 2015, Ethier et al. 2017)","noteIndex":0},"citationItems":[{"id":15884,"uris":["http://zotero.org/users/40926/items/A8EL6DYB"],"uri":["http://zotero.org/users/40926/items/A8EL6DYB"],"itemData":{"id":15884,"type":"article-journal","title":"Scalar considerations in population trend estimates: Implications for recovery strategy planning for species of conservation concern","container-title":"The Condor","page":"545-559","volume":"117","issue":"4","source":"JSTOR","abstract":"[ABSTRACT Broad-scale population trends are often used to identify and list species of conservation concern and as baselines to surmise which recovery actions might arrest or reverse declines. It is therefore important that trends are quantified regionally, so that finer-scale assessments can be made about the plausible causes of declines and targeted conservation actions can be implemented. We estimated regional population trends for a grassland bird, the Bobolink (Dolichonyx oryzivorus), to compare with trends from provincial analyses used for risk assessment, to identify the regions contributing most substantially to population declines. We used 45 yr of count data from the North American Breeding Bird Survey, across 35 agricultural census divisions in southern Ontario, Canada, to develop spatially explicit hierarchical Bayesian models of regional population trends. Population trends were negative in 30 of 35 census divisions, 6 of which had 95% credibility intervals (CI) that did not include zero. In 34 of 35 census divisions, the CI included the provincial short-term recovery goal of a population trend of −1%. Between 1998 and 2011, corresponding to the time series used for provincial risk assessment, the CI for 3 of 21 negative trends did not include 0 or −1. Our results indicate that most regional trend estimates currently exceed the goal set out in the recovery strategy, insofar as they have been stable and not necessarily declining. This suggests a more optimistic picture of the state of Bobolink population trends than that obtained from analyses at broader spatial scales, which masked important regional variation. This result demonstrates the need for consideration of scale variance in trend estimation during risk assessment and management planning, and the application of spatially explicit trend estimation for small geographic areas to aid in this process.]","ISSN":"0010-5422","shortTitle":"Scalar considerations in population trend estimates","author":[{"family":"Ethier","given":"Danielle M."},{"family":"Nudds","given":"Thomas D."}],"issued":{"date-parts":[["2015"]]}},"label":"page"},{"id":15881,"uris":["http://zotero.org/users/40926/items/C73MWAR4"],"uri":["http://zotero.org/users/40926/items/C73MWAR4"],"itemData":{"id":15881,"type":"article-journal","title":"Spatiotemporal variation in mechanisms driving regional-scale population dynamics of a Threatened grassland bird","container-title":"Ecology and Evolution","page":"4152-4162","volume":"7","issue":"12","source":"Wiley Online Library","abstract":"To achieve national population targets for migratory birds, landscape-level conservation approaches are increasingly encouraged. However, knowledge of the mechanisms that drive spatiotemporal patterns in population dynamics are needed to inform scale-variant policy development. Using hierarchical Bayesian models and variable selection, we determined by which mechanism(s), and to what extent, changes in quantity and quality of surrogate grassland habitats contributed to regional variation in population trends of an obligatory grassland bird, Bobolink (Dolichonyx oryzivorous). We used North American Breeding Bird Survey data to develop spatially explicit models of regional population trends over 25 years across 35 agricultural census divisions in Ontario, Canada. We measured the strength of evidence for effects of land-use change on population trends over the entire study period and over five subperiods. Over the entire study period, one region (Perth) displayed strong evidence of population decline (95% CI is entirely below 0); four regions displayed strong evidence of population increase (Bruce, Simcoe, Peterborough, and Northumberland). Population trends shifted spatially among subperiods, with more extreme declines later in time (1986–1990: 28% of 35 census divisions, 1991–1995: 46%, 1996–2000: 40%, 2001–2005: 66%, 2006–2010: 82%). Important predictors of spatial patterns in Bobolink population trends over the entire study period were human development and fragmentation. However, factors inferred to drive patterns in population trends were not consistent over space and time. This result underscores that effective threat identification (both spatially and temporally) and implementation of flexible, regionally tailored policies will be critical to realize efficient conservation of Bobolink and similar at-risk species.","DOI":"10.1002/ece3.3004","ISSN":"2045-7758","language":"en","author":[{"family":"Ethier","given":"Danielle M."},{"family":"Koper","given":"Nicola"},{"family":"Nudds","given":"Thomas D."}],"issued":{"date-parts":[["2017",6,1]]}},"label":"page"}],"schema":"https://github.com/citation-style-language/schema/raw/master/csl-citation.json"} </w:instrText>
      </w:r>
      <w:r w:rsidR="00463AE2">
        <w:rPr>
          <w:rFonts w:ascii="Times New Roman" w:hAnsi="Times New Roman" w:cs="Times New Roman"/>
        </w:rPr>
        <w:fldChar w:fldCharType="separate"/>
      </w:r>
      <w:r w:rsidR="00463AE2" w:rsidRPr="009B0F0F">
        <w:rPr>
          <w:rFonts w:ascii="Times New Roman" w:hAnsi="Times New Roman" w:cs="Times New Roman"/>
        </w:rPr>
        <w:t>(Ethier and Nudds 2015, Ethier et al. 2017)</w:t>
      </w:r>
      <w:r w:rsidR="00463AE2">
        <w:rPr>
          <w:rFonts w:ascii="Times New Roman" w:hAnsi="Times New Roman" w:cs="Times New Roman"/>
        </w:rPr>
        <w:fldChar w:fldCharType="end"/>
      </w:r>
      <w:r w:rsidR="00E41BB6">
        <w:rPr>
          <w:rFonts w:ascii="Times New Roman" w:hAnsi="Times New Roman" w:cs="Times New Roman"/>
        </w:rPr>
        <w:t>.</w:t>
      </w:r>
    </w:p>
    <w:p w14:paraId="629EF7DE" w14:textId="3AE7BDF5" w:rsidR="00234AF4" w:rsidRDefault="00234AF4" w:rsidP="007E51F8">
      <w:pPr>
        <w:pStyle w:val="NoSpacing"/>
        <w:spacing w:line="480" w:lineRule="auto"/>
        <w:ind w:firstLine="720"/>
        <w:rPr>
          <w:rFonts w:ascii="Times New Roman" w:hAnsi="Times New Roman" w:cs="Times New Roman"/>
        </w:rPr>
      </w:pPr>
      <w:r>
        <w:rPr>
          <w:rFonts w:ascii="Times New Roman" w:hAnsi="Times New Roman" w:cs="Times New Roman"/>
        </w:rPr>
        <w:t>Estimating trends at relatively high resolution was</w:t>
      </w:r>
      <w:r w:rsidR="00492932">
        <w:rPr>
          <w:rFonts w:ascii="Times New Roman" w:hAnsi="Times New Roman" w:cs="Times New Roman"/>
        </w:rPr>
        <w:t xml:space="preserve"> made</w:t>
      </w:r>
      <w:r>
        <w:rPr>
          <w:rFonts w:ascii="Times New Roman" w:hAnsi="Times New Roman" w:cs="Times New Roman"/>
        </w:rPr>
        <w:t xml:space="preserve"> possible by adopting spatial statistical techniques designed </w:t>
      </w:r>
      <w:r w:rsidR="003B788E">
        <w:rPr>
          <w:rFonts w:ascii="Times New Roman" w:hAnsi="Times New Roman" w:cs="Times New Roman"/>
        </w:rPr>
        <w:t xml:space="preserve">to </w:t>
      </w:r>
      <w:r w:rsidR="00492932">
        <w:rPr>
          <w:rFonts w:ascii="Times New Roman" w:hAnsi="Times New Roman" w:cs="Times New Roman"/>
        </w:rPr>
        <w:t>borrow</w:t>
      </w:r>
      <w:r w:rsidR="003B788E">
        <w:rPr>
          <w:rFonts w:ascii="Times New Roman" w:hAnsi="Times New Roman" w:cs="Times New Roman"/>
        </w:rPr>
        <w:t xml:space="preserve"> information</w:t>
      </w:r>
      <w:r>
        <w:rPr>
          <w:rFonts w:ascii="Times New Roman" w:hAnsi="Times New Roman" w:cs="Times New Roman"/>
        </w:rPr>
        <w:t xml:space="preserve"> across neighboring regions</w:t>
      </w:r>
      <w:r w:rsidR="002312C4">
        <w:rPr>
          <w:rFonts w:ascii="Times New Roman" w:hAnsi="Times New Roman" w:cs="Times New Roman"/>
        </w:rPr>
        <w:t xml:space="preserve"> </w:t>
      </w:r>
      <w:r w:rsidR="002312C4">
        <w:rPr>
          <w:rFonts w:ascii="Times New Roman" w:hAnsi="Times New Roman" w:cs="Times New Roman"/>
        </w:rPr>
        <w:fldChar w:fldCharType="begin"/>
      </w:r>
      <w:r w:rsidR="00E920E3">
        <w:rPr>
          <w:rFonts w:ascii="Times New Roman" w:hAnsi="Times New Roman" w:cs="Times New Roman"/>
        </w:rPr>
        <w:instrText xml:space="preserve"> ADDIN ZOTERO_ITEM CSL_CITATION {"citationID":"0c5O6rGt","properties":{"formattedCitation":"(Thogmartin et al. 2004, Bled et al. 2013, Smith et al. 2015)","plainCitation":"(Thogmartin et al. 2004, Bled et al. 2013, Smith et al. 2015)","noteIndex":0},"citationItems":[{"id":15699,"uris":["http://zotero.org/users/40926/items/6WJQAR5A"],"uri":["http://zotero.org/users/40926/items/6WJQAR5A"],"itemData":{"id":15699,"type":"article-journal","title":"A hierarchical spatial model of avian abundance with application to Cerulean Warblers","container-title":"Ecological Applications","page":"1766–1779","volume":"14","issue":"6","source":"Google Scholar","author":[{"family":"Thogmartin","given":"Wayne E."},{"family":"Sauer","given":"John R."},{"family":"Knutson","given":"Melinda G."}],"issued":{"date-parts":[["2004"]]}},"label":"page"},{"id":15800,"uris":["http://zotero.org/users/40926/items/DAF5NMAF"],"uri":["http://zotero.org/users/40926/items/DAF5NMAF"],"itemData":{"id":15800,"type":"article-journal","title":"Modeling trends from North American Breeding Bird Survey data: a spatially explicit approach","container-title":"PLoS ONE","page":"e81867","volume":"8","issue":"12","source":"Google Scholar","shortTitle":"Modeling trends from North American Breeding Bird Survey data","author":[{"family":"Bled","given":"Florent"},{"family":"Sauer","given":"John"},{"family":"Pardieck","given":"Keith"},{"family":"Doherty","given":"Paul"},{"family":"Royle","given":"J. Andrew"}],"issued":{"date-parts":[["2013"]]}},"label":"page"},{"id":15810,"uris":["http://zotero.org/users/40926/items/N9FWDSZI"],"uri":["http://zotero.org/users/40926/items/N9FWDSZI"],"itemData":{"id":15810,"type":"article-journal","title":"Change points in the population trends of aerial-insectivorous birds in North America: synchronized in time across species and regions","container-title":"PLOS ONE","page":"e0130768","volume":"10","issue":"7","source":"Google Scholar","shortTitle":"Change points in the population trends of aerial-insectivorous birds in North America","author":[{"family":"Smith","given":"Adam C."},{"family":"Hudson","given":"Marie-Anne R."},{"family":"Downes","given":"Constance M."},{"family":"Francis","given":"Charles M."}],"issued":{"date-parts":[["2015"]]}},"label":"page"}],"schema":"https://github.com/citation-style-language/schema/raw/master/csl-citation.json"} </w:instrText>
      </w:r>
      <w:r w:rsidR="002312C4">
        <w:rPr>
          <w:rFonts w:ascii="Times New Roman" w:hAnsi="Times New Roman" w:cs="Times New Roman"/>
        </w:rPr>
        <w:fldChar w:fldCharType="separate"/>
      </w:r>
      <w:r w:rsidR="002312C4" w:rsidRPr="002312C4">
        <w:rPr>
          <w:rFonts w:ascii="Times New Roman" w:hAnsi="Times New Roman" w:cs="Times New Roman"/>
        </w:rPr>
        <w:t>(Thogmartin et al. 2004, Bled et al. 2013, Smith et al. 2015)</w:t>
      </w:r>
      <w:r w:rsidR="002312C4">
        <w:rPr>
          <w:rFonts w:ascii="Times New Roman" w:hAnsi="Times New Roman" w:cs="Times New Roman"/>
        </w:rPr>
        <w:fldChar w:fldCharType="end"/>
      </w:r>
      <w:r>
        <w:rPr>
          <w:rFonts w:ascii="Times New Roman" w:hAnsi="Times New Roman" w:cs="Times New Roman"/>
        </w:rPr>
        <w:t xml:space="preserve">.  Employing spatial techniques also had implications for </w:t>
      </w:r>
      <w:r w:rsidR="00772480">
        <w:rPr>
          <w:rFonts w:ascii="Times New Roman" w:hAnsi="Times New Roman" w:cs="Times New Roman"/>
        </w:rPr>
        <w:t xml:space="preserve">uncertainty in </w:t>
      </w:r>
      <w:r>
        <w:rPr>
          <w:rFonts w:ascii="Times New Roman" w:hAnsi="Times New Roman" w:cs="Times New Roman"/>
        </w:rPr>
        <w:t xml:space="preserve">trend </w:t>
      </w:r>
      <w:r w:rsidR="00772480">
        <w:rPr>
          <w:rFonts w:ascii="Times New Roman" w:hAnsi="Times New Roman" w:cs="Times New Roman"/>
        </w:rPr>
        <w:t>estimates</w:t>
      </w:r>
      <w:r>
        <w:rPr>
          <w:rFonts w:ascii="Times New Roman" w:hAnsi="Times New Roman" w:cs="Times New Roman"/>
        </w:rPr>
        <w:t xml:space="preserve">. In the standard analysis, the uncertainty in a trend estimate </w:t>
      </w:r>
      <w:r w:rsidR="00772480">
        <w:rPr>
          <w:rFonts w:ascii="Times New Roman" w:hAnsi="Times New Roman" w:cs="Times New Roman"/>
        </w:rPr>
        <w:t>depended</w:t>
      </w:r>
      <w:r>
        <w:rPr>
          <w:rFonts w:ascii="Times New Roman" w:hAnsi="Times New Roman" w:cs="Times New Roman"/>
        </w:rPr>
        <w:t xml:space="preserve"> upon the variation in trends across the circles within a stratum and the number of circles in a stratum. In the SVC analysis, uncertainty depended upon </w:t>
      </w:r>
      <w:r w:rsidR="00492932">
        <w:rPr>
          <w:rFonts w:ascii="Times New Roman" w:hAnsi="Times New Roman" w:cs="Times New Roman"/>
        </w:rPr>
        <w:t xml:space="preserve">those </w:t>
      </w:r>
      <w:r w:rsidR="004D26C0">
        <w:rPr>
          <w:rFonts w:ascii="Times New Roman" w:hAnsi="Times New Roman" w:cs="Times New Roman"/>
        </w:rPr>
        <w:t xml:space="preserve">same </w:t>
      </w:r>
      <w:r w:rsidR="00492932">
        <w:rPr>
          <w:rFonts w:ascii="Times New Roman" w:hAnsi="Times New Roman" w:cs="Times New Roman"/>
        </w:rPr>
        <w:t>two factors</w:t>
      </w:r>
      <w:r>
        <w:rPr>
          <w:rFonts w:ascii="Times New Roman" w:hAnsi="Times New Roman" w:cs="Times New Roman"/>
        </w:rPr>
        <w:t xml:space="preserve">, but also depended upon </w:t>
      </w:r>
      <w:r w:rsidR="002312C4">
        <w:rPr>
          <w:rFonts w:ascii="Times New Roman" w:hAnsi="Times New Roman" w:cs="Times New Roman"/>
        </w:rPr>
        <w:t xml:space="preserve">those characteristics in the neighborhood of a grid cell. </w:t>
      </w:r>
      <w:r w:rsidR="00244BA0">
        <w:rPr>
          <w:rFonts w:ascii="Times New Roman" w:hAnsi="Times New Roman" w:cs="Times New Roman"/>
        </w:rPr>
        <w:t>The consequences of this difference are</w:t>
      </w:r>
      <w:r>
        <w:rPr>
          <w:rFonts w:ascii="Times New Roman" w:hAnsi="Times New Roman" w:cs="Times New Roman"/>
        </w:rPr>
        <w:t xml:space="preserve"> </w:t>
      </w:r>
      <w:r w:rsidR="00244BA0">
        <w:rPr>
          <w:rFonts w:ascii="Times New Roman" w:hAnsi="Times New Roman" w:cs="Times New Roman"/>
        </w:rPr>
        <w:t>d</w:t>
      </w:r>
      <w:r>
        <w:rPr>
          <w:rFonts w:ascii="Times New Roman" w:hAnsi="Times New Roman" w:cs="Times New Roman"/>
        </w:rPr>
        <w:t xml:space="preserve">emonstrated in Figure </w:t>
      </w:r>
      <w:r w:rsidR="007E51F8">
        <w:rPr>
          <w:rFonts w:ascii="Times New Roman" w:hAnsi="Times New Roman" w:cs="Times New Roman"/>
        </w:rPr>
        <w:t>3</w:t>
      </w:r>
      <w:r w:rsidR="004D26C0">
        <w:rPr>
          <w:rFonts w:ascii="Times New Roman" w:hAnsi="Times New Roman" w:cs="Times New Roman"/>
        </w:rPr>
        <w:t xml:space="preserve">.  In </w:t>
      </w:r>
      <w:r w:rsidR="0007273F">
        <w:rPr>
          <w:rFonts w:ascii="Times New Roman" w:hAnsi="Times New Roman" w:cs="Times New Roman"/>
        </w:rPr>
        <w:t>regions</w:t>
      </w:r>
      <w:r w:rsidR="004D26C0">
        <w:rPr>
          <w:rFonts w:ascii="Times New Roman" w:hAnsi="Times New Roman" w:cs="Times New Roman"/>
        </w:rPr>
        <w:t xml:space="preserve"> with many CBC circles</w:t>
      </w:r>
      <w:r w:rsidR="000A556E">
        <w:rPr>
          <w:rFonts w:ascii="Times New Roman" w:hAnsi="Times New Roman" w:cs="Times New Roman"/>
        </w:rPr>
        <w:t xml:space="preserve"> (e.g., </w:t>
      </w:r>
      <w:r w:rsidR="00F62FA9">
        <w:rPr>
          <w:rFonts w:ascii="Times New Roman" w:hAnsi="Times New Roman" w:cs="Times New Roman"/>
        </w:rPr>
        <w:t>Piedmont</w:t>
      </w:r>
      <w:r w:rsidR="000A556E">
        <w:rPr>
          <w:rFonts w:ascii="Times New Roman" w:hAnsi="Times New Roman" w:cs="Times New Roman"/>
        </w:rPr>
        <w:t xml:space="preserve"> </w:t>
      </w:r>
      <w:r w:rsidR="00D23C51">
        <w:rPr>
          <w:rFonts w:ascii="Times New Roman" w:hAnsi="Times New Roman" w:cs="Times New Roman"/>
        </w:rPr>
        <w:t>BCR</w:t>
      </w:r>
      <w:r w:rsidR="000A556E">
        <w:rPr>
          <w:rFonts w:ascii="Times New Roman" w:hAnsi="Times New Roman" w:cs="Times New Roman"/>
        </w:rPr>
        <w:t>),</w:t>
      </w:r>
      <w:r w:rsidR="00772480">
        <w:rPr>
          <w:rFonts w:ascii="Times New Roman" w:hAnsi="Times New Roman" w:cs="Times New Roman"/>
        </w:rPr>
        <w:t xml:space="preserve"> </w:t>
      </w:r>
      <w:r w:rsidR="004D26C0">
        <w:rPr>
          <w:rFonts w:ascii="Times New Roman" w:hAnsi="Times New Roman" w:cs="Times New Roman"/>
        </w:rPr>
        <w:t xml:space="preserve">SVC methods produced trend estimates with </w:t>
      </w:r>
      <w:r w:rsidR="003E56E4">
        <w:rPr>
          <w:rFonts w:ascii="Times New Roman" w:hAnsi="Times New Roman" w:cs="Times New Roman"/>
        </w:rPr>
        <w:t xml:space="preserve">relatively </w:t>
      </w:r>
      <w:r w:rsidR="004D26C0">
        <w:rPr>
          <w:rFonts w:ascii="Times New Roman" w:hAnsi="Times New Roman" w:cs="Times New Roman"/>
        </w:rPr>
        <w:t xml:space="preserve">low uncertainty </w:t>
      </w:r>
      <w:r w:rsidR="008870AF">
        <w:rPr>
          <w:rFonts w:ascii="Times New Roman" w:hAnsi="Times New Roman" w:cs="Times New Roman"/>
        </w:rPr>
        <w:t xml:space="preserve">(minimum </w:t>
      </w:r>
      <w:r w:rsidR="00D23C51">
        <w:rPr>
          <w:rFonts w:ascii="Times New Roman" w:hAnsi="Times New Roman" w:cs="Times New Roman"/>
        </w:rPr>
        <w:t xml:space="preserve">credible </w:t>
      </w:r>
      <w:r w:rsidR="008870AF">
        <w:rPr>
          <w:rFonts w:ascii="Times New Roman" w:hAnsi="Times New Roman" w:cs="Times New Roman"/>
        </w:rPr>
        <w:t xml:space="preserve">interval width of </w:t>
      </w:r>
      <w:r w:rsidR="00305174">
        <w:rPr>
          <w:rFonts w:ascii="Times New Roman" w:hAnsi="Times New Roman" w:cs="Times New Roman"/>
        </w:rPr>
        <w:t>1.48</w:t>
      </w:r>
      <w:r w:rsidR="008870AF">
        <w:rPr>
          <w:rFonts w:ascii="Times New Roman" w:hAnsi="Times New Roman" w:cs="Times New Roman"/>
        </w:rPr>
        <w:t xml:space="preserve">) </w:t>
      </w:r>
      <w:r w:rsidR="003E56E4">
        <w:rPr>
          <w:rFonts w:ascii="Times New Roman" w:hAnsi="Times New Roman" w:cs="Times New Roman"/>
        </w:rPr>
        <w:t>compared</w:t>
      </w:r>
      <w:r w:rsidR="004D26C0">
        <w:rPr>
          <w:rFonts w:ascii="Times New Roman" w:hAnsi="Times New Roman" w:cs="Times New Roman"/>
        </w:rPr>
        <w:t xml:space="preserve"> to the standard method</w:t>
      </w:r>
      <w:r w:rsidR="008870AF">
        <w:rPr>
          <w:rFonts w:ascii="Times New Roman" w:hAnsi="Times New Roman" w:cs="Times New Roman"/>
        </w:rPr>
        <w:t xml:space="preserve"> (</w:t>
      </w:r>
      <w:r w:rsidR="00305174">
        <w:rPr>
          <w:rFonts w:ascii="Times New Roman" w:hAnsi="Times New Roman" w:cs="Times New Roman"/>
        </w:rPr>
        <w:t>3.40</w:t>
      </w:r>
      <w:r w:rsidR="008870AF">
        <w:rPr>
          <w:rFonts w:ascii="Times New Roman" w:hAnsi="Times New Roman" w:cs="Times New Roman"/>
        </w:rPr>
        <w:t>)</w:t>
      </w:r>
      <w:r w:rsidR="00F62FA9">
        <w:rPr>
          <w:rFonts w:ascii="Times New Roman" w:hAnsi="Times New Roman" w:cs="Times New Roman"/>
        </w:rPr>
        <w:t>, due to the density of information</w:t>
      </w:r>
      <w:r w:rsidR="004D26C0">
        <w:rPr>
          <w:rFonts w:ascii="Times New Roman" w:hAnsi="Times New Roman" w:cs="Times New Roman"/>
        </w:rPr>
        <w:t xml:space="preserve">.  </w:t>
      </w:r>
      <w:r w:rsidR="00F62FA9">
        <w:rPr>
          <w:rFonts w:ascii="Times New Roman" w:hAnsi="Times New Roman" w:cs="Times New Roman"/>
        </w:rPr>
        <w:t xml:space="preserve">Similar to Bled et al. </w:t>
      </w:r>
      <w:r w:rsidR="00F62FA9">
        <w:rPr>
          <w:rFonts w:ascii="Times New Roman" w:hAnsi="Times New Roman" w:cs="Times New Roman"/>
        </w:rPr>
        <w:fldChar w:fldCharType="begin"/>
      </w:r>
      <w:r w:rsidR="00F62FA9">
        <w:rPr>
          <w:rFonts w:ascii="Times New Roman" w:hAnsi="Times New Roman" w:cs="Times New Roman"/>
        </w:rPr>
        <w:instrText xml:space="preserve"> ADDIN ZOTERO_ITEM CSL_CITATION {"citationID":"7FcH1en0","properties":{"formattedCitation":"(2013)","plainCitation":"(2013)","noteIndex":0},"citationItems":[{"id":15800,"uris":["http://zotero.org/users/40926/items/DAF5NMAF"],"uri":["http://zotero.org/users/40926/items/DAF5NMAF"],"itemData":{"id":15800,"type":"article-journal","title":"Modeling trends from North American Breeding Bird Survey data: a spatially explicit approach","container-title":"PLoS ONE","page":"e81867","volume":"8","issue":"12","source":"Google Scholar","shortTitle":"Modeling trends from North American Breeding Bird Survey data","author":[{"family":"Bled","given":"Florent"},{"family":"Sauer","given":"John"},{"family":"Pardieck","given":"Keith"},{"family":"Doherty","given":"Paul"},{"family":"Royle","given":"J. Andrew"}],"issued":{"date-parts":[["2013"]]}},"suppress-author":true}],"schema":"https://github.com/citation-style-language/schema/raw/master/csl-citation.json"} </w:instrText>
      </w:r>
      <w:r w:rsidR="00F62FA9">
        <w:rPr>
          <w:rFonts w:ascii="Times New Roman" w:hAnsi="Times New Roman" w:cs="Times New Roman"/>
        </w:rPr>
        <w:fldChar w:fldCharType="separate"/>
      </w:r>
      <w:r w:rsidR="00F62FA9" w:rsidRPr="00772480">
        <w:rPr>
          <w:rFonts w:ascii="Times New Roman" w:hAnsi="Times New Roman" w:cs="Times New Roman"/>
        </w:rPr>
        <w:t>(2013)</w:t>
      </w:r>
      <w:r w:rsidR="00F62FA9">
        <w:rPr>
          <w:rFonts w:ascii="Times New Roman" w:hAnsi="Times New Roman" w:cs="Times New Roman"/>
        </w:rPr>
        <w:fldChar w:fldCharType="end"/>
      </w:r>
      <w:r w:rsidR="00F62FA9">
        <w:rPr>
          <w:rFonts w:ascii="Times New Roman" w:hAnsi="Times New Roman" w:cs="Times New Roman"/>
        </w:rPr>
        <w:t xml:space="preserve">, we found that precision of SVC estimates </w:t>
      </w:r>
      <w:r w:rsidR="0007273F">
        <w:rPr>
          <w:rFonts w:ascii="Times New Roman" w:hAnsi="Times New Roman" w:cs="Times New Roman"/>
        </w:rPr>
        <w:t xml:space="preserve">also </w:t>
      </w:r>
      <w:r w:rsidR="00F62FA9">
        <w:rPr>
          <w:rFonts w:ascii="Times New Roman" w:hAnsi="Times New Roman" w:cs="Times New Roman"/>
        </w:rPr>
        <w:t>tended to be relatively high in regions at the edge of a species range where there were few counts (e.g., Boreal Softwood Shield</w:t>
      </w:r>
      <w:r w:rsidR="0007273F">
        <w:rPr>
          <w:rFonts w:ascii="Times New Roman" w:hAnsi="Times New Roman" w:cs="Times New Roman"/>
        </w:rPr>
        <w:t xml:space="preserve"> BCR</w:t>
      </w:r>
      <w:r w:rsidR="00F62FA9">
        <w:rPr>
          <w:rFonts w:ascii="Times New Roman" w:hAnsi="Times New Roman" w:cs="Times New Roman"/>
        </w:rPr>
        <w:t xml:space="preserve">, maximum interval width </w:t>
      </w:r>
      <w:r w:rsidR="0007273F">
        <w:rPr>
          <w:rFonts w:ascii="Times New Roman" w:hAnsi="Times New Roman" w:cs="Times New Roman"/>
        </w:rPr>
        <w:t xml:space="preserve">of </w:t>
      </w:r>
      <w:r w:rsidR="00305174">
        <w:rPr>
          <w:rFonts w:ascii="Times New Roman" w:hAnsi="Times New Roman" w:cs="Times New Roman"/>
        </w:rPr>
        <w:t>12.02</w:t>
      </w:r>
      <w:r w:rsidR="00F62FA9">
        <w:rPr>
          <w:rFonts w:ascii="Times New Roman" w:hAnsi="Times New Roman" w:cs="Times New Roman"/>
        </w:rPr>
        <w:t>) when compared to the standard approach (</w:t>
      </w:r>
      <w:r w:rsidR="002464AF">
        <w:rPr>
          <w:rFonts w:ascii="Times New Roman" w:hAnsi="Times New Roman" w:cs="Times New Roman"/>
        </w:rPr>
        <w:t>19.14</w:t>
      </w:r>
      <w:r w:rsidR="00F62FA9">
        <w:rPr>
          <w:rFonts w:ascii="Times New Roman" w:hAnsi="Times New Roman" w:cs="Times New Roman"/>
        </w:rPr>
        <w:t>), due to borrowing of information across neighboring cells that cross</w:t>
      </w:r>
      <w:r w:rsidR="0007273F">
        <w:rPr>
          <w:rFonts w:ascii="Times New Roman" w:hAnsi="Times New Roman" w:cs="Times New Roman"/>
        </w:rPr>
        <w:t>ed</w:t>
      </w:r>
      <w:r w:rsidR="00F62FA9">
        <w:rPr>
          <w:rFonts w:ascii="Times New Roman" w:hAnsi="Times New Roman" w:cs="Times New Roman"/>
        </w:rPr>
        <w:t xml:space="preserve"> regional boundaries.</w:t>
      </w:r>
      <w:r w:rsidR="0007273F">
        <w:rPr>
          <w:rFonts w:ascii="Times New Roman" w:hAnsi="Times New Roman" w:cs="Times New Roman"/>
        </w:rPr>
        <w:t xml:space="preserve">  </w:t>
      </w:r>
      <w:r w:rsidR="00772480">
        <w:rPr>
          <w:rFonts w:ascii="Times New Roman" w:hAnsi="Times New Roman" w:cs="Times New Roman"/>
        </w:rPr>
        <w:t>In other parts of the continent with few</w:t>
      </w:r>
      <w:r w:rsidR="0007273F">
        <w:rPr>
          <w:rFonts w:ascii="Times New Roman" w:hAnsi="Times New Roman" w:cs="Times New Roman"/>
        </w:rPr>
        <w:t>er</w:t>
      </w:r>
      <w:r w:rsidR="002464AF">
        <w:rPr>
          <w:rFonts w:ascii="Times New Roman" w:hAnsi="Times New Roman" w:cs="Times New Roman"/>
        </w:rPr>
        <w:t xml:space="preserve">, more isolated </w:t>
      </w:r>
      <w:r w:rsidR="00772480">
        <w:rPr>
          <w:rFonts w:ascii="Times New Roman" w:hAnsi="Times New Roman" w:cs="Times New Roman"/>
        </w:rPr>
        <w:t>CBC circles</w:t>
      </w:r>
      <w:r w:rsidR="000A556E">
        <w:rPr>
          <w:rFonts w:ascii="Times New Roman" w:hAnsi="Times New Roman" w:cs="Times New Roman"/>
        </w:rPr>
        <w:t xml:space="preserve"> (e.g., Southern Rockies Colorado Plateau </w:t>
      </w:r>
      <w:r w:rsidR="00D23C51">
        <w:rPr>
          <w:rFonts w:ascii="Times New Roman" w:hAnsi="Times New Roman" w:cs="Times New Roman"/>
        </w:rPr>
        <w:t>BCR</w:t>
      </w:r>
      <w:r w:rsidR="000A556E">
        <w:rPr>
          <w:rFonts w:ascii="Times New Roman" w:hAnsi="Times New Roman" w:cs="Times New Roman"/>
        </w:rPr>
        <w:t>)</w:t>
      </w:r>
      <w:r w:rsidR="00772480">
        <w:rPr>
          <w:rFonts w:ascii="Times New Roman" w:hAnsi="Times New Roman" w:cs="Times New Roman"/>
        </w:rPr>
        <w:t xml:space="preserve">, the SVC methods produced trend </w:t>
      </w:r>
      <w:r w:rsidR="00772480">
        <w:rPr>
          <w:rFonts w:ascii="Times New Roman" w:hAnsi="Times New Roman" w:cs="Times New Roman"/>
        </w:rPr>
        <w:lastRenderedPageBreak/>
        <w:t xml:space="preserve">estimates with </w:t>
      </w:r>
      <w:r w:rsidR="003E56E4">
        <w:rPr>
          <w:rFonts w:ascii="Times New Roman" w:hAnsi="Times New Roman" w:cs="Times New Roman"/>
        </w:rPr>
        <w:t xml:space="preserve">relatively </w:t>
      </w:r>
      <w:r w:rsidR="00772480">
        <w:rPr>
          <w:rFonts w:ascii="Times New Roman" w:hAnsi="Times New Roman" w:cs="Times New Roman"/>
        </w:rPr>
        <w:t xml:space="preserve">high uncertainty </w:t>
      </w:r>
      <w:r w:rsidR="008870AF">
        <w:rPr>
          <w:rFonts w:ascii="Times New Roman" w:hAnsi="Times New Roman" w:cs="Times New Roman"/>
        </w:rPr>
        <w:t xml:space="preserve">(minimum interval width of </w:t>
      </w:r>
      <w:r w:rsidR="002464AF">
        <w:rPr>
          <w:rFonts w:ascii="Times New Roman" w:hAnsi="Times New Roman" w:cs="Times New Roman"/>
        </w:rPr>
        <w:t>3.47</w:t>
      </w:r>
      <w:r w:rsidR="008870AF">
        <w:rPr>
          <w:rFonts w:ascii="Times New Roman" w:hAnsi="Times New Roman" w:cs="Times New Roman"/>
        </w:rPr>
        <w:t xml:space="preserve">) </w:t>
      </w:r>
      <w:r w:rsidR="003E56E4">
        <w:rPr>
          <w:rFonts w:ascii="Times New Roman" w:hAnsi="Times New Roman" w:cs="Times New Roman"/>
        </w:rPr>
        <w:t xml:space="preserve">compared </w:t>
      </w:r>
      <w:r w:rsidR="00772480">
        <w:rPr>
          <w:rFonts w:ascii="Times New Roman" w:hAnsi="Times New Roman" w:cs="Times New Roman"/>
        </w:rPr>
        <w:t>to the standard method</w:t>
      </w:r>
      <w:r w:rsidR="008870AF">
        <w:rPr>
          <w:rFonts w:ascii="Times New Roman" w:hAnsi="Times New Roman" w:cs="Times New Roman"/>
        </w:rPr>
        <w:t xml:space="preserve"> (</w:t>
      </w:r>
      <w:r w:rsidR="002464AF">
        <w:rPr>
          <w:rFonts w:ascii="Times New Roman" w:hAnsi="Times New Roman" w:cs="Times New Roman"/>
        </w:rPr>
        <w:t>2.80</w:t>
      </w:r>
      <w:r w:rsidR="008870AF">
        <w:rPr>
          <w:rFonts w:ascii="Times New Roman" w:hAnsi="Times New Roman" w:cs="Times New Roman"/>
        </w:rPr>
        <w:t>)</w:t>
      </w:r>
      <w:r w:rsidR="00772480">
        <w:rPr>
          <w:rFonts w:ascii="Times New Roman" w:hAnsi="Times New Roman" w:cs="Times New Roman"/>
        </w:rPr>
        <w:t xml:space="preserve">.  </w:t>
      </w:r>
      <w:r w:rsidR="0007273F">
        <w:rPr>
          <w:rFonts w:ascii="Times New Roman" w:hAnsi="Times New Roman" w:cs="Times New Roman"/>
        </w:rPr>
        <w:t xml:space="preserve">It is not entirely clear if the small intervals of the standard approach are justified in this context.  </w:t>
      </w:r>
      <w:r>
        <w:rPr>
          <w:rFonts w:ascii="Times New Roman" w:hAnsi="Times New Roman" w:cs="Times New Roman"/>
        </w:rPr>
        <w:t>I</w:t>
      </w:r>
      <w:r w:rsidR="0007273F">
        <w:rPr>
          <w:rFonts w:ascii="Times New Roman" w:hAnsi="Times New Roman" w:cs="Times New Roman"/>
        </w:rPr>
        <w:t>f the</w:t>
      </w:r>
      <w:r>
        <w:rPr>
          <w:rFonts w:ascii="Times New Roman" w:hAnsi="Times New Roman" w:cs="Times New Roman"/>
        </w:rPr>
        <w:t xml:space="preserve"> </w:t>
      </w:r>
      <w:r w:rsidR="007C1AD7">
        <w:rPr>
          <w:rFonts w:ascii="Times New Roman" w:hAnsi="Times New Roman" w:cs="Times New Roman"/>
        </w:rPr>
        <w:t xml:space="preserve">relatively </w:t>
      </w:r>
      <w:r>
        <w:rPr>
          <w:rFonts w:ascii="Times New Roman" w:hAnsi="Times New Roman" w:cs="Times New Roman"/>
        </w:rPr>
        <w:t xml:space="preserve">few </w:t>
      </w:r>
      <w:r w:rsidR="002464AF">
        <w:rPr>
          <w:rFonts w:ascii="Times New Roman" w:hAnsi="Times New Roman" w:cs="Times New Roman"/>
        </w:rPr>
        <w:t xml:space="preserve">and far-between </w:t>
      </w:r>
      <w:r>
        <w:rPr>
          <w:rFonts w:ascii="Times New Roman" w:hAnsi="Times New Roman" w:cs="Times New Roman"/>
        </w:rPr>
        <w:t>circles that fall within those large BCRs can be consider</w:t>
      </w:r>
      <w:r w:rsidR="003B788E">
        <w:rPr>
          <w:rFonts w:ascii="Times New Roman" w:hAnsi="Times New Roman" w:cs="Times New Roman"/>
        </w:rPr>
        <w:t>ed representative samples of that</w:t>
      </w:r>
      <w:r>
        <w:rPr>
          <w:rFonts w:ascii="Times New Roman" w:hAnsi="Times New Roman" w:cs="Times New Roman"/>
        </w:rPr>
        <w:t xml:space="preserve"> larger area, then estimates with high precision are reasonable, and certainly preferred. If </w:t>
      </w:r>
      <w:r w:rsidR="0026189E">
        <w:rPr>
          <w:rFonts w:ascii="Times New Roman" w:hAnsi="Times New Roman" w:cs="Times New Roman"/>
        </w:rPr>
        <w:t xml:space="preserve">it </w:t>
      </w:r>
      <w:r w:rsidR="007C1AD7">
        <w:rPr>
          <w:rFonts w:ascii="Times New Roman" w:hAnsi="Times New Roman" w:cs="Times New Roman"/>
        </w:rPr>
        <w:t>cannot be</w:t>
      </w:r>
      <w:r w:rsidR="0026189E">
        <w:rPr>
          <w:rFonts w:ascii="Times New Roman" w:hAnsi="Times New Roman" w:cs="Times New Roman"/>
        </w:rPr>
        <w:t xml:space="preserve"> assume</w:t>
      </w:r>
      <w:r w:rsidR="007C1AD7">
        <w:rPr>
          <w:rFonts w:ascii="Times New Roman" w:hAnsi="Times New Roman" w:cs="Times New Roman"/>
        </w:rPr>
        <w:t>d</w:t>
      </w:r>
      <w:r w:rsidR="0026189E">
        <w:rPr>
          <w:rFonts w:ascii="Times New Roman" w:hAnsi="Times New Roman" w:cs="Times New Roman"/>
        </w:rPr>
        <w:t xml:space="preserve"> that </w:t>
      </w:r>
      <w:r>
        <w:rPr>
          <w:rFonts w:ascii="Times New Roman" w:hAnsi="Times New Roman" w:cs="Times New Roman"/>
        </w:rPr>
        <w:t xml:space="preserve">those circles are representative of the larger area, then estimating trends for smaller areas, in neighborhoods with more information, and basing uncertainty estimates on the amount of local information, seems </w:t>
      </w:r>
      <w:r w:rsidR="003B788E">
        <w:rPr>
          <w:rFonts w:ascii="Times New Roman" w:hAnsi="Times New Roman" w:cs="Times New Roman"/>
        </w:rPr>
        <w:t xml:space="preserve">more </w:t>
      </w:r>
      <w:r>
        <w:rPr>
          <w:rFonts w:ascii="Times New Roman" w:hAnsi="Times New Roman" w:cs="Times New Roman"/>
        </w:rPr>
        <w:t>appropriate.</w:t>
      </w:r>
      <w:r w:rsidR="00750108">
        <w:rPr>
          <w:rFonts w:ascii="Times New Roman" w:hAnsi="Times New Roman" w:cs="Times New Roman"/>
        </w:rPr>
        <w:t xml:space="preserve">  Critical evaluation of this representative-sample assumption is particularly important when analyzing data from the CBC, because count site selection is not based on sampling design principles</w:t>
      </w:r>
      <w:r w:rsidR="007E51F8">
        <w:rPr>
          <w:rFonts w:ascii="Times New Roman" w:hAnsi="Times New Roman" w:cs="Times New Roman"/>
        </w:rPr>
        <w:t xml:space="preserve">, and count locations tend to be biased toward areas of high human population density and areas of high bird density and diversity </w:t>
      </w:r>
      <w:r w:rsidR="007E51F8">
        <w:rPr>
          <w:rFonts w:ascii="Times New Roman" w:hAnsi="Times New Roman" w:cs="Times New Roman"/>
        </w:rPr>
        <w:fldChar w:fldCharType="begin"/>
      </w:r>
      <w:r w:rsidR="007E51F8">
        <w:rPr>
          <w:rFonts w:ascii="Times New Roman" w:hAnsi="Times New Roman" w:cs="Times New Roman"/>
        </w:rPr>
        <w:instrText xml:space="preserve"> ADDIN ZOTERO_ITEM CSL_CITATION {"citationID":"8O9Ujg0C","properties":{"formattedCitation":"(Drennan 1981, Dunn et al. 2005)","plainCitation":"(Drennan 1981, Dunn et al. 2005)","noteIndex":0},"citationItems":[{"id":15918,"uris":["http://zotero.org/users/40926/items/FHX7UVC8"],"uri":["http://zotero.org/users/40926/items/FHX7UVC8"],"itemData":{"id":15918,"type":"article-journal","title":"The Christmas Bird Count: an overlooked and underused sample","container-title":"Studies in avian biology","page":"24–29","volume":"6","source":"Google Scholar","shortTitle":"The Christmas Bird Count","author":[{"family":"Drennan","given":"S. R."}],"issued":{"date-parts":[["1981"]]}},"label":"page"},{"id":15716,"uris":["http://zotero.org/users/40926/items/ITE32MJQ"],"uri":["http://zotero.org/users/40926/items/ITE32MJQ"],"itemData":{"id":15716,"type":"article-journal","title":"Enhancing the scientific value of the Christmas Bird Count","container-title":"The Auk","page":"338–346","volume":"122","issue":"1","source":"Google Scholar","author":[{"family":"Dunn","given":"Erica H."},{"family":"Francis","given":"Charles M."},{"family":"Blancher","given":"Peter J."},{"family":"Drennan","given":"Susan Roney"},{"family":"Howe","given":"Marshall A."},{"family":"Lepage","given":"Denis"},{"family":"Robbins","given":"Chandler S."},{"family":"Rosenberg","given":"Kenneth V."},{"family":"Sauer","given":"John R."},{"family":"Smith","given":"Kimberly G."}],"issued":{"date-parts":[["2005"]]}},"label":"page"}],"schema":"https://github.com/citation-style-language/schema/raw/master/csl-citation.json"} </w:instrText>
      </w:r>
      <w:r w:rsidR="007E51F8">
        <w:rPr>
          <w:rFonts w:ascii="Times New Roman" w:hAnsi="Times New Roman" w:cs="Times New Roman"/>
        </w:rPr>
        <w:fldChar w:fldCharType="separate"/>
      </w:r>
      <w:r w:rsidR="007E51F8" w:rsidRPr="007E51F8">
        <w:rPr>
          <w:rFonts w:ascii="Times New Roman" w:hAnsi="Times New Roman" w:cs="Times New Roman"/>
        </w:rPr>
        <w:t>(Drennan 1981, Dunn et al. 2005)</w:t>
      </w:r>
      <w:r w:rsidR="007E51F8">
        <w:rPr>
          <w:rFonts w:ascii="Times New Roman" w:hAnsi="Times New Roman" w:cs="Times New Roman"/>
        </w:rPr>
        <w:fldChar w:fldCharType="end"/>
      </w:r>
      <w:r w:rsidR="007E51F8">
        <w:rPr>
          <w:rFonts w:ascii="Times New Roman" w:hAnsi="Times New Roman" w:cs="Times New Roman"/>
        </w:rPr>
        <w:t>.</w:t>
      </w:r>
      <w:r w:rsidR="00E41BB6">
        <w:rPr>
          <w:rFonts w:ascii="Times New Roman" w:hAnsi="Times New Roman" w:cs="Times New Roman"/>
        </w:rPr>
        <w:t xml:space="preserve"> </w:t>
      </w:r>
    </w:p>
    <w:p w14:paraId="6B8193E9" w14:textId="565884F6" w:rsidR="00B04D21" w:rsidRDefault="00094815" w:rsidP="007E51F8">
      <w:pPr>
        <w:pStyle w:val="NoSpacing"/>
        <w:spacing w:line="480" w:lineRule="auto"/>
        <w:ind w:firstLine="720"/>
        <w:rPr>
          <w:rFonts w:ascii="Times New Roman" w:hAnsi="Times New Roman" w:cs="Times New Roman"/>
        </w:rPr>
      </w:pPr>
      <w:r>
        <w:rPr>
          <w:rFonts w:ascii="Times New Roman" w:hAnsi="Times New Roman" w:cs="Times New Roman"/>
        </w:rPr>
        <w:t xml:space="preserve">On a standard </w:t>
      </w:r>
      <w:r w:rsidR="004E4711">
        <w:rPr>
          <w:rFonts w:ascii="Times New Roman" w:hAnsi="Times New Roman" w:cs="Times New Roman"/>
        </w:rPr>
        <w:t>laptop computer</w:t>
      </w:r>
      <w:r>
        <w:rPr>
          <w:rFonts w:ascii="Times New Roman" w:hAnsi="Times New Roman" w:cs="Times New Roman"/>
        </w:rPr>
        <w:t xml:space="preserve">, </w:t>
      </w:r>
      <w:r w:rsidR="004E4711">
        <w:rPr>
          <w:rFonts w:ascii="Times New Roman" w:hAnsi="Times New Roman" w:cs="Times New Roman"/>
        </w:rPr>
        <w:t xml:space="preserve">SVC </w:t>
      </w:r>
      <w:r>
        <w:rPr>
          <w:rFonts w:ascii="Times New Roman" w:hAnsi="Times New Roman" w:cs="Times New Roman"/>
        </w:rPr>
        <w:t>model analysis</w:t>
      </w:r>
      <w:r w:rsidR="00705DD9">
        <w:rPr>
          <w:rFonts w:ascii="Times New Roman" w:hAnsi="Times New Roman" w:cs="Times New Roman"/>
        </w:rPr>
        <w:t xml:space="preserve"> </w:t>
      </w:r>
      <w:r w:rsidR="00492932">
        <w:rPr>
          <w:rFonts w:ascii="Times New Roman" w:hAnsi="Times New Roman" w:cs="Times New Roman"/>
        </w:rPr>
        <w:t>using R-INLA</w:t>
      </w:r>
      <w:r>
        <w:rPr>
          <w:rFonts w:ascii="Times New Roman" w:hAnsi="Times New Roman" w:cs="Times New Roman"/>
        </w:rPr>
        <w:t xml:space="preserve"> took </w:t>
      </w:r>
      <w:r w:rsidR="002312C4">
        <w:rPr>
          <w:rFonts w:ascii="Times New Roman" w:hAnsi="Times New Roman" w:cs="Times New Roman"/>
        </w:rPr>
        <w:t>roughly</w:t>
      </w:r>
      <w:r>
        <w:rPr>
          <w:rFonts w:ascii="Times New Roman" w:hAnsi="Times New Roman" w:cs="Times New Roman"/>
        </w:rPr>
        <w:t xml:space="preserve"> </w:t>
      </w:r>
      <w:r w:rsidR="00D86C0E">
        <w:rPr>
          <w:rFonts w:ascii="Times New Roman" w:hAnsi="Times New Roman" w:cs="Times New Roman"/>
        </w:rPr>
        <w:t>10 minutes</w:t>
      </w:r>
      <w:r w:rsidR="004E4711">
        <w:rPr>
          <w:rFonts w:ascii="Times New Roman" w:hAnsi="Times New Roman" w:cs="Times New Roman"/>
        </w:rPr>
        <w:t xml:space="preserve"> for full</w:t>
      </w:r>
      <w:r>
        <w:rPr>
          <w:rFonts w:ascii="Times New Roman" w:hAnsi="Times New Roman" w:cs="Times New Roman"/>
        </w:rPr>
        <w:t xml:space="preserve"> Bayesian results.  The standard approach, </w:t>
      </w:r>
      <w:r w:rsidR="004E4711">
        <w:rPr>
          <w:rFonts w:ascii="Times New Roman" w:hAnsi="Times New Roman" w:cs="Times New Roman"/>
        </w:rPr>
        <w:t>which employs MCMC</w:t>
      </w:r>
      <w:r>
        <w:rPr>
          <w:rFonts w:ascii="Times New Roman" w:hAnsi="Times New Roman" w:cs="Times New Roman"/>
        </w:rPr>
        <w:t xml:space="preserve">, </w:t>
      </w:r>
      <w:r w:rsidR="004E4711">
        <w:rPr>
          <w:rFonts w:ascii="Times New Roman" w:hAnsi="Times New Roman" w:cs="Times New Roman"/>
        </w:rPr>
        <w:t xml:space="preserve">took approximately </w:t>
      </w:r>
      <w:r w:rsidR="00215638">
        <w:rPr>
          <w:rFonts w:ascii="Times New Roman" w:hAnsi="Times New Roman" w:cs="Times New Roman"/>
        </w:rPr>
        <w:t>10</w:t>
      </w:r>
      <w:r w:rsidR="004E4711">
        <w:rPr>
          <w:rFonts w:ascii="Times New Roman" w:hAnsi="Times New Roman" w:cs="Times New Roman"/>
        </w:rPr>
        <w:t xml:space="preserve"> hours for full Bayesian results</w:t>
      </w:r>
      <w:r w:rsidR="0026189E">
        <w:rPr>
          <w:rFonts w:ascii="Times New Roman" w:hAnsi="Times New Roman" w:cs="Times New Roman"/>
        </w:rPr>
        <w:t xml:space="preserve"> on the same hardware</w:t>
      </w:r>
      <w:r>
        <w:rPr>
          <w:rFonts w:ascii="Times New Roman" w:hAnsi="Times New Roman" w:cs="Times New Roman"/>
        </w:rPr>
        <w:t xml:space="preserve">. </w:t>
      </w:r>
      <w:r w:rsidR="00705DD9">
        <w:rPr>
          <w:rFonts w:ascii="Times New Roman" w:hAnsi="Times New Roman" w:cs="Times New Roman"/>
        </w:rPr>
        <w:t>Had spatial statistical models been analyzed using MCMC, processing times would have been much</w:t>
      </w:r>
      <w:r w:rsidR="00492932">
        <w:rPr>
          <w:rFonts w:ascii="Times New Roman" w:hAnsi="Times New Roman" w:cs="Times New Roman"/>
        </w:rPr>
        <w:t xml:space="preserve"> </w:t>
      </w:r>
      <w:r w:rsidR="00705DD9">
        <w:rPr>
          <w:rFonts w:ascii="Times New Roman" w:hAnsi="Times New Roman" w:cs="Times New Roman"/>
        </w:rPr>
        <w:t xml:space="preserve">longer.  </w:t>
      </w:r>
      <w:r w:rsidR="004E4711">
        <w:rPr>
          <w:rFonts w:ascii="Times New Roman" w:hAnsi="Times New Roman" w:cs="Times New Roman"/>
        </w:rPr>
        <w:t xml:space="preserve">The difference in computing time </w:t>
      </w:r>
      <w:r w:rsidR="00705DD9">
        <w:rPr>
          <w:rFonts w:ascii="Times New Roman" w:hAnsi="Times New Roman" w:cs="Times New Roman"/>
        </w:rPr>
        <w:t>was due to R-</w:t>
      </w:r>
      <w:r w:rsidR="004E4711">
        <w:rPr>
          <w:rFonts w:ascii="Times New Roman" w:hAnsi="Times New Roman" w:cs="Times New Roman"/>
        </w:rPr>
        <w:t xml:space="preserve">INLA </w:t>
      </w:r>
      <w:r w:rsidR="00705DD9">
        <w:rPr>
          <w:rFonts w:ascii="Times New Roman" w:hAnsi="Times New Roman" w:cs="Times New Roman"/>
        </w:rPr>
        <w:t>producing</w:t>
      </w:r>
      <w:r w:rsidR="007861A1">
        <w:rPr>
          <w:rFonts w:ascii="Times New Roman" w:hAnsi="Times New Roman" w:cs="Times New Roman"/>
        </w:rPr>
        <w:t xml:space="preserve"> highly accurate approximations of</w:t>
      </w:r>
      <w:r w:rsidR="004E4711">
        <w:rPr>
          <w:rFonts w:ascii="Times New Roman" w:hAnsi="Times New Roman" w:cs="Times New Roman"/>
        </w:rPr>
        <w:t xml:space="preserve"> Bayesian posteriors</w:t>
      </w:r>
      <w:r w:rsidR="009072D6">
        <w:rPr>
          <w:rFonts w:ascii="Times New Roman" w:hAnsi="Times New Roman" w:cs="Times New Roman"/>
        </w:rPr>
        <w:t>,</w:t>
      </w:r>
      <w:r w:rsidR="004E4711">
        <w:rPr>
          <w:rFonts w:ascii="Times New Roman" w:hAnsi="Times New Roman" w:cs="Times New Roman"/>
        </w:rPr>
        <w:t xml:space="preserve"> orders of magnitude faster than MCMC</w:t>
      </w:r>
      <w:r w:rsidR="00244BA0">
        <w:rPr>
          <w:rFonts w:ascii="Times New Roman" w:hAnsi="Times New Roman" w:cs="Times New Roman"/>
        </w:rPr>
        <w:t xml:space="preserve"> </w:t>
      </w:r>
      <w:r w:rsidR="00244BA0">
        <w:rPr>
          <w:rFonts w:ascii="Times New Roman" w:hAnsi="Times New Roman" w:cs="Times New Roman"/>
        </w:rPr>
        <w:fldChar w:fldCharType="begin"/>
      </w:r>
      <w:r w:rsidR="00244BA0">
        <w:rPr>
          <w:rFonts w:ascii="Times New Roman" w:hAnsi="Times New Roman" w:cs="Times New Roman"/>
        </w:rPr>
        <w:instrText xml:space="preserve"> ADDIN ZOTERO_ITEM CSL_CITATION {"citationID":"lb3qh6B0","properties":{"formattedCitation":"(Rue et al. 2009, 2017)","plainCitation":"(Rue et al. 2009, 2017)","noteIndex":0},"citationItems":[{"id":4196,"uris":["http://zotero.org/users/40926/items/3EEB7CN6"],"uri":["http://zotero.org/users/40926/items/3EEB7CN6"],"itemData":{"id":4196,"type":"article-journal","title":"Approximate Bayesian inference for latent Gaussian models by using integrated nested Laplace approximations","container-title":"Journal of the Royal Statistical Society: Series B (Statistical Methodology)","page":"319–392","volume":"71","issue":"2","source":"Google Scholar","author":[{"family":"Rue","given":"Haavard"},{"family":"Martino","given":"Sara"},{"family":"Chopin","given":"Nicolas"}],"issued":{"date-parts":[["2009"]]}},"label":"page"},{"id":15598,"uris":["http://zotero.org/users/40926/items/TZW3UNPS"],"uri":["http://zotero.org/users/40926/items/TZW3UNPS"],"itemData":{"id":15598,"type":"article-journal","title":"Bayesian computing with INLA: a review","container-title":"Annual Review of Statistics and Its Application","page":"395-421","volume":"4","issue":"1","source":"Annual Reviews","abstract":"The key operation in Bayesian inference is to compute high-dimensional integrals. An old approximate technique is the Laplace method or approximation, which dates back to Pierre-Simon Laplace (1774). This simple idea approximates the integrand with a second-order Taylor expansion around the mode and computes the integral analytically. By developing a nested version of this classical idea, combined with modern numerical techniques for sparse matrices, we obtain the approach of integrated nested Laplace approximations (INLA) to do approximate Bayesian inference for latent Gaussian models (LGMs). LGMs represent an important model abstraction for Bayesian inference and include a large proportion of the statistical models used today. In this review, we discuss the reasons for the success of the INLA approach, the R-INLA package, why it is so accurate, why the approximations are very quick to compute, and why LGMs make such a useful concept for Bayesian computing.","DOI":"10.1146/annurev-statistics-060116-054045","shortTitle":"Bayesian Computing with INLA","author":[{"family":"Rue","given":"Håvard"},{"family":"Riebler","given":"Andrea"},{"family":"Sørbye","given":"Sigrunn H."},{"family":"Illian","given":"Janine B."},{"family":"Simpson","given":"Daniel P."},{"family":"Lindgren","given":"Finn K."}],"issued":{"date-parts":[["2017"]]}},"label":"page"}],"schema":"https://github.com/citation-style-language/schema/raw/master/csl-citation.json"} </w:instrText>
      </w:r>
      <w:r w:rsidR="00244BA0">
        <w:rPr>
          <w:rFonts w:ascii="Times New Roman" w:hAnsi="Times New Roman" w:cs="Times New Roman"/>
        </w:rPr>
        <w:fldChar w:fldCharType="separate"/>
      </w:r>
      <w:r w:rsidR="00244BA0" w:rsidRPr="00244BA0">
        <w:rPr>
          <w:rFonts w:ascii="Times New Roman" w:hAnsi="Times New Roman" w:cs="Times New Roman"/>
        </w:rPr>
        <w:t>(Rue et al. 2009, 2017)</w:t>
      </w:r>
      <w:r w:rsidR="00244BA0">
        <w:rPr>
          <w:rFonts w:ascii="Times New Roman" w:hAnsi="Times New Roman" w:cs="Times New Roman"/>
        </w:rPr>
        <w:fldChar w:fldCharType="end"/>
      </w:r>
      <w:r w:rsidR="004E4711">
        <w:rPr>
          <w:rFonts w:ascii="Times New Roman" w:hAnsi="Times New Roman" w:cs="Times New Roman"/>
        </w:rPr>
        <w:t>.</w:t>
      </w:r>
      <w:r w:rsidR="007861A1">
        <w:rPr>
          <w:rFonts w:ascii="Times New Roman" w:hAnsi="Times New Roman" w:cs="Times New Roman"/>
        </w:rPr>
        <w:t xml:space="preserve"> </w:t>
      </w:r>
      <w:r w:rsidR="00705DD9">
        <w:rPr>
          <w:rFonts w:ascii="Times New Roman" w:hAnsi="Times New Roman" w:cs="Times New Roman"/>
        </w:rPr>
        <w:t xml:space="preserve"> The obvious benefit of shorter processing times is that, for a given </w:t>
      </w:r>
      <w:r w:rsidR="00BA0E7B">
        <w:rPr>
          <w:rFonts w:ascii="Times New Roman" w:hAnsi="Times New Roman" w:cs="Times New Roman"/>
        </w:rPr>
        <w:t>set of computing resources</w:t>
      </w:r>
      <w:r w:rsidR="007861A1">
        <w:rPr>
          <w:rFonts w:ascii="Times New Roman" w:hAnsi="Times New Roman" w:cs="Times New Roman"/>
        </w:rPr>
        <w:t xml:space="preserve">, </w:t>
      </w:r>
      <w:r w:rsidR="00820A85">
        <w:rPr>
          <w:rFonts w:ascii="Times New Roman" w:hAnsi="Times New Roman" w:cs="Times New Roman"/>
        </w:rPr>
        <w:t>more time periods,</w:t>
      </w:r>
      <w:r w:rsidR="00244BA0">
        <w:rPr>
          <w:rFonts w:ascii="Times New Roman" w:hAnsi="Times New Roman" w:cs="Times New Roman"/>
        </w:rPr>
        <w:t xml:space="preserve"> more</w:t>
      </w:r>
      <w:r w:rsidR="00820A85">
        <w:rPr>
          <w:rFonts w:ascii="Times New Roman" w:hAnsi="Times New Roman" w:cs="Times New Roman"/>
        </w:rPr>
        <w:t xml:space="preserve"> distinct model forms</w:t>
      </w:r>
      <w:r w:rsidR="00244BA0">
        <w:rPr>
          <w:rFonts w:ascii="Times New Roman" w:hAnsi="Times New Roman" w:cs="Times New Roman"/>
        </w:rPr>
        <w:t xml:space="preserve"> </w:t>
      </w:r>
      <w:r w:rsidR="00244BA0">
        <w:rPr>
          <w:rFonts w:ascii="Times New Roman" w:hAnsi="Times New Roman" w:cs="Times New Roman"/>
        </w:rPr>
        <w:fldChar w:fldCharType="begin"/>
      </w:r>
      <w:r w:rsidR="002464AF">
        <w:rPr>
          <w:rFonts w:ascii="Times New Roman" w:hAnsi="Times New Roman" w:cs="Times New Roman"/>
        </w:rPr>
        <w:instrText xml:space="preserve"> ADDIN ZOTERO_ITEM CSL_CITATION {"citationID":"SyyH9400","properties":{"formattedCitation":"(e.g., Link and Sauer 2016)","plainCitation":"(e.g., Link and Sauer 2016)","noteIndex":0},"citationItems":[{"id":15814,"uris":["http://zotero.org/users/40926/items/G85DVC7L"],"uri":["http://zotero.org/users/40926/items/G85DVC7L"],"itemData":{"id":15814,"type":"article-journal","title":"Bayesian cross-validation for model evaluation and selection, with application to the North American Breeding Bird Survey","container-title":"Ecology","page":"1746–1758","volume":"97","issue":"7","source":"Google Scholar","author":[{"family":"Link","given":"William A."},{"family":"Sauer","given":"John R."}],"issued":{"date-parts":[["2016"]]}},"prefix":"e.g., "}],"schema":"https://github.com/citation-style-language/schema/raw/master/csl-citation.json"} </w:instrText>
      </w:r>
      <w:r w:rsidR="00244BA0">
        <w:rPr>
          <w:rFonts w:ascii="Times New Roman" w:hAnsi="Times New Roman" w:cs="Times New Roman"/>
        </w:rPr>
        <w:fldChar w:fldCharType="separate"/>
      </w:r>
      <w:r w:rsidR="002464AF" w:rsidRPr="002464AF">
        <w:rPr>
          <w:rFonts w:ascii="Times New Roman" w:hAnsi="Times New Roman" w:cs="Times New Roman"/>
        </w:rPr>
        <w:t>(e.g., Link and Sauer 2016)</w:t>
      </w:r>
      <w:r w:rsidR="00244BA0">
        <w:rPr>
          <w:rFonts w:ascii="Times New Roman" w:hAnsi="Times New Roman" w:cs="Times New Roman"/>
        </w:rPr>
        <w:fldChar w:fldCharType="end"/>
      </w:r>
      <w:r w:rsidR="00820A85">
        <w:rPr>
          <w:rFonts w:ascii="Times New Roman" w:hAnsi="Times New Roman" w:cs="Times New Roman"/>
        </w:rPr>
        <w:t xml:space="preserve">, </w:t>
      </w:r>
      <w:r w:rsidR="00705DD9">
        <w:rPr>
          <w:rFonts w:ascii="Times New Roman" w:hAnsi="Times New Roman" w:cs="Times New Roman"/>
        </w:rPr>
        <w:t xml:space="preserve">or </w:t>
      </w:r>
      <w:r w:rsidR="00244BA0">
        <w:rPr>
          <w:rFonts w:ascii="Times New Roman" w:hAnsi="Times New Roman" w:cs="Times New Roman"/>
        </w:rPr>
        <w:t xml:space="preserve">more </w:t>
      </w:r>
      <w:r w:rsidR="00820A85">
        <w:rPr>
          <w:rFonts w:ascii="Times New Roman" w:hAnsi="Times New Roman" w:cs="Times New Roman"/>
        </w:rPr>
        <w:t>species</w:t>
      </w:r>
      <w:r w:rsidR="002312C4">
        <w:rPr>
          <w:rFonts w:ascii="Times New Roman" w:hAnsi="Times New Roman" w:cs="Times New Roman"/>
        </w:rPr>
        <w:t xml:space="preserve"> </w:t>
      </w:r>
      <w:r w:rsidR="00705DD9">
        <w:rPr>
          <w:rFonts w:ascii="Times New Roman" w:hAnsi="Times New Roman" w:cs="Times New Roman"/>
        </w:rPr>
        <w:t>can be</w:t>
      </w:r>
      <w:r w:rsidR="007861A1">
        <w:rPr>
          <w:rFonts w:ascii="Times New Roman" w:hAnsi="Times New Roman" w:cs="Times New Roman"/>
        </w:rPr>
        <w:t xml:space="preserve"> evaluated. </w:t>
      </w:r>
      <w:r w:rsidR="00B04D21">
        <w:rPr>
          <w:rFonts w:ascii="Times New Roman" w:hAnsi="Times New Roman" w:cs="Times New Roman"/>
        </w:rPr>
        <w:t xml:space="preserve"> Even small differences in computing time add up when analyzing counts from tens of years, for hundreds of species, across thousands of count sites.</w:t>
      </w:r>
    </w:p>
    <w:p w14:paraId="5580FB94" w14:textId="0C526B1F" w:rsidR="00825029" w:rsidRDefault="00B04D21" w:rsidP="007E51F8">
      <w:pPr>
        <w:pStyle w:val="NoSpacing"/>
        <w:spacing w:line="480" w:lineRule="auto"/>
        <w:ind w:firstLine="720"/>
        <w:rPr>
          <w:rFonts w:ascii="Times New Roman" w:hAnsi="Times New Roman" w:cs="Times New Roman"/>
        </w:rPr>
      </w:pPr>
      <w:r>
        <w:rPr>
          <w:rFonts w:ascii="Times New Roman" w:hAnsi="Times New Roman" w:cs="Times New Roman"/>
        </w:rPr>
        <w:t xml:space="preserve">There were, as there usually are, tradeoffs for rapid model analysis.  </w:t>
      </w:r>
      <w:r w:rsidR="0042704C">
        <w:rPr>
          <w:rFonts w:ascii="Times New Roman" w:hAnsi="Times New Roman" w:cs="Times New Roman"/>
        </w:rPr>
        <w:t>Specifically</w:t>
      </w:r>
      <w:r w:rsidR="00BA0E7B">
        <w:rPr>
          <w:rFonts w:ascii="Times New Roman" w:hAnsi="Times New Roman" w:cs="Times New Roman"/>
        </w:rPr>
        <w:t xml:space="preserve">, R-INLA is an </w:t>
      </w:r>
      <w:r w:rsidR="00630059">
        <w:rPr>
          <w:rFonts w:ascii="Times New Roman" w:hAnsi="Times New Roman" w:cs="Times New Roman"/>
        </w:rPr>
        <w:t xml:space="preserve">analysis </w:t>
      </w:r>
      <w:r w:rsidR="00BA0E7B">
        <w:rPr>
          <w:rFonts w:ascii="Times New Roman" w:hAnsi="Times New Roman" w:cs="Times New Roman"/>
        </w:rPr>
        <w:t xml:space="preserve">option whenever a statistical model can be expressed as a latent Gaussian </w:t>
      </w:r>
      <w:r w:rsidR="00BA0E7B">
        <w:rPr>
          <w:rFonts w:ascii="Times New Roman" w:hAnsi="Times New Roman" w:cs="Times New Roman"/>
        </w:rPr>
        <w:lastRenderedPageBreak/>
        <w:t xml:space="preserve">model </w:t>
      </w:r>
      <w:r w:rsidR="00BA0E7B">
        <w:rPr>
          <w:rFonts w:ascii="Times New Roman" w:hAnsi="Times New Roman" w:cs="Times New Roman"/>
        </w:rPr>
        <w:fldChar w:fldCharType="begin"/>
      </w:r>
      <w:r w:rsidR="00BA0E7B">
        <w:rPr>
          <w:rFonts w:ascii="Times New Roman" w:hAnsi="Times New Roman" w:cs="Times New Roman"/>
        </w:rPr>
        <w:instrText xml:space="preserve"> ADDIN ZOTERO_ITEM CSL_CITATION {"citationID":"vDmAxYYk","properties":{"unsorted":true,"formattedCitation":"(Blangiardo et al. 2013, Rue et al. 2017)","plainCitation":"(Blangiardo et al. 2013, Rue et al. 2017)","noteIndex":0},"citationItems":[{"id":4190,"uris":["http://zotero.org/users/40926/items/SI9DV52N"],"uri":["http://zotero.org/users/40926/items/SI9DV52N"],"itemData":{"id":4190,"type":"article-journal","title":"Spatial and spatio-temporal models with R-INLA","container-title":"Spatial and Spatio-Temporal Epidemiology","page":"39–55","volume":"7","source":"Google Scholar","author":[{"family":"Blangiardo","given":"Marta"},{"family":"Cameletti","given":"Michela"},{"family":"Baio","given":"Gianluca"},{"family":"Rue","given":"Haavard"}],"issued":{"date-parts":[["2013"]]}},"label":"page"},{"id":15598,"uris":["http://zotero.org/users/40926/items/TZW3UNPS"],"uri":["http://zotero.org/users/40926/items/TZW3UNPS"],"itemData":{"id":15598,"type":"article-journal","title":"Bayesian computing with INLA: a review","container-title":"Annual Review of Statistics and Its Application","page":"395-421","volume":"4","issue":"1","source":"Annual Reviews","abstract":"The key operation in Bayesian inference is to compute high-dimensional integrals. An old approximate technique is the Laplace method or approximation, which dates back to Pierre-Simon Laplace (1774). This simple idea approximates the integrand with a second-order Taylor expansion around the mode and computes the integral analytically. By developing a nested version of this classical idea, combined with modern numerical techniques for sparse matrices, we obtain the approach of integrated nested Laplace approximations (INLA) to do approximate Bayesian inference for latent Gaussian models (LGMs). LGMs represent an important model abstraction for Bayesian inference and include a large proportion of the statistical models used today. In this review, we discuss the reasons for the success of the INLA approach, the R-INLA package, why it is so accurate, why the approximations are very quick to compute, and why LGMs make such a useful concept for Bayesian computing.","DOI":"10.1146/annurev-statistics-060116-054045","shortTitle":"Bayesian Computing with INLA","author":[{"family":"Rue","given":"Håvard"},{"family":"Riebler","given":"Andrea"},{"family":"Sørbye","given":"Sigrunn H."},{"family":"Illian","given":"Janine B."},{"family":"Simpson","given":"Daniel P."},{"family":"Lindgren","given":"Finn K."}],"issued":{"date-parts":[["2017"]]}},"label":"page"}],"schema":"https://github.com/citation-style-language/schema/raw/master/csl-citation.json"} </w:instrText>
      </w:r>
      <w:r w:rsidR="00BA0E7B">
        <w:rPr>
          <w:rFonts w:ascii="Times New Roman" w:hAnsi="Times New Roman" w:cs="Times New Roman"/>
        </w:rPr>
        <w:fldChar w:fldCharType="separate"/>
      </w:r>
      <w:r w:rsidR="00BA0E7B" w:rsidRPr="00BA0E7B">
        <w:rPr>
          <w:rFonts w:ascii="Times New Roman" w:hAnsi="Times New Roman" w:cs="Times New Roman"/>
        </w:rPr>
        <w:t>(Blangiardo et al. 2013, Rue et al. 2017)</w:t>
      </w:r>
      <w:r w:rsidR="00BA0E7B">
        <w:rPr>
          <w:rFonts w:ascii="Times New Roman" w:hAnsi="Times New Roman" w:cs="Times New Roman"/>
        </w:rPr>
        <w:fldChar w:fldCharType="end"/>
      </w:r>
      <w:r w:rsidR="00BA0E7B">
        <w:rPr>
          <w:rFonts w:ascii="Times New Roman" w:hAnsi="Times New Roman" w:cs="Times New Roman"/>
        </w:rPr>
        <w:t xml:space="preserve">. This was possible for the model used in this analysis. However, this would not have been possible had we chosen to use the effort-correction function developed by Link and Sauer </w:t>
      </w:r>
      <w:r w:rsidR="00BA0E7B">
        <w:rPr>
          <w:rFonts w:ascii="Times New Roman" w:hAnsi="Times New Roman" w:cs="Times New Roman"/>
        </w:rPr>
        <w:fldChar w:fldCharType="begin"/>
      </w:r>
      <w:r w:rsidR="0042704C">
        <w:rPr>
          <w:rFonts w:ascii="Times New Roman" w:hAnsi="Times New Roman" w:cs="Times New Roman"/>
        </w:rPr>
        <w:instrText xml:space="preserve"> ADDIN ZOTERO_ITEM CSL_CITATION {"citationID":"Ue9FA1MN","properties":{"formattedCitation":"(1999, 2006)","plainCitation":"(1999, 2006)","noteIndex":0},"citationItems":[{"id":15669,"uris":["http://zotero.org/users/40926/items/R4CJRMTX"],"uri":["http://zotero.org/users/40926/items/R4CJRMTX"],"itemData":{"id":15669,"type":"article-journal","title":"Controlling for varying effort in count surveys: an analysis of Christmas Bird Count data","container-title":"Journal of Agricultural, Biological, and Environmental Statistics","page":"116–125","volume":"4","issue":"2","source":"Google Scholar","shortTitle":"Controlling for varying effort in count surveys","author":[{"family":"Link","given":"William A."},{"family":"Sauer","given":"John R."}],"issued":{"date-parts":[["1999"]]}},"label":"page","suppress-author":true},{"id":15671,"uris":["http://zotero.org/users/40926/items/DIMKAAAW"],"uri":["http://zotero.org/users/40926/items/DIMKAAAW"],"itemData":{"id":15671,"type":"article-journal","title":"A hierarchical model for regional analysis of population change using Christmas Bird Count data, with application to the American Black Duck","container-title":"The Condor","page":"13–24","volume":"108","issue":"1","source":"Google Scholar","author":[{"family":"Link","given":"William A."},{"family":"Sauer","given":"John R."},{"family":"Niven","given":"Daniel K."}],"issued":{"date-parts":[["2006"]]}},"label":"page","suppress-author":true}],"schema":"https://github.com/citation-style-language/schema/raw/master/csl-citation.json"} </w:instrText>
      </w:r>
      <w:r w:rsidR="00BA0E7B">
        <w:rPr>
          <w:rFonts w:ascii="Times New Roman" w:hAnsi="Times New Roman" w:cs="Times New Roman"/>
        </w:rPr>
        <w:fldChar w:fldCharType="separate"/>
      </w:r>
      <w:r w:rsidR="0042704C" w:rsidRPr="0042704C">
        <w:rPr>
          <w:rFonts w:ascii="Times New Roman" w:hAnsi="Times New Roman" w:cs="Times New Roman"/>
        </w:rPr>
        <w:t>(1999, 2006)</w:t>
      </w:r>
      <w:r w:rsidR="00BA0E7B">
        <w:rPr>
          <w:rFonts w:ascii="Times New Roman" w:hAnsi="Times New Roman" w:cs="Times New Roman"/>
        </w:rPr>
        <w:fldChar w:fldCharType="end"/>
      </w:r>
      <w:r w:rsidR="00BA0E7B">
        <w:rPr>
          <w:rFonts w:ascii="Times New Roman" w:hAnsi="Times New Roman" w:cs="Times New Roman"/>
        </w:rPr>
        <w:t xml:space="preserve"> and used </w:t>
      </w:r>
      <w:r w:rsidR="0042704C">
        <w:rPr>
          <w:rFonts w:ascii="Times New Roman" w:hAnsi="Times New Roman" w:cs="Times New Roman"/>
        </w:rPr>
        <w:t>in</w:t>
      </w:r>
      <w:r w:rsidR="00BA0E7B">
        <w:rPr>
          <w:rFonts w:ascii="Times New Roman" w:hAnsi="Times New Roman" w:cs="Times New Roman"/>
        </w:rPr>
        <w:t xml:space="preserve"> the standard analysis </w:t>
      </w:r>
      <w:r w:rsidR="00BA0E7B">
        <w:rPr>
          <w:rFonts w:ascii="Times New Roman" w:hAnsi="Times New Roman" w:cs="Times New Roman"/>
        </w:rPr>
        <w:fldChar w:fldCharType="begin"/>
      </w:r>
      <w:r w:rsidR="00BA0E7B">
        <w:rPr>
          <w:rFonts w:ascii="Times New Roman" w:hAnsi="Times New Roman" w:cs="Times New Roman"/>
        </w:rPr>
        <w:instrText xml:space="preserve"> ADDIN ZOTERO_ITEM CSL_CITATION {"citationID":"UfErWkZz","properties":{"formattedCitation":"(Soykan et al. 2016)","plainCitation":"(Soykan et al. 2016)","noteIndex":0},"citationItems":[{"id":15763,"uris":["http://zotero.org/users/40926/items/V85U6RZV"],"uri":["http://zotero.org/users/40926/items/V85U6RZV"],"itemData":{"id":15763,"type":"article-journal","title":"Population trends for North American winter birds based on hierarchical models","container-title":"Ecosphere","page":"e01351","volume":"7","issue":"5","source":"Google Scholar","author":[{"family":"Soykan","given":"Candan U."},{"family":"Sauer","given":"John"},{"family":"Schuetz","given":"Justin G."},{"family":"LeBaron","given":"Geoffrey S."},{"family":"Dale","given":"Kathy"},{"family":"Langham","given":"Gary M."}],"issued":{"date-parts":[["2016"]]}}}],"schema":"https://github.com/citation-style-language/schema/raw/master/csl-citation.json"} </w:instrText>
      </w:r>
      <w:r w:rsidR="00BA0E7B">
        <w:rPr>
          <w:rFonts w:ascii="Times New Roman" w:hAnsi="Times New Roman" w:cs="Times New Roman"/>
        </w:rPr>
        <w:fldChar w:fldCharType="separate"/>
      </w:r>
      <w:r w:rsidR="00BA0E7B" w:rsidRPr="00BA0E7B">
        <w:rPr>
          <w:rFonts w:ascii="Times New Roman" w:hAnsi="Times New Roman" w:cs="Times New Roman"/>
        </w:rPr>
        <w:t>(Soykan et al. 2016)</w:t>
      </w:r>
      <w:r w:rsidR="00BA0E7B">
        <w:rPr>
          <w:rFonts w:ascii="Times New Roman" w:hAnsi="Times New Roman" w:cs="Times New Roman"/>
        </w:rPr>
        <w:fldChar w:fldCharType="end"/>
      </w:r>
      <w:r w:rsidR="00824247">
        <w:rPr>
          <w:rFonts w:ascii="Times New Roman" w:hAnsi="Times New Roman" w:cs="Times New Roman"/>
        </w:rPr>
        <w:t xml:space="preserve">.  </w:t>
      </w:r>
      <w:r w:rsidR="0042704C">
        <w:rPr>
          <w:rFonts w:ascii="Times New Roman" w:hAnsi="Times New Roman" w:cs="Times New Roman"/>
        </w:rPr>
        <w:t>Here, w</w:t>
      </w:r>
      <w:r w:rsidR="007861A1">
        <w:rPr>
          <w:rFonts w:ascii="Times New Roman" w:hAnsi="Times New Roman" w:cs="Times New Roman"/>
        </w:rPr>
        <w:t xml:space="preserve">e </w:t>
      </w:r>
      <w:r w:rsidR="00BA0E7B">
        <w:rPr>
          <w:rFonts w:ascii="Times New Roman" w:hAnsi="Times New Roman" w:cs="Times New Roman"/>
        </w:rPr>
        <w:t>used</w:t>
      </w:r>
      <w:r w:rsidR="00F503D0">
        <w:rPr>
          <w:rFonts w:ascii="Times New Roman" w:hAnsi="Times New Roman" w:cs="Times New Roman"/>
        </w:rPr>
        <w:t xml:space="preserve"> </w:t>
      </w:r>
      <w:r w:rsidR="0042704C">
        <w:rPr>
          <w:rFonts w:ascii="Times New Roman" w:hAnsi="Times New Roman" w:cs="Times New Roman"/>
        </w:rPr>
        <w:t>a</w:t>
      </w:r>
      <w:r w:rsidR="007861A1">
        <w:rPr>
          <w:rFonts w:ascii="Times New Roman" w:hAnsi="Times New Roman" w:cs="Times New Roman"/>
        </w:rPr>
        <w:t xml:space="preserve"> </w:t>
      </w:r>
      <w:r w:rsidR="009072D6">
        <w:rPr>
          <w:rFonts w:ascii="Times New Roman" w:hAnsi="Times New Roman" w:cs="Times New Roman"/>
        </w:rPr>
        <w:t>single-</w:t>
      </w:r>
      <w:r w:rsidR="007861A1">
        <w:rPr>
          <w:rFonts w:ascii="Times New Roman" w:hAnsi="Times New Roman" w:cs="Times New Roman"/>
        </w:rPr>
        <w:t>parameter</w:t>
      </w:r>
      <w:r w:rsidR="00BA0E7B">
        <w:rPr>
          <w:rFonts w:ascii="Times New Roman" w:hAnsi="Times New Roman" w:cs="Times New Roman"/>
        </w:rPr>
        <w:t>,</w:t>
      </w:r>
      <w:r w:rsidR="007861A1">
        <w:rPr>
          <w:rFonts w:ascii="Times New Roman" w:hAnsi="Times New Roman" w:cs="Times New Roman"/>
        </w:rPr>
        <w:t xml:space="preserve"> </w:t>
      </w:r>
      <w:r w:rsidR="009072D6">
        <w:rPr>
          <w:rFonts w:ascii="Times New Roman" w:hAnsi="Times New Roman" w:cs="Times New Roman"/>
        </w:rPr>
        <w:t>power-</w:t>
      </w:r>
      <w:r w:rsidR="007861A1">
        <w:rPr>
          <w:rFonts w:ascii="Times New Roman" w:hAnsi="Times New Roman" w:cs="Times New Roman"/>
        </w:rPr>
        <w:t>law</w:t>
      </w:r>
      <w:r w:rsidR="00D86C0E">
        <w:rPr>
          <w:rFonts w:ascii="Times New Roman" w:hAnsi="Times New Roman" w:cs="Times New Roman"/>
        </w:rPr>
        <w:t xml:space="preserve"> function for effort correction</w:t>
      </w:r>
      <w:r w:rsidR="007861A1">
        <w:rPr>
          <w:rFonts w:ascii="Times New Roman" w:hAnsi="Times New Roman" w:cs="Times New Roman"/>
        </w:rPr>
        <w:t xml:space="preserve"> </w:t>
      </w:r>
      <w:r w:rsidR="00824247">
        <w:rPr>
          <w:rFonts w:ascii="Times New Roman" w:hAnsi="Times New Roman" w:cs="Times New Roman"/>
        </w:rPr>
        <w:t>because</w:t>
      </w:r>
      <w:r w:rsidR="007861A1">
        <w:rPr>
          <w:rFonts w:ascii="Times New Roman" w:hAnsi="Times New Roman" w:cs="Times New Roman"/>
        </w:rPr>
        <w:t xml:space="preserve"> it </w:t>
      </w:r>
      <w:r w:rsidR="00BA0E7B">
        <w:rPr>
          <w:rFonts w:ascii="Times New Roman" w:hAnsi="Times New Roman" w:cs="Times New Roman"/>
        </w:rPr>
        <w:t>could</w:t>
      </w:r>
      <w:r w:rsidR="007861A1">
        <w:rPr>
          <w:rFonts w:ascii="Times New Roman" w:hAnsi="Times New Roman" w:cs="Times New Roman"/>
        </w:rPr>
        <w:t xml:space="preserve"> fit positive, negative, linear, increasing, and decreasing relationships</w:t>
      </w:r>
      <w:r w:rsidR="009072D6">
        <w:rPr>
          <w:rFonts w:ascii="Times New Roman" w:hAnsi="Times New Roman" w:cs="Times New Roman"/>
        </w:rPr>
        <w:t xml:space="preserve"> </w:t>
      </w:r>
      <w:r w:rsidR="009072D6">
        <w:rPr>
          <w:rFonts w:ascii="Times New Roman" w:hAnsi="Times New Roman" w:cs="Times New Roman"/>
        </w:rPr>
        <w:fldChar w:fldCharType="begin"/>
      </w:r>
      <w:r w:rsidR="00C2296C">
        <w:rPr>
          <w:rFonts w:ascii="Times New Roman" w:hAnsi="Times New Roman" w:cs="Times New Roman"/>
        </w:rPr>
        <w:instrText xml:space="preserve"> ADDIN ZOTERO_ITEM CSL_CITATION {"citationID":"JEMzQWK6","properties":{"formattedCitation":"(Butcher and McCulloch 1988)","plainCitation":"(Butcher and McCulloch 1988)","noteIndex":0},"citationItems":[{"id":15770,"uris":["http://zotero.org/users/40926/items/UKW8PDZQ"],"uri":["http://zotero.org/users/40926/items/UKW8PDZQ"],"itemData":{"id":15770,"type":"chapter","title":"The influence of observer effort on the number of individual birds recorded on Christmas Bird Counts","container-title":"Survey Designs and Statistical Methods for the Estimation of Avian Population Trends","collection-title":"Biological Report","collection-number":"90","publisher":"US Fish and Wildlife Service","page":"120-129","source":"Google Scholar","author":[{"family":"Butcher","given":"Gregory S."},{"family":"McCulloch","given":"Charles E."}],"editor":[{"literal":"Sauer, J. R."},{"literal":"Droege, S."}],"issued":{"date-parts":[["1988"]]}}}],"schema":"https://github.com/citation-style-language/schema/raw/master/csl-citation.json"} </w:instrText>
      </w:r>
      <w:r w:rsidR="009072D6">
        <w:rPr>
          <w:rFonts w:ascii="Times New Roman" w:hAnsi="Times New Roman" w:cs="Times New Roman"/>
        </w:rPr>
        <w:fldChar w:fldCharType="separate"/>
      </w:r>
      <w:r w:rsidR="00C2296C" w:rsidRPr="00C2296C">
        <w:rPr>
          <w:rFonts w:ascii="Times New Roman" w:hAnsi="Times New Roman" w:cs="Times New Roman"/>
        </w:rPr>
        <w:t>(Butcher and McCulloch 1988)</w:t>
      </w:r>
      <w:r w:rsidR="009072D6">
        <w:rPr>
          <w:rFonts w:ascii="Times New Roman" w:hAnsi="Times New Roman" w:cs="Times New Roman"/>
        </w:rPr>
        <w:fldChar w:fldCharType="end"/>
      </w:r>
      <w:r w:rsidR="009072D6">
        <w:rPr>
          <w:rFonts w:ascii="Times New Roman" w:hAnsi="Times New Roman" w:cs="Times New Roman"/>
        </w:rPr>
        <w:t xml:space="preserve"> </w:t>
      </w:r>
      <w:r w:rsidR="00824247">
        <w:rPr>
          <w:rFonts w:ascii="Times New Roman" w:hAnsi="Times New Roman" w:cs="Times New Roman"/>
        </w:rPr>
        <w:t xml:space="preserve">and was easily </w:t>
      </w:r>
      <w:r w:rsidR="00A55DBB">
        <w:rPr>
          <w:rFonts w:ascii="Times New Roman" w:hAnsi="Times New Roman" w:cs="Times New Roman"/>
        </w:rPr>
        <w:t>built</w:t>
      </w:r>
      <w:r w:rsidR="00824247">
        <w:rPr>
          <w:rFonts w:ascii="Times New Roman" w:hAnsi="Times New Roman" w:cs="Times New Roman"/>
        </w:rPr>
        <w:t xml:space="preserve"> into a latent Gaussian </w:t>
      </w:r>
      <w:r w:rsidR="009072D6">
        <w:rPr>
          <w:rFonts w:ascii="Times New Roman" w:hAnsi="Times New Roman" w:cs="Times New Roman"/>
        </w:rPr>
        <w:t>model</w:t>
      </w:r>
      <w:r w:rsidR="00F503D0">
        <w:rPr>
          <w:rFonts w:ascii="Times New Roman" w:hAnsi="Times New Roman" w:cs="Times New Roman"/>
        </w:rPr>
        <w:t>.  In contrast, the effort-</w:t>
      </w:r>
      <w:r w:rsidR="00824247">
        <w:rPr>
          <w:rFonts w:ascii="Times New Roman" w:hAnsi="Times New Roman" w:cs="Times New Roman"/>
        </w:rPr>
        <w:t>correction function used for the standard approach is a</w:t>
      </w:r>
      <w:r w:rsidR="007861A1">
        <w:rPr>
          <w:rFonts w:ascii="Times New Roman" w:hAnsi="Times New Roman" w:cs="Times New Roman"/>
        </w:rPr>
        <w:t xml:space="preserve"> </w:t>
      </w:r>
      <w:r w:rsidR="009072D6">
        <w:rPr>
          <w:rFonts w:ascii="Times New Roman" w:hAnsi="Times New Roman" w:cs="Times New Roman"/>
        </w:rPr>
        <w:t>two-</w:t>
      </w:r>
      <w:r w:rsidR="007861A1">
        <w:rPr>
          <w:rFonts w:ascii="Times New Roman" w:hAnsi="Times New Roman" w:cs="Times New Roman"/>
        </w:rPr>
        <w:t xml:space="preserve">parameter </w:t>
      </w:r>
      <w:r w:rsidR="009072D6">
        <w:rPr>
          <w:rFonts w:ascii="Times New Roman" w:hAnsi="Times New Roman" w:cs="Times New Roman"/>
        </w:rPr>
        <w:t>non</w:t>
      </w:r>
      <w:r w:rsidR="007861A1">
        <w:rPr>
          <w:rFonts w:ascii="Times New Roman" w:hAnsi="Times New Roman" w:cs="Times New Roman"/>
        </w:rPr>
        <w:t>linear function</w:t>
      </w:r>
      <w:r w:rsidR="00824247">
        <w:rPr>
          <w:rFonts w:ascii="Times New Roman" w:hAnsi="Times New Roman" w:cs="Times New Roman"/>
        </w:rPr>
        <w:t>,</w:t>
      </w:r>
      <w:r w:rsidR="007861A1">
        <w:rPr>
          <w:rFonts w:ascii="Times New Roman" w:hAnsi="Times New Roman" w:cs="Times New Roman"/>
        </w:rPr>
        <w:t xml:space="preserve"> </w:t>
      </w:r>
      <w:r w:rsidR="00824247">
        <w:rPr>
          <w:rFonts w:ascii="Times New Roman" w:hAnsi="Times New Roman" w:cs="Times New Roman"/>
        </w:rPr>
        <w:t xml:space="preserve">which is more flexible and </w:t>
      </w:r>
      <w:r w:rsidR="00883A30">
        <w:rPr>
          <w:rFonts w:ascii="Times New Roman" w:hAnsi="Times New Roman" w:cs="Times New Roman"/>
        </w:rPr>
        <w:t xml:space="preserve">so </w:t>
      </w:r>
      <w:r w:rsidR="00A55DBB">
        <w:rPr>
          <w:rFonts w:ascii="Times New Roman" w:hAnsi="Times New Roman" w:cs="Times New Roman"/>
        </w:rPr>
        <w:t>will better-</w:t>
      </w:r>
      <w:r w:rsidR="007861A1">
        <w:rPr>
          <w:rFonts w:ascii="Times New Roman" w:hAnsi="Times New Roman" w:cs="Times New Roman"/>
        </w:rPr>
        <w:t xml:space="preserve">fit relationships </w:t>
      </w:r>
      <w:r w:rsidR="00824247">
        <w:rPr>
          <w:rFonts w:ascii="Times New Roman" w:hAnsi="Times New Roman" w:cs="Times New Roman"/>
        </w:rPr>
        <w:t>that come to a rapid asymptote.</w:t>
      </w:r>
      <w:r w:rsidR="0042704C">
        <w:rPr>
          <w:rFonts w:ascii="Times New Roman" w:hAnsi="Times New Roman" w:cs="Times New Roman"/>
        </w:rPr>
        <w:t xml:space="preserve"> Ideally, we would have </w:t>
      </w:r>
      <w:r w:rsidR="009935F8">
        <w:rPr>
          <w:rFonts w:ascii="Times New Roman" w:hAnsi="Times New Roman" w:cs="Times New Roman"/>
        </w:rPr>
        <w:t>tools for rapid analysis of</w:t>
      </w:r>
      <w:r w:rsidR="0042704C">
        <w:rPr>
          <w:rFonts w:ascii="Times New Roman" w:hAnsi="Times New Roman" w:cs="Times New Roman"/>
        </w:rPr>
        <w:t xml:space="preserve"> spatial statistical model</w:t>
      </w:r>
      <w:r w:rsidR="009935F8">
        <w:rPr>
          <w:rFonts w:ascii="Times New Roman" w:hAnsi="Times New Roman" w:cs="Times New Roman"/>
        </w:rPr>
        <w:t>s</w:t>
      </w:r>
      <w:r w:rsidR="0042704C">
        <w:rPr>
          <w:rFonts w:ascii="Times New Roman" w:hAnsi="Times New Roman" w:cs="Times New Roman"/>
        </w:rPr>
        <w:t xml:space="preserve"> </w:t>
      </w:r>
      <w:r w:rsidR="009935F8">
        <w:rPr>
          <w:rFonts w:ascii="Times New Roman" w:hAnsi="Times New Roman" w:cs="Times New Roman"/>
        </w:rPr>
        <w:t>that incorporate the standard</w:t>
      </w:r>
      <w:r w:rsidR="0042704C">
        <w:rPr>
          <w:rFonts w:ascii="Times New Roman" w:hAnsi="Times New Roman" w:cs="Times New Roman"/>
        </w:rPr>
        <w:t xml:space="preserve"> effort-correction function. </w:t>
      </w:r>
      <w:r w:rsidR="009935F8">
        <w:rPr>
          <w:rFonts w:ascii="Times New Roman" w:hAnsi="Times New Roman" w:cs="Times New Roman"/>
        </w:rPr>
        <w:t xml:space="preserve">In this choose-two situation, </w:t>
      </w:r>
      <w:r w:rsidR="0042704C">
        <w:rPr>
          <w:rFonts w:ascii="Times New Roman" w:hAnsi="Times New Roman" w:cs="Times New Roman"/>
        </w:rPr>
        <w:t xml:space="preserve">we </w:t>
      </w:r>
      <w:r w:rsidR="009935F8">
        <w:rPr>
          <w:rFonts w:ascii="Times New Roman" w:hAnsi="Times New Roman" w:cs="Times New Roman"/>
        </w:rPr>
        <w:t xml:space="preserve">erred towards rapid analysis of </w:t>
      </w:r>
      <w:r w:rsidR="0042704C">
        <w:rPr>
          <w:rFonts w:ascii="Times New Roman" w:hAnsi="Times New Roman" w:cs="Times New Roman"/>
        </w:rPr>
        <w:t>a spatial model with the simpler</w:t>
      </w:r>
      <w:r w:rsidR="003E0990">
        <w:rPr>
          <w:rFonts w:ascii="Times New Roman" w:hAnsi="Times New Roman" w:cs="Times New Roman"/>
        </w:rPr>
        <w:t xml:space="preserve"> effort-</w:t>
      </w:r>
      <w:r w:rsidR="009935F8">
        <w:rPr>
          <w:rFonts w:ascii="Times New Roman" w:hAnsi="Times New Roman" w:cs="Times New Roman"/>
        </w:rPr>
        <w:t xml:space="preserve">correction function, </w:t>
      </w:r>
      <w:r w:rsidR="0042704C">
        <w:rPr>
          <w:rFonts w:ascii="Times New Roman" w:hAnsi="Times New Roman" w:cs="Times New Roman"/>
        </w:rPr>
        <w:t xml:space="preserve">because it allowed for more robust, if </w:t>
      </w:r>
      <w:r w:rsidR="00883A30">
        <w:rPr>
          <w:rFonts w:ascii="Times New Roman" w:hAnsi="Times New Roman" w:cs="Times New Roman"/>
        </w:rPr>
        <w:t>occasionally</w:t>
      </w:r>
      <w:r w:rsidR="00A55DBB">
        <w:rPr>
          <w:rFonts w:ascii="Times New Roman" w:hAnsi="Times New Roman" w:cs="Times New Roman"/>
        </w:rPr>
        <w:t xml:space="preserve"> </w:t>
      </w:r>
      <w:r w:rsidR="0042704C">
        <w:rPr>
          <w:rFonts w:ascii="Times New Roman" w:hAnsi="Times New Roman" w:cs="Times New Roman"/>
        </w:rPr>
        <w:t>slightly biased</w:t>
      </w:r>
      <w:r w:rsidR="00A55DBB">
        <w:rPr>
          <w:rFonts w:ascii="Times New Roman" w:hAnsi="Times New Roman" w:cs="Times New Roman"/>
        </w:rPr>
        <w:t xml:space="preserve"> </w:t>
      </w:r>
      <w:r w:rsidR="00A55DBB">
        <w:rPr>
          <w:rFonts w:ascii="Times New Roman" w:hAnsi="Times New Roman" w:cs="Times New Roman"/>
        </w:rPr>
        <w:fldChar w:fldCharType="begin"/>
      </w:r>
      <w:r w:rsidR="00A55DBB">
        <w:rPr>
          <w:rFonts w:ascii="Times New Roman" w:hAnsi="Times New Roman" w:cs="Times New Roman"/>
        </w:rPr>
        <w:instrText xml:space="preserve"> ADDIN ZOTERO_ITEM CSL_CITATION {"citationID":"0STinONU","properties":{"formattedCitation":"(Link and Sauer 1999)","plainCitation":"(Link and Sauer 1999)","noteIndex":0},"citationItems":[{"id":15669,"uris":["http://zotero.org/users/40926/items/R4CJRMTX"],"uri":["http://zotero.org/users/40926/items/R4CJRMTX"],"itemData":{"id":15669,"type":"article-journal","title":"Controlling for varying effort in count surveys: an analysis of Christmas Bird Count data","container-title":"Journal of Agricultural, Biological, and Environmental Statistics","page":"116–125","volume":"4","issue":"2","source":"Google Scholar","shortTitle":"Controlling for varying effort in count surveys","author":[{"family":"Link","given":"William A."},{"family":"Sauer","given":"John R."}],"issued":{"date-parts":[["1999"]]}}}],"schema":"https://github.com/citation-style-language/schema/raw/master/csl-citation.json"} </w:instrText>
      </w:r>
      <w:r w:rsidR="00A55DBB">
        <w:rPr>
          <w:rFonts w:ascii="Times New Roman" w:hAnsi="Times New Roman" w:cs="Times New Roman"/>
        </w:rPr>
        <w:fldChar w:fldCharType="separate"/>
      </w:r>
      <w:r w:rsidR="00A55DBB" w:rsidRPr="00A55DBB">
        <w:rPr>
          <w:rFonts w:ascii="Times New Roman" w:hAnsi="Times New Roman" w:cs="Times New Roman"/>
        </w:rPr>
        <w:t>(Link and Sauer 1999)</w:t>
      </w:r>
      <w:r w:rsidR="00A55DBB">
        <w:rPr>
          <w:rFonts w:ascii="Times New Roman" w:hAnsi="Times New Roman" w:cs="Times New Roman"/>
        </w:rPr>
        <w:fldChar w:fldCharType="end"/>
      </w:r>
      <w:r w:rsidR="0042704C">
        <w:rPr>
          <w:rFonts w:ascii="Times New Roman" w:hAnsi="Times New Roman" w:cs="Times New Roman"/>
        </w:rPr>
        <w:t>, estimate</w:t>
      </w:r>
      <w:r w:rsidR="00D86C0E">
        <w:rPr>
          <w:rFonts w:ascii="Times New Roman" w:hAnsi="Times New Roman" w:cs="Times New Roman"/>
        </w:rPr>
        <w:t>s</w:t>
      </w:r>
      <w:r w:rsidR="0042704C">
        <w:rPr>
          <w:rFonts w:ascii="Times New Roman" w:hAnsi="Times New Roman" w:cs="Times New Roman"/>
        </w:rPr>
        <w:t xml:space="preserve"> of the effort effect in regions where information </w:t>
      </w:r>
      <w:r w:rsidR="009935F8">
        <w:rPr>
          <w:rFonts w:ascii="Times New Roman" w:hAnsi="Times New Roman" w:cs="Times New Roman"/>
        </w:rPr>
        <w:t>w</w:t>
      </w:r>
      <w:r w:rsidR="0042704C">
        <w:rPr>
          <w:rFonts w:ascii="Times New Roman" w:hAnsi="Times New Roman" w:cs="Times New Roman"/>
        </w:rPr>
        <w:t xml:space="preserve">as sparse.  </w:t>
      </w:r>
      <w:r w:rsidR="009935F8">
        <w:rPr>
          <w:rFonts w:ascii="Times New Roman" w:hAnsi="Times New Roman" w:cs="Times New Roman"/>
        </w:rPr>
        <w:t xml:space="preserve">Robust estimates of effort effects are particularly </w:t>
      </w:r>
      <w:r w:rsidR="00883A30">
        <w:rPr>
          <w:rFonts w:ascii="Times New Roman" w:hAnsi="Times New Roman" w:cs="Times New Roman"/>
        </w:rPr>
        <w:t>critical</w:t>
      </w:r>
      <w:r w:rsidR="009935F8">
        <w:rPr>
          <w:rFonts w:ascii="Times New Roman" w:hAnsi="Times New Roman" w:cs="Times New Roman"/>
        </w:rPr>
        <w:t xml:space="preserve"> when generating trends from CBC data, as count effort varies widely across time and space </w:t>
      </w:r>
      <w:r w:rsidR="009935F8">
        <w:rPr>
          <w:rFonts w:ascii="Times New Roman" w:hAnsi="Times New Roman" w:cs="Times New Roman"/>
        </w:rPr>
        <w:fldChar w:fldCharType="begin"/>
      </w:r>
      <w:r w:rsidR="00A55DBB">
        <w:rPr>
          <w:rFonts w:ascii="Times New Roman" w:hAnsi="Times New Roman" w:cs="Times New Roman"/>
        </w:rPr>
        <w:instrText xml:space="preserve"> ADDIN ZOTERO_ITEM CSL_CITATION {"citationID":"jHuOSG1x","properties":{"formattedCitation":"(Bock and Root 1981, Butcher et al. 1990, Dunn et al. 2005)","plainCitation":"(Bock and Root 1981, Butcher et al. 1990, Dunn et al. 2005)","noteIndex":0},"citationItems":[{"id":1086,"uris":["http://zotero.org/users/40926/items/TSPZG2C9"],"uri":["http://zotero.org/users/40926/items/TSPZG2C9"],"itemData":{"id":1086,"type":"article-journal","title":"The Christmas Bird Count and avian ecology","container-title":"Studies in Avian Biology","page":"17-23","volume":"6","author":[{"family":"Bock","given":"C. E."},{"family":"Root","given":"T. L."}],"issued":{"date-parts":[["1981"]]}},"label":"page"},{"id":15824,"uris":["http://zotero.org/users/40926/items/QIYNTDD7"],"uri":["http://zotero.org/users/40926/items/QIYNTDD7"],"itemData":{"id":15824,"type":"article-journal","title":"An evaluation of the Christmas Bird Count for monitoring population trends of selected species","container-title":"Wildlife Society Bulletin","page":"129–134","volume":"18","issue":"2","source":"Google Scholar","author":[{"family":"Butcher","given":"Gregory S."},{"family":"Fuller","given":"Mark R."},{"family":"McAllister","given":"Lynne S."},{"family":"Geissler","given":"Paul H."}],"issued":{"date-parts":[["1990"]]}},"label":"page"},{"id":15716,"uris":["http://zotero.org/users/40926/items/ITE32MJQ"],"uri":["http://zotero.org/users/40926/items/ITE32MJQ"],"itemData":{"id":15716,"type":"article-journal","title":"Enhancing the scientific value of the Christmas Bird Count","container-title":"The Auk","page":"338–346","volume":"122","issue":"1","source":"Google Scholar","author":[{"family":"Dunn","given":"Erica H."},{"family":"Francis","given":"Charles M."},{"family":"Blancher","given":"Peter J."},{"family":"Drennan","given":"Susan Roney"},{"family":"Howe","given":"Marshall A."},{"family":"Lepage","given":"Denis"},{"family":"Robbins","given":"Chandler S."},{"family":"Rosenberg","given":"Kenneth V."},{"family":"Sauer","given":"John R."},{"family":"Smith","given":"Kimberly G."}],"issued":{"date-parts":[["2005"]]}},"label":"page"}],"schema":"https://github.com/citation-style-language/schema/raw/master/csl-citation.json"} </w:instrText>
      </w:r>
      <w:r w:rsidR="009935F8">
        <w:rPr>
          <w:rFonts w:ascii="Times New Roman" w:hAnsi="Times New Roman" w:cs="Times New Roman"/>
        </w:rPr>
        <w:fldChar w:fldCharType="separate"/>
      </w:r>
      <w:r w:rsidR="00A55DBB" w:rsidRPr="00A55DBB">
        <w:rPr>
          <w:rFonts w:ascii="Times New Roman" w:hAnsi="Times New Roman" w:cs="Times New Roman"/>
        </w:rPr>
        <w:t>(Bock and Root 1981, Butcher et al. 1990, Dunn et al. 2005)</w:t>
      </w:r>
      <w:r w:rsidR="009935F8">
        <w:rPr>
          <w:rFonts w:ascii="Times New Roman" w:hAnsi="Times New Roman" w:cs="Times New Roman"/>
        </w:rPr>
        <w:fldChar w:fldCharType="end"/>
      </w:r>
      <w:r w:rsidR="009935F8">
        <w:rPr>
          <w:rFonts w:ascii="Times New Roman" w:hAnsi="Times New Roman" w:cs="Times New Roman"/>
        </w:rPr>
        <w:t>.</w:t>
      </w:r>
    </w:p>
    <w:p w14:paraId="53206BF2" w14:textId="33BCD30F" w:rsidR="00BE1458" w:rsidRDefault="007E51F8" w:rsidP="007E51F8">
      <w:pPr>
        <w:pStyle w:val="NoSpacing"/>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 We note that</w:t>
      </w:r>
      <w:r w:rsidR="003B578C">
        <w:rPr>
          <w:rFonts w:ascii="Times New Roman" w:eastAsiaTheme="minorEastAsia" w:hAnsi="Times New Roman" w:cs="Times New Roman"/>
        </w:rPr>
        <w:t xml:space="preserve"> </w:t>
      </w:r>
      <w:r w:rsidR="00F503D0">
        <w:rPr>
          <w:rFonts w:ascii="Times New Roman" w:hAnsi="Times New Roman" w:cs="Times New Roman"/>
        </w:rPr>
        <w:t xml:space="preserve">the SVC approach </w:t>
      </w:r>
      <w:r w:rsidR="003E0990">
        <w:rPr>
          <w:rFonts w:ascii="Times New Roman" w:hAnsi="Times New Roman" w:cs="Times New Roman"/>
        </w:rPr>
        <w:t xml:space="preserve">described here </w:t>
      </w:r>
      <w:r w:rsidR="00244BA0">
        <w:rPr>
          <w:rFonts w:ascii="Times New Roman" w:hAnsi="Times New Roman" w:cs="Times New Roman"/>
        </w:rPr>
        <w:t>differed</w:t>
      </w:r>
      <w:r w:rsidR="003B578C">
        <w:rPr>
          <w:rFonts w:ascii="Times New Roman" w:hAnsi="Times New Roman" w:cs="Times New Roman"/>
        </w:rPr>
        <w:t xml:space="preserve"> from the standard approach in that it </w:t>
      </w:r>
      <w:r w:rsidR="00F503D0">
        <w:rPr>
          <w:rFonts w:ascii="Times New Roman" w:hAnsi="Times New Roman" w:cs="Times New Roman"/>
        </w:rPr>
        <w:t xml:space="preserve">was </w:t>
      </w:r>
      <w:r w:rsidR="003B578C">
        <w:rPr>
          <w:rFonts w:ascii="Times New Roman" w:hAnsi="Times New Roman" w:cs="Times New Roman"/>
        </w:rPr>
        <w:t>optimized</w:t>
      </w:r>
      <w:r w:rsidR="00F503D0">
        <w:rPr>
          <w:rFonts w:ascii="Times New Roman" w:hAnsi="Times New Roman" w:cs="Times New Roman"/>
        </w:rPr>
        <w:t>, specifically, for computing long-term</w:t>
      </w:r>
      <w:r w:rsidR="00B04D21">
        <w:rPr>
          <w:rFonts w:ascii="Times New Roman" w:hAnsi="Times New Roman" w:cs="Times New Roman"/>
        </w:rPr>
        <w:t>,</w:t>
      </w:r>
      <w:r w:rsidR="00F503D0">
        <w:rPr>
          <w:rFonts w:ascii="Times New Roman" w:hAnsi="Times New Roman" w:cs="Times New Roman"/>
        </w:rPr>
        <w:t xml:space="preserve"> log-linear trends in relative abundance at fine spatial scales.  The emphasis on long-term</w:t>
      </w:r>
      <w:r w:rsidR="00B04D21">
        <w:rPr>
          <w:rFonts w:ascii="Times New Roman" w:hAnsi="Times New Roman" w:cs="Times New Roman"/>
        </w:rPr>
        <w:t>,</w:t>
      </w:r>
      <w:r w:rsidR="00F503D0">
        <w:rPr>
          <w:rFonts w:ascii="Times New Roman" w:hAnsi="Times New Roman" w:cs="Times New Roman"/>
        </w:rPr>
        <w:t xml:space="preserve"> log-linear trends was motivated by </w:t>
      </w:r>
      <w:r w:rsidR="00883A30">
        <w:rPr>
          <w:rFonts w:ascii="Times New Roman" w:hAnsi="Times New Roman" w:cs="Times New Roman"/>
        </w:rPr>
        <w:t>requests from</w:t>
      </w:r>
      <w:r w:rsidR="00F503D0">
        <w:rPr>
          <w:rFonts w:ascii="Times New Roman" w:hAnsi="Times New Roman" w:cs="Times New Roman"/>
        </w:rPr>
        <w:t xml:space="preserve"> resource managers</w:t>
      </w:r>
      <w:r w:rsidR="003B578C">
        <w:rPr>
          <w:rFonts w:ascii="Times New Roman" w:hAnsi="Times New Roman" w:cs="Times New Roman"/>
        </w:rPr>
        <w:t>,</w:t>
      </w:r>
      <w:r w:rsidR="00F503D0">
        <w:rPr>
          <w:rFonts w:ascii="Times New Roman" w:hAnsi="Times New Roman" w:cs="Times New Roman"/>
        </w:rPr>
        <w:t xml:space="preserve"> who desire simple summary statistics that reflect </w:t>
      </w:r>
      <w:r w:rsidR="003B578C">
        <w:rPr>
          <w:rFonts w:ascii="Times New Roman" w:hAnsi="Times New Roman" w:cs="Times New Roman"/>
        </w:rPr>
        <w:t>overall population status for</w:t>
      </w:r>
      <w:r w:rsidR="00F503D0">
        <w:rPr>
          <w:rFonts w:ascii="Times New Roman" w:hAnsi="Times New Roman" w:cs="Times New Roman"/>
        </w:rPr>
        <w:t xml:space="preserve"> </w:t>
      </w:r>
      <w:r w:rsidR="00860A83">
        <w:rPr>
          <w:rFonts w:ascii="Times New Roman" w:hAnsi="Times New Roman" w:cs="Times New Roman"/>
        </w:rPr>
        <w:t xml:space="preserve">many </w:t>
      </w:r>
      <w:r w:rsidR="00F503D0">
        <w:rPr>
          <w:rFonts w:ascii="Times New Roman" w:hAnsi="Times New Roman" w:cs="Times New Roman"/>
        </w:rPr>
        <w:t>species</w:t>
      </w:r>
      <w:r w:rsidR="00860A83">
        <w:rPr>
          <w:rFonts w:ascii="Times New Roman" w:hAnsi="Times New Roman" w:cs="Times New Roman"/>
        </w:rPr>
        <w:t xml:space="preserve"> </w:t>
      </w:r>
      <w:r w:rsidR="00860A83">
        <w:rPr>
          <w:rFonts w:ascii="Times New Roman" w:hAnsi="Times New Roman" w:cs="Times New Roman"/>
        </w:rPr>
        <w:fldChar w:fldCharType="begin"/>
      </w:r>
      <w:r w:rsidR="00E920E3">
        <w:rPr>
          <w:rFonts w:ascii="Times New Roman" w:hAnsi="Times New Roman" w:cs="Times New Roman"/>
        </w:rPr>
        <w:instrText xml:space="preserve"> ADDIN ZOTERO_ITEM CSL_CITATION {"citationID":"JOoYcb8T","properties":{"formattedCitation":"(Rosenberg et al. 2016, 2017)","plainCitation":"(Rosenberg et al. 2016, 2017)","noteIndex":0},"citationItems":[{"id":15779,"uris":["http://zotero.org/users/40926/items/P7TZXFWB"],"uri":["http://zotero.org/users/40926/items/P7TZXFWB"],"itemData":{"id":15779,"type":"report","title":"Partners in flight landbird conservation plan: 2016 revision for Canada and continental United States","publisher":"Partners in Flight Science Committee","page":"119","source":"Google Scholar","shortTitle":"Partners in flight landbird conservation plan","author":[{"family":"Rosenberg","given":"K. V."},{"family":"Kennedy","given":"J. A."},{"family":"Dettmers","given":"R."},{"family":"Ford","given":"R. P."},{"family":"Reynolds","given":"D."},{"family":"Alexander","given":"J. D."},{"family":"Beardmore","given":"C. J."},{"family":"Blancher","given":"P. J."},{"family":"Bogart","given":"R. E."},{"family":"Butcher","given":"G. S."}],"issued":{"date-parts":[["2016"]]}},"label":"page"},{"id":15838,"uris":["http://zotero.org/users/40926/items/HIWG9WFF"],"uri":["http://zotero.org/users/40926/items/HIWG9WFF"],"itemData":{"id":15838,"type":"article-journal","title":"Use of North American Breeding Bird Survey data in avian conservation assessments","container-title":"The Condor","page":"594–606","volume":"119","issue":"3","source":"Google Scholar","author":[{"family":"Rosenberg","given":"Kenneth V."},{"family":"Blancher","given":"Peter J."},{"family":"Stanton","given":"Jessica C."},{"family":"Panjabi","given":"Arvind O."}],"issued":{"date-parts":[["2017"]]}},"label":"page"}],"schema":"https://github.com/citation-style-language/schema/raw/master/csl-citation.json"} </w:instrText>
      </w:r>
      <w:r w:rsidR="00860A83">
        <w:rPr>
          <w:rFonts w:ascii="Times New Roman" w:hAnsi="Times New Roman" w:cs="Times New Roman"/>
        </w:rPr>
        <w:fldChar w:fldCharType="separate"/>
      </w:r>
      <w:r w:rsidR="00860A83" w:rsidRPr="00860A83">
        <w:rPr>
          <w:rFonts w:ascii="Times New Roman" w:hAnsi="Times New Roman" w:cs="Times New Roman"/>
        </w:rPr>
        <w:t>(Rosenberg et al. 2016, 2017)</w:t>
      </w:r>
      <w:r w:rsidR="00860A83">
        <w:rPr>
          <w:rFonts w:ascii="Times New Roman" w:hAnsi="Times New Roman" w:cs="Times New Roman"/>
        </w:rPr>
        <w:fldChar w:fldCharType="end"/>
      </w:r>
      <w:r w:rsidR="00F503D0">
        <w:rPr>
          <w:rFonts w:ascii="Times New Roman" w:hAnsi="Times New Roman" w:cs="Times New Roman"/>
        </w:rPr>
        <w:t>.  The emphasis on fine spat</w:t>
      </w:r>
      <w:r w:rsidR="00B04D21">
        <w:rPr>
          <w:rFonts w:ascii="Times New Roman" w:hAnsi="Times New Roman" w:cs="Times New Roman"/>
        </w:rPr>
        <w:t xml:space="preserve">ial resolution was motivated by </w:t>
      </w:r>
      <w:r w:rsidR="00F503D0">
        <w:rPr>
          <w:rFonts w:ascii="Times New Roman" w:hAnsi="Times New Roman" w:cs="Times New Roman"/>
        </w:rPr>
        <w:t>requests from</w:t>
      </w:r>
      <w:r w:rsidR="00B04D21">
        <w:rPr>
          <w:rFonts w:ascii="Times New Roman" w:hAnsi="Times New Roman" w:cs="Times New Roman"/>
        </w:rPr>
        <w:t>, both,</w:t>
      </w:r>
      <w:r w:rsidR="00F503D0">
        <w:rPr>
          <w:rFonts w:ascii="Times New Roman" w:hAnsi="Times New Roman" w:cs="Times New Roman"/>
        </w:rPr>
        <w:t xml:space="preserve"> researcher</w:t>
      </w:r>
      <w:r w:rsidR="00ED7731">
        <w:rPr>
          <w:rFonts w:ascii="Times New Roman" w:hAnsi="Times New Roman" w:cs="Times New Roman"/>
        </w:rPr>
        <w:t>s</w:t>
      </w:r>
      <w:r w:rsidR="00F503D0">
        <w:rPr>
          <w:rFonts w:ascii="Times New Roman" w:hAnsi="Times New Roman" w:cs="Times New Roman"/>
        </w:rPr>
        <w:t xml:space="preserve"> wishing to conduct research at </w:t>
      </w:r>
      <w:r w:rsidR="00860A83">
        <w:rPr>
          <w:rFonts w:ascii="Times New Roman" w:hAnsi="Times New Roman" w:cs="Times New Roman"/>
        </w:rPr>
        <w:t>relatively fine spatial scales</w:t>
      </w:r>
      <w:r w:rsidR="001C0838">
        <w:rPr>
          <w:rFonts w:ascii="Times New Roman" w:hAnsi="Times New Roman" w:cs="Times New Roman"/>
        </w:rPr>
        <w:t>,</w:t>
      </w:r>
      <w:r w:rsidR="00B04D21">
        <w:rPr>
          <w:rFonts w:ascii="Times New Roman" w:hAnsi="Times New Roman" w:cs="Times New Roman"/>
        </w:rPr>
        <w:t xml:space="preserve"> and </w:t>
      </w:r>
      <w:r w:rsidR="00883A30">
        <w:rPr>
          <w:rFonts w:ascii="Times New Roman" w:hAnsi="Times New Roman" w:cs="Times New Roman"/>
        </w:rPr>
        <w:t xml:space="preserve">Audubon </w:t>
      </w:r>
      <w:r w:rsidR="00B04D21">
        <w:rPr>
          <w:rFonts w:ascii="Times New Roman" w:hAnsi="Times New Roman" w:cs="Times New Roman"/>
        </w:rPr>
        <w:t>Christmas Bird Count volunteers</w:t>
      </w:r>
      <w:r w:rsidR="003E0990">
        <w:rPr>
          <w:rFonts w:ascii="Times New Roman" w:hAnsi="Times New Roman" w:cs="Times New Roman"/>
        </w:rPr>
        <w:t>,</w:t>
      </w:r>
      <w:r w:rsidR="00B04D21">
        <w:rPr>
          <w:rFonts w:ascii="Times New Roman" w:hAnsi="Times New Roman" w:cs="Times New Roman"/>
        </w:rPr>
        <w:t xml:space="preserve"> who wish to learn how bird numbers have changed </w:t>
      </w:r>
      <w:r w:rsidR="00860A83">
        <w:rPr>
          <w:rFonts w:ascii="Times New Roman" w:hAnsi="Times New Roman" w:cs="Times New Roman"/>
        </w:rPr>
        <w:t xml:space="preserve">over the years </w:t>
      </w:r>
      <w:r w:rsidR="00B04D21">
        <w:rPr>
          <w:rFonts w:ascii="Times New Roman" w:hAnsi="Times New Roman" w:cs="Times New Roman"/>
        </w:rPr>
        <w:t>in their local area.</w:t>
      </w:r>
      <w:r w:rsidR="00824247">
        <w:rPr>
          <w:rFonts w:ascii="Times New Roman" w:hAnsi="Times New Roman" w:cs="Times New Roman"/>
        </w:rPr>
        <w:t xml:space="preserve"> </w:t>
      </w:r>
      <w:r w:rsidR="00860A83">
        <w:rPr>
          <w:rFonts w:ascii="Times New Roman" w:hAnsi="Times New Roman" w:cs="Times New Roman"/>
        </w:rPr>
        <w:t xml:space="preserve">Given these two emphases, we </w:t>
      </w:r>
      <w:r w:rsidR="00860A83">
        <w:rPr>
          <w:rFonts w:ascii="Times New Roman" w:hAnsi="Times New Roman" w:cs="Times New Roman"/>
        </w:rPr>
        <w:lastRenderedPageBreak/>
        <w:t xml:space="preserve">did not incorporate additional model terms necessary for creating annual abundance indices. </w:t>
      </w:r>
      <w:r w:rsidR="00ED7731">
        <w:rPr>
          <w:rFonts w:ascii="Times New Roman" w:hAnsi="Times New Roman" w:cs="Times New Roman"/>
        </w:rPr>
        <w:t xml:space="preserve"> </w:t>
      </w:r>
      <w:r w:rsidR="003B578C">
        <w:rPr>
          <w:rFonts w:ascii="Times New Roman" w:hAnsi="Times New Roman" w:cs="Times New Roman"/>
        </w:rPr>
        <w:t xml:space="preserve">These indices are </w:t>
      </w:r>
      <w:r w:rsidR="003E0990">
        <w:rPr>
          <w:rFonts w:ascii="Times New Roman" w:hAnsi="Times New Roman" w:cs="Times New Roman"/>
        </w:rPr>
        <w:t>critical</w:t>
      </w:r>
      <w:r w:rsidR="003B578C">
        <w:rPr>
          <w:rFonts w:ascii="Times New Roman" w:hAnsi="Times New Roman" w:cs="Times New Roman"/>
        </w:rPr>
        <w:t xml:space="preserve"> for</w:t>
      </w:r>
      <w:r w:rsidR="003E0990">
        <w:rPr>
          <w:rFonts w:ascii="Times New Roman" w:hAnsi="Times New Roman" w:cs="Times New Roman"/>
        </w:rPr>
        <w:t xml:space="preserve"> those who wish to look beyond</w:t>
      </w:r>
      <w:r w:rsidR="003B578C">
        <w:rPr>
          <w:rFonts w:ascii="Times New Roman" w:hAnsi="Times New Roman" w:cs="Times New Roman"/>
        </w:rPr>
        <w:t xml:space="preserve"> single, long-term trends,</w:t>
      </w:r>
      <w:r w:rsidR="003E0990">
        <w:rPr>
          <w:rFonts w:ascii="Times New Roman" w:hAnsi="Times New Roman" w:cs="Times New Roman"/>
        </w:rPr>
        <w:t xml:space="preserve"> at</w:t>
      </w:r>
      <w:r w:rsidR="003B578C">
        <w:rPr>
          <w:rFonts w:ascii="Times New Roman" w:hAnsi="Times New Roman" w:cs="Times New Roman"/>
        </w:rPr>
        <w:t xml:space="preserve"> detailed time series that give more information about the nature of abundance changes</w:t>
      </w:r>
      <w:r w:rsidR="00630059">
        <w:rPr>
          <w:rFonts w:ascii="Times New Roman" w:hAnsi="Times New Roman" w:cs="Times New Roman"/>
        </w:rPr>
        <w:t xml:space="preserve"> </w:t>
      </w:r>
      <w:r w:rsidR="00630059">
        <w:rPr>
          <w:rFonts w:ascii="Times New Roman" w:hAnsi="Times New Roman" w:cs="Times New Roman"/>
        </w:rPr>
        <w:fldChar w:fldCharType="begin"/>
      </w:r>
      <w:r w:rsidR="00630059">
        <w:rPr>
          <w:rFonts w:ascii="Times New Roman" w:hAnsi="Times New Roman" w:cs="Times New Roman"/>
        </w:rPr>
        <w:instrText xml:space="preserve"> ADDIN ZOTERO_ITEM CSL_CITATION {"citationID":"d27lgXai","properties":{"formattedCitation":"(Sauer and Link 2002, 2011)","plainCitation":"(Sauer and Link 2002, 2011)","noteIndex":0},"citationItems":[{"id":15698,"uris":["http://zotero.org/users/40926/items/H5ZS2KRQ"],"uri":["http://zotero.org/users/40926/items/H5ZS2KRQ"],"itemData":{"id":15698,"type":"article-journal","title":"Using Christmas Bird Count data in analysis of population change","container-title":"American Birds","page":"10–14","source":"Google Scholar","author":[{"family":"Sauer","given":"John R."},{"family":"Link","given":"William A."}],"issued":{"date-parts":[["2002"]]}},"label":"page"},{"id":15673,"uris":["http://zotero.org/users/40926/items/UZGVAVM3"],"uri":["http://zotero.org/users/40926/items/UZGVAVM3"],"itemData":{"id":15673,"type":"article-journal","title":"Analysis of the North American Breeding Bird Survey using hierarchical models","container-title":"The Auk","page":"87–98","volume":"128","issue":"1","source":"Google Scholar","author":[{"family":"Sauer","given":"John R."},{"family":"Link","given":"William A."}],"issued":{"date-parts":[["2011"]]}},"label":"page"}],"schema":"https://github.com/citation-style-language/schema/raw/master/csl-citation.json"} </w:instrText>
      </w:r>
      <w:r w:rsidR="00630059">
        <w:rPr>
          <w:rFonts w:ascii="Times New Roman" w:hAnsi="Times New Roman" w:cs="Times New Roman"/>
        </w:rPr>
        <w:fldChar w:fldCharType="separate"/>
      </w:r>
      <w:r w:rsidR="00630059" w:rsidRPr="00630059">
        <w:rPr>
          <w:rFonts w:ascii="Times New Roman" w:hAnsi="Times New Roman" w:cs="Times New Roman"/>
        </w:rPr>
        <w:t>(Sauer and Link 2002, 2011)</w:t>
      </w:r>
      <w:r w:rsidR="00630059">
        <w:rPr>
          <w:rFonts w:ascii="Times New Roman" w:hAnsi="Times New Roman" w:cs="Times New Roman"/>
        </w:rPr>
        <w:fldChar w:fldCharType="end"/>
      </w:r>
      <w:r w:rsidR="003B578C">
        <w:rPr>
          <w:rFonts w:ascii="Times New Roman" w:hAnsi="Times New Roman" w:cs="Times New Roman"/>
        </w:rPr>
        <w:t xml:space="preserve">.  </w:t>
      </w:r>
      <w:r w:rsidR="00860A83">
        <w:rPr>
          <w:rFonts w:ascii="Times New Roman" w:hAnsi="Times New Roman" w:cs="Times New Roman"/>
        </w:rPr>
        <w:t xml:space="preserve">Creating these annual indices is done by adding an additional random effect per cell and year, and </w:t>
      </w:r>
      <w:r w:rsidR="00D86C0E">
        <w:rPr>
          <w:rFonts w:ascii="Times New Roman" w:hAnsi="Times New Roman" w:cs="Times New Roman"/>
        </w:rPr>
        <w:t>combining</w:t>
      </w:r>
      <w:r w:rsidR="00860A83">
        <w:rPr>
          <w:rFonts w:ascii="Times New Roman" w:hAnsi="Times New Roman" w:cs="Times New Roman"/>
        </w:rPr>
        <w:t xml:space="preserve"> these effects </w:t>
      </w:r>
      <w:r w:rsidR="00D86C0E">
        <w:rPr>
          <w:rFonts w:ascii="Times New Roman" w:hAnsi="Times New Roman" w:cs="Times New Roman"/>
        </w:rPr>
        <w:t>with</w:t>
      </w:r>
      <w:r w:rsidR="00860A83">
        <w:rPr>
          <w:rFonts w:ascii="Times New Roman" w:hAnsi="Times New Roman" w:cs="Times New Roman"/>
        </w:rPr>
        <w:t xml:space="preserve"> </w:t>
      </w:r>
      <m:oMath>
        <m:r>
          <w:rPr>
            <w:rFonts w:ascii="Cambria Math" w:hAnsi="Cambria Math" w:cs="Times New Roman"/>
          </w:rPr>
          <m:t>α</m:t>
        </m:r>
      </m:oMath>
      <w:r w:rsidR="00860A83">
        <w:rPr>
          <w:rFonts w:ascii="Times New Roman" w:eastAsiaTheme="minorEastAsia" w:hAnsi="Times New Roman" w:cs="Times New Roman"/>
        </w:rPr>
        <w:t xml:space="preserve"> </w:t>
      </w:r>
      <w:proofErr w:type="gramStart"/>
      <w:r w:rsidR="00860A83">
        <w:rPr>
          <w:rFonts w:ascii="Times New Roman" w:eastAsiaTheme="minorEastAsia" w:hAnsi="Times New Roman" w:cs="Times New Roman"/>
        </w:rPr>
        <w:t xml:space="preserve">and </w:t>
      </w:r>
      <w:proofErr w:type="gramEnd"/>
      <m:oMath>
        <m:r>
          <w:rPr>
            <w:rFonts w:ascii="Cambria Math" w:eastAsiaTheme="minorEastAsia" w:hAnsi="Cambria Math" w:cs="Times New Roman"/>
          </w:rPr>
          <m:t>τ</m:t>
        </m:r>
      </m:oMath>
      <w:r w:rsidR="00BE1458">
        <w:rPr>
          <w:rFonts w:ascii="Times New Roman" w:eastAsiaTheme="minorEastAsia" w:hAnsi="Times New Roman" w:cs="Times New Roman"/>
        </w:rPr>
        <w:t>. Adding this effect to the SVC model is easily done</w:t>
      </w:r>
      <w:r w:rsidR="003E0990">
        <w:rPr>
          <w:rFonts w:ascii="Times New Roman" w:eastAsiaTheme="minorEastAsia" w:hAnsi="Times New Roman" w:cs="Times New Roman"/>
        </w:rPr>
        <w:t xml:space="preserve"> in R-INLA.  </w:t>
      </w:r>
      <w:r w:rsidR="00ED7731">
        <w:rPr>
          <w:rFonts w:ascii="Times New Roman" w:eastAsiaTheme="minorEastAsia" w:hAnsi="Times New Roman" w:cs="Times New Roman"/>
        </w:rPr>
        <w:t>T</w:t>
      </w:r>
      <w:r w:rsidR="003E0990">
        <w:rPr>
          <w:rFonts w:ascii="Times New Roman" w:eastAsiaTheme="minorEastAsia" w:hAnsi="Times New Roman" w:cs="Times New Roman"/>
        </w:rPr>
        <w:t>his effect could be specified as exchangeable</w:t>
      </w:r>
      <w:r w:rsidR="001C0838">
        <w:rPr>
          <w:rFonts w:ascii="Times New Roman" w:eastAsiaTheme="minorEastAsia" w:hAnsi="Times New Roman" w:cs="Times New Roman"/>
        </w:rPr>
        <w:t>,</w:t>
      </w:r>
      <w:r w:rsidR="003E0990">
        <w:rPr>
          <w:rFonts w:ascii="Times New Roman" w:eastAsiaTheme="minorEastAsia" w:hAnsi="Times New Roman" w:cs="Times New Roman"/>
        </w:rPr>
        <w:t xml:space="preserve"> or have spatial or temporal structure.  </w:t>
      </w:r>
      <w:r w:rsidR="001C0838">
        <w:rPr>
          <w:rFonts w:ascii="Times New Roman" w:eastAsiaTheme="minorEastAsia" w:hAnsi="Times New Roman" w:cs="Times New Roman"/>
        </w:rPr>
        <w:t xml:space="preserve">For this dataset, preliminary trials showed that adding </w:t>
      </w:r>
      <w:r w:rsidR="00ED7731">
        <w:rPr>
          <w:rFonts w:ascii="Times New Roman" w:eastAsiaTheme="minorEastAsia" w:hAnsi="Times New Roman" w:cs="Times New Roman"/>
        </w:rPr>
        <w:t xml:space="preserve">an exchangeable effect </w:t>
      </w:r>
      <w:r w:rsidR="001C0838">
        <w:rPr>
          <w:rFonts w:ascii="Times New Roman" w:eastAsiaTheme="minorEastAsia" w:hAnsi="Times New Roman" w:cs="Times New Roman"/>
        </w:rPr>
        <w:t xml:space="preserve">to the </w:t>
      </w:r>
      <w:r w:rsidR="008F2D46">
        <w:rPr>
          <w:rFonts w:ascii="Times New Roman" w:eastAsiaTheme="minorEastAsia" w:hAnsi="Times New Roman" w:cs="Times New Roman"/>
        </w:rPr>
        <w:t>model increased computing time to</w:t>
      </w:r>
      <w:r w:rsidR="001C0838">
        <w:rPr>
          <w:rFonts w:ascii="Times New Roman" w:eastAsiaTheme="minorEastAsia" w:hAnsi="Times New Roman" w:cs="Times New Roman"/>
        </w:rPr>
        <w:t xml:space="preserve"> </w:t>
      </w:r>
      <w:r w:rsidR="00D86C0E">
        <w:rPr>
          <w:rFonts w:ascii="Times New Roman" w:eastAsiaTheme="minorEastAsia" w:hAnsi="Times New Roman" w:cs="Times New Roman"/>
        </w:rPr>
        <w:t xml:space="preserve">approximately </w:t>
      </w:r>
      <w:r w:rsidR="008F2D46">
        <w:rPr>
          <w:rFonts w:ascii="Times New Roman" w:eastAsiaTheme="minorEastAsia" w:hAnsi="Times New Roman" w:cs="Times New Roman"/>
        </w:rPr>
        <w:t>1 hour</w:t>
      </w:r>
      <w:r w:rsidR="001C0838">
        <w:rPr>
          <w:rFonts w:ascii="Times New Roman" w:eastAsiaTheme="minorEastAsia" w:hAnsi="Times New Roman" w:cs="Times New Roman"/>
        </w:rPr>
        <w:t xml:space="preserve">.  </w:t>
      </w:r>
      <w:r w:rsidR="003E0990">
        <w:rPr>
          <w:rFonts w:ascii="Times New Roman" w:eastAsiaTheme="minorEastAsia" w:hAnsi="Times New Roman" w:cs="Times New Roman"/>
        </w:rPr>
        <w:t xml:space="preserve">We did not </w:t>
      </w:r>
      <w:r w:rsidR="001C0838">
        <w:rPr>
          <w:rFonts w:ascii="Times New Roman" w:eastAsiaTheme="minorEastAsia" w:hAnsi="Times New Roman" w:cs="Times New Roman"/>
        </w:rPr>
        <w:t xml:space="preserve">explore this model variant </w:t>
      </w:r>
      <w:r w:rsidR="003E0990">
        <w:rPr>
          <w:rFonts w:ascii="Times New Roman" w:eastAsiaTheme="minorEastAsia" w:hAnsi="Times New Roman" w:cs="Times New Roman"/>
        </w:rPr>
        <w:t>in depth because producing annual abundance indices was not a primary goal of this effort</w:t>
      </w:r>
      <w:r w:rsidR="003B578C">
        <w:rPr>
          <w:rFonts w:ascii="Times New Roman" w:eastAsiaTheme="minorEastAsia" w:hAnsi="Times New Roman" w:cs="Times New Roman"/>
        </w:rPr>
        <w:t>.</w:t>
      </w:r>
    </w:p>
    <w:p w14:paraId="5B4F9F25" w14:textId="30E53983" w:rsidR="00824247" w:rsidRDefault="008874F6" w:rsidP="00E9020F">
      <w:pPr>
        <w:pStyle w:val="NoSpacing"/>
        <w:spacing w:line="480" w:lineRule="auto"/>
        <w:ind w:firstLine="720"/>
        <w:rPr>
          <w:ins w:id="143" w:author="Michel, Nicole" w:date="2018-12-06T16:11:00Z"/>
          <w:rFonts w:ascii="Times New Roman" w:hAnsi="Times New Roman" w:cs="Times New Roman"/>
        </w:rPr>
      </w:pPr>
      <w:r>
        <w:rPr>
          <w:rFonts w:ascii="Times New Roman" w:hAnsi="Times New Roman" w:cs="Times New Roman"/>
        </w:rPr>
        <w:t>When we applied the SVC approach to data from the American Robin</w:t>
      </w:r>
      <w:r w:rsidR="009A1696">
        <w:rPr>
          <w:rFonts w:ascii="Times New Roman" w:hAnsi="Times New Roman" w:cs="Times New Roman"/>
        </w:rPr>
        <w:t xml:space="preserve">, we </w:t>
      </w:r>
      <w:r w:rsidR="006A59AC">
        <w:rPr>
          <w:rFonts w:ascii="Times New Roman" w:hAnsi="Times New Roman" w:cs="Times New Roman"/>
        </w:rPr>
        <w:t>learned</w:t>
      </w:r>
      <w:r w:rsidR="009A1696">
        <w:rPr>
          <w:rFonts w:ascii="Times New Roman" w:hAnsi="Times New Roman" w:cs="Times New Roman"/>
        </w:rPr>
        <w:t xml:space="preserve"> that aggregate trends resulting from the SVC and standard approaches </w:t>
      </w:r>
      <w:r>
        <w:rPr>
          <w:rFonts w:ascii="Times New Roman" w:hAnsi="Times New Roman" w:cs="Times New Roman"/>
        </w:rPr>
        <w:t>we</w:t>
      </w:r>
      <w:r w:rsidR="009A1696">
        <w:rPr>
          <w:rFonts w:ascii="Times New Roman" w:hAnsi="Times New Roman" w:cs="Times New Roman"/>
        </w:rPr>
        <w:t xml:space="preserve">re similar in direction and magnitude. Precision at aggregate levels </w:t>
      </w:r>
      <w:r>
        <w:rPr>
          <w:rFonts w:ascii="Times New Roman" w:hAnsi="Times New Roman" w:cs="Times New Roman"/>
        </w:rPr>
        <w:t>wa</w:t>
      </w:r>
      <w:r w:rsidR="009A1696">
        <w:rPr>
          <w:rFonts w:ascii="Times New Roman" w:hAnsi="Times New Roman" w:cs="Times New Roman"/>
        </w:rPr>
        <w:t xml:space="preserve">s </w:t>
      </w:r>
      <w:r w:rsidR="00883A30">
        <w:rPr>
          <w:rFonts w:ascii="Times New Roman" w:hAnsi="Times New Roman" w:cs="Times New Roman"/>
        </w:rPr>
        <w:t>generally</w:t>
      </w:r>
      <w:r w:rsidR="009A1696">
        <w:rPr>
          <w:rFonts w:ascii="Times New Roman" w:hAnsi="Times New Roman" w:cs="Times New Roman"/>
        </w:rPr>
        <w:t xml:space="preserve"> similar</w:t>
      </w:r>
      <w:r w:rsidR="00074384">
        <w:rPr>
          <w:rFonts w:ascii="Times New Roman" w:hAnsi="Times New Roman" w:cs="Times New Roman"/>
        </w:rPr>
        <w:t>,</w:t>
      </w:r>
      <w:r w:rsidR="009A1696">
        <w:rPr>
          <w:rFonts w:ascii="Times New Roman" w:hAnsi="Times New Roman" w:cs="Times New Roman"/>
        </w:rPr>
        <w:t xml:space="preserve"> if not a bit lower </w:t>
      </w:r>
      <w:r w:rsidR="00A03BFC">
        <w:rPr>
          <w:rFonts w:ascii="Times New Roman" w:hAnsi="Times New Roman" w:cs="Times New Roman"/>
        </w:rPr>
        <w:t xml:space="preserve">with the SVC approach, </w:t>
      </w:r>
      <w:r w:rsidR="009A1696">
        <w:rPr>
          <w:rFonts w:ascii="Times New Roman" w:hAnsi="Times New Roman" w:cs="Times New Roman"/>
        </w:rPr>
        <w:t xml:space="preserve">due to different assumptions about how precision should, or should not, be related to </w:t>
      </w:r>
      <w:r w:rsidR="00074384">
        <w:rPr>
          <w:rFonts w:ascii="Times New Roman" w:hAnsi="Times New Roman" w:cs="Times New Roman"/>
        </w:rPr>
        <w:t xml:space="preserve">the spatial distribution of </w:t>
      </w:r>
      <w:r w:rsidR="00A03BFC">
        <w:rPr>
          <w:rFonts w:ascii="Times New Roman" w:hAnsi="Times New Roman" w:cs="Times New Roman"/>
        </w:rPr>
        <w:t>counts</w:t>
      </w:r>
      <w:r w:rsidR="00074384">
        <w:rPr>
          <w:rFonts w:ascii="Times New Roman" w:hAnsi="Times New Roman" w:cs="Times New Roman"/>
        </w:rPr>
        <w:t xml:space="preserve">.  </w:t>
      </w:r>
      <w:r>
        <w:rPr>
          <w:rFonts w:ascii="Times New Roman" w:hAnsi="Times New Roman" w:cs="Times New Roman"/>
        </w:rPr>
        <w:t>Spatial variation in SVC trends for the American Robin</w:t>
      </w:r>
      <w:r w:rsidR="00ED2FB2">
        <w:rPr>
          <w:rFonts w:ascii="Times New Roman" w:hAnsi="Times New Roman" w:cs="Times New Roman"/>
        </w:rPr>
        <w:t xml:space="preserve"> </w:t>
      </w:r>
      <w:r>
        <w:rPr>
          <w:rFonts w:ascii="Times New Roman" w:hAnsi="Times New Roman" w:cs="Times New Roman"/>
        </w:rPr>
        <w:t xml:space="preserve">were also consistent with expectations from the literature on factors governing winter bird </w:t>
      </w:r>
      <w:r w:rsidR="00630059">
        <w:rPr>
          <w:rFonts w:ascii="Times New Roman" w:hAnsi="Times New Roman" w:cs="Times New Roman"/>
        </w:rPr>
        <w:t xml:space="preserve">distribution and </w:t>
      </w:r>
      <w:r>
        <w:rPr>
          <w:rFonts w:ascii="Times New Roman" w:hAnsi="Times New Roman" w:cs="Times New Roman"/>
        </w:rPr>
        <w:t>abundance</w:t>
      </w:r>
      <w:r w:rsidR="00630059">
        <w:rPr>
          <w:rFonts w:ascii="Times New Roman" w:hAnsi="Times New Roman" w:cs="Times New Roman"/>
        </w:rPr>
        <w:t xml:space="preserve"> </w:t>
      </w:r>
      <w:r w:rsidR="00630059">
        <w:rPr>
          <w:rFonts w:ascii="Times New Roman" w:hAnsi="Times New Roman" w:cs="Times New Roman"/>
        </w:rPr>
        <w:fldChar w:fldCharType="begin"/>
      </w:r>
      <w:r w:rsidR="00630059">
        <w:rPr>
          <w:rFonts w:ascii="Times New Roman" w:hAnsi="Times New Roman" w:cs="Times New Roman"/>
        </w:rPr>
        <w:instrText xml:space="preserve"> ADDIN ZOTERO_ITEM CSL_CITATION {"citationID":"jhd7TOG8","properties":{"formattedCitation":"(Root 1988, Meehan et al. 2004, La Sorte and Thompson 2007, Zuckerberg et al. 2011)","plainCitation":"(Root 1988, Meehan et al. 2004, La Sorte and Thompson 2007, Zuckerberg et al. 2011)","noteIndex":0},"citationItems":[{"id":282,"uris":["http://zotero.org/users/40926/items/JJWA67NV"],"uri":["http://zotero.org/users/40926/items/JJWA67NV"],"itemData":{"id":282,"type":"article-journal","title":"Energy constraints on avian distributions and abundances","container-title":"Ecology","page":"330-339","volume":"69","issue":"2","author":[{"family":"Root","given":"T."}],"issued":{"date-parts":[["1988"]]}},"label":"page"},{"id":3021,"uris":["http://zotero.org/users/40926/items/7DP8MENK"],"uri":["http://zotero.org/users/40926/items/7DP8MENK"],"itemData":{"id":3021,"type":"article-journal","title":"Energetic determinants of abundance in winter landbird communities","container-title":"Ecol Lett Ecol Lett","page":"532-537","volume":"7","issue":"7","abstract":"There is increasing evidence that individual energetics constrain macroecological patterns. Here we model total abundance within winter landbird communities as a function of (1) energy supply, as measured by ecosystem net primary productivity, and (2) energy use of individuals, as influenced by body mass and ambient temperature. Using data from the North American Christmas Bird Count, we find that total abundance increases with productivity to the 0.61 power, and decreases with body mass and environmental temperature as predicted by metabolic theory when individuals are below their thermoneutral zone. We note a negative relationship between ambient temperature and average body mass, and suggest that this community-level pattern, reminiscent of Bergmann's Rule, is related to a tendency for small species to be less-abundant or absent from cold locations. Results from this study emphasize the importance of individual-level metabolism for understanding large-scale ecological patterns.","call-number":"0031","author":[{"family":"Meehan","given":"T. D."},{"family":"Jetz","given":"W."},{"family":"Brown","given":"J. H."}],"issued":{"date-parts":[["2004"]]}},"label":"page"},{"id":15894,"uris":["http://zotero.org/users/40926/items/FMZPNUX9"],"uri":["http://zotero.org/users/40926/items/FMZPNUX9"],"itemData":{"id":15894,"type":"article-journal","title":"Poleward Shifts in Winter Ranges of North American Birds","container-title":"Ecology","page":"1803-1812","volume":"88","issue":"7","source":"Wiley Online Library","abstract":"Climate change is thought to promote the poleward movement of geographic ranges; however, the spatial dynamics, mechanisms, and regional anthropogenic drivers associated with these trends have not been fully explored. We estimated changes in latitude of northern range boundaries, center of occurrence, and center of abundance for 254 species of winter avifauna in North America from 1975 to 2004. After accounting for the effect of range size and the location of the northern boundary, positive latitudinal trends were evident for the northern boundary (1.48 km/yr), center of occurrence (0.45 km/yr), and center of abundance (1.03 km/yr). The northern boundary, when examined across individual species, had the most variable trends (SD = 7.46 km/yr) relative to the center of occurrence (SD = 2.36 km/yr) and center of abundance (SD = 5.57 km/yr). Trends did not differ based on migratory status, but there was evidence that trends differed for species with ranges centered in the southern vs. northern portion of the study area. Species occurred more sporadically over time at northern range boundaries, and northern boundaries were associated with a concentration of colonization and extirpation events, with a greater prevalence of colonization events likely promoting poleward trends. Regional anthropogenic drivers explained </w:instrText>
      </w:r>
      <w:r w:rsidR="00630059">
        <w:rPr>
          <w:rFonts w:ascii="Cambria Math" w:hAnsi="Cambria Math" w:cs="Cambria Math"/>
        </w:rPr>
        <w:instrText>∼</w:instrText>
      </w:r>
      <w:r w:rsidR="00630059">
        <w:rPr>
          <w:rFonts w:ascii="Times New Roman" w:hAnsi="Times New Roman" w:cs="Times New Roman"/>
        </w:rPr>
        <w:instrText xml:space="preserve">8% of the trend for the northern boundary, 14% for the center of occurrence, and 18% for the center of abundance; however, these effects were localized in the northern portion of species' ranges and were associated with distributional changes within ranges, primarily abundance, producing patterns that mimicked poleward movements. We conclude that poleward distributional shifts represent the interaction between climate change and regional factors whose outcome is determined by the scale of the analysis and the biotic and abiotic features in the region, and how anthropogenic activities have impacted these features.","DOI":"10.1890/06-1072.1","ISSN":"1939-9170","language":"en","author":[{"family":"La Sorte","given":"F. A."},{"family":"Thompson","given":"F. R."}],"issued":{"date-parts":[["2007",7,1]]}},"label":"page"},{"id":15903,"uris":["http://zotero.org/users/40926/items/NVAHIULF"],"uri":["http://zotero.org/users/40926/items/NVAHIULF"],"itemData":{"id":15903,"type":"article-journal","title":"Climatic constraints on wintering bird distributions are modified by urbanization and weather: Wintering birds, weather, food, and climate","container-title":"Journal of Animal Ecology","page":"403-413","volume":"80","issue":"2","source":"Crossref","DOI":"10.1111/j.1365-2656.2010.01780.x","ISSN":"00218790","shortTitle":"Climatic constraints on wintering bird distributions are modified by urbanization and weather","language":"en","author":[{"family":"Zuckerberg","given":"Benjamin"},{"family":"Bonter","given":"David N."},{"family":"Hochachka","given":"Wesley M."},{"family":"Koenig","given":"Walter D."},{"family":"DeGaetano","given":"Arthur T."},{"family":"Dickinson","given":"Janis L."}],"issued":{"date-parts":[["2011",3]]}},"label":"page"}],"schema":"https://github.com/citation-style-language/schema/raw/master/csl-citation.json"} </w:instrText>
      </w:r>
      <w:r w:rsidR="00630059">
        <w:rPr>
          <w:rFonts w:ascii="Times New Roman" w:hAnsi="Times New Roman" w:cs="Times New Roman"/>
        </w:rPr>
        <w:fldChar w:fldCharType="separate"/>
      </w:r>
      <w:r w:rsidR="00630059" w:rsidRPr="00630059">
        <w:rPr>
          <w:rFonts w:ascii="Times New Roman" w:hAnsi="Times New Roman" w:cs="Times New Roman"/>
        </w:rPr>
        <w:t>(Root 1988, Meehan et al. 2004, La Sorte and Thompson 2007, Zuckerberg et al. 2011)</w:t>
      </w:r>
      <w:r w:rsidR="00630059">
        <w:rPr>
          <w:rFonts w:ascii="Times New Roman" w:hAnsi="Times New Roman" w:cs="Times New Roman"/>
        </w:rPr>
        <w:fldChar w:fldCharType="end"/>
      </w:r>
      <w:r w:rsidR="00ED2FB2">
        <w:rPr>
          <w:rFonts w:ascii="Times New Roman" w:hAnsi="Times New Roman" w:cs="Times New Roman"/>
        </w:rPr>
        <w:t>. Specifically, trends were negative at low latitudes, positive at high latitudes and, for a given latitude, were more positive in historically cold regions and in areas with higher human population density.</w:t>
      </w:r>
      <w:r w:rsidR="00261410">
        <w:rPr>
          <w:rFonts w:ascii="Times New Roman" w:hAnsi="Times New Roman" w:cs="Times New Roman"/>
        </w:rPr>
        <w:t xml:space="preserve"> While it is likely that latitudinal effects would have been found using aggregate trends from the standard analysis (Fig. 2), it is less likely that residual winter temperature and human population density effects would have been detected.  This is because </w:t>
      </w:r>
      <w:r w:rsidR="00765CED">
        <w:rPr>
          <w:rFonts w:ascii="Times New Roman" w:hAnsi="Times New Roman" w:cs="Times New Roman"/>
        </w:rPr>
        <w:t>winter temperatures and</w:t>
      </w:r>
      <w:r w:rsidR="00261410">
        <w:rPr>
          <w:rFonts w:ascii="Times New Roman" w:hAnsi="Times New Roman" w:cs="Times New Roman"/>
        </w:rPr>
        <w:t xml:space="preserve"> human population </w:t>
      </w:r>
      <w:r w:rsidR="00765CED">
        <w:rPr>
          <w:rFonts w:ascii="Times New Roman" w:hAnsi="Times New Roman" w:cs="Times New Roman"/>
        </w:rPr>
        <w:t xml:space="preserve">sizes </w:t>
      </w:r>
      <w:r w:rsidR="00E9020F">
        <w:rPr>
          <w:rFonts w:ascii="Times New Roman" w:hAnsi="Times New Roman" w:cs="Times New Roman"/>
        </w:rPr>
        <w:t xml:space="preserve">both tend to vary at spatial scales considerably </w:t>
      </w:r>
      <w:r w:rsidR="00E9020F">
        <w:rPr>
          <w:rFonts w:ascii="Times New Roman" w:hAnsi="Times New Roman" w:cs="Times New Roman"/>
        </w:rPr>
        <w:lastRenderedPageBreak/>
        <w:t xml:space="preserve">finer than an analytical strata, states, provinces or BCRs. Future studies could explore relationships between SVC trends and other potential </w:t>
      </w:r>
      <w:r w:rsidR="00497F18">
        <w:rPr>
          <w:rFonts w:ascii="Times New Roman" w:hAnsi="Times New Roman" w:cs="Times New Roman"/>
        </w:rPr>
        <w:t>variables</w:t>
      </w:r>
      <w:r w:rsidR="00E9020F">
        <w:rPr>
          <w:rFonts w:ascii="Times New Roman" w:hAnsi="Times New Roman" w:cs="Times New Roman"/>
        </w:rPr>
        <w:t xml:space="preserve"> that can be summarized at comparable spatial scales, such as forest management</w:t>
      </w:r>
      <w:r w:rsidR="00765CED">
        <w:rPr>
          <w:rFonts w:ascii="Times New Roman" w:hAnsi="Times New Roman" w:cs="Times New Roman"/>
        </w:rPr>
        <w:t xml:space="preserve"> practices</w:t>
      </w:r>
      <w:r w:rsidR="00E9020F">
        <w:rPr>
          <w:rFonts w:ascii="Times New Roman" w:hAnsi="Times New Roman" w:cs="Times New Roman"/>
        </w:rPr>
        <w:t>, agricultural intensification, and other factors related to land use</w:t>
      </w:r>
      <w:r w:rsidR="00497F18">
        <w:rPr>
          <w:rFonts w:ascii="Times New Roman" w:hAnsi="Times New Roman" w:cs="Times New Roman"/>
        </w:rPr>
        <w:t xml:space="preserve"> and land cover</w:t>
      </w:r>
      <w:r w:rsidR="00E9020F">
        <w:rPr>
          <w:rFonts w:ascii="Times New Roman" w:hAnsi="Times New Roman" w:cs="Times New Roman"/>
        </w:rPr>
        <w:t>.</w:t>
      </w:r>
    </w:p>
    <w:p w14:paraId="64DC361F" w14:textId="249CE883" w:rsidR="00646555" w:rsidRDefault="00646555" w:rsidP="00E9020F">
      <w:pPr>
        <w:pStyle w:val="NoSpacing"/>
        <w:spacing w:line="480" w:lineRule="auto"/>
        <w:ind w:firstLine="720"/>
        <w:rPr>
          <w:ins w:id="144" w:author="Michel, Nicole" w:date="2018-12-06T16:11:00Z"/>
          <w:rFonts w:ascii="Times New Roman" w:hAnsi="Times New Roman" w:cs="Times New Roman"/>
        </w:rPr>
      </w:pPr>
    </w:p>
    <w:p w14:paraId="3290AD53" w14:textId="7347FD60" w:rsidR="00646555" w:rsidRDefault="00646555" w:rsidP="00646555">
      <w:pPr>
        <w:pStyle w:val="NoSpacing"/>
        <w:spacing w:line="480" w:lineRule="auto"/>
        <w:ind w:firstLine="720"/>
        <w:rPr>
          <w:rFonts w:ascii="Times New Roman" w:hAnsi="Times New Roman" w:cs="Times New Roman"/>
        </w:rPr>
      </w:pPr>
      <w:moveToRangeStart w:id="145" w:author="Michel, Nicole" w:date="2018-12-06T16:11:00Z" w:name="move531876005"/>
      <w:commentRangeStart w:id="146"/>
      <w:moveTo w:id="147" w:author="Michel, Nicole" w:date="2018-12-06T16:11:00Z">
        <w:r>
          <w:rPr>
            <w:rFonts w:ascii="Times New Roman" w:hAnsi="Times New Roman" w:cs="Times New Roman"/>
          </w:rPr>
          <w:t xml:space="preserve">Dunn et al. </w:t>
        </w:r>
        <w:r>
          <w:rPr>
            <w:rFonts w:ascii="Times New Roman" w:hAnsi="Times New Roman" w:cs="Times New Roman"/>
          </w:rPr>
          <w:fldChar w:fldCharType="begin"/>
        </w:r>
        <w:r>
          <w:rPr>
            <w:rFonts w:ascii="Times New Roman" w:hAnsi="Times New Roman" w:cs="Times New Roman"/>
          </w:rPr>
          <w:instrText xml:space="preserve"> ADDIN ZOTERO_ITEM CSL_CITATION {"citationID":"H8LRXJWA","properties":{"formattedCitation":"(2005)","plainCitation":"(2005)","noteIndex":0},"citationItems":[{"id":15716,"uris":["http://zotero.org/users/40926/items/ITE32MJQ"],"uri":["http://zotero.org/users/40926/items/ITE32MJQ"],"itemData":{"id":15716,"type":"article-journal","title":"Enhancing the scientific value of the Christmas Bird Count","container-title":"The Auk","page":"338–346","volume":"122","issue":"1","source":"Google Scholar","author":[{"family":"Dunn","given":"Erica H."},{"family":"Francis","given":"Charles M."},{"family":"Blancher","given":"Peter J."},{"family":"Drennan","given":"Susan Roney"},{"family":"Howe","given":"Marshall A."},{"family":"Lepage","given":"Denis"},{"family":"Robbins","given":"Chandler S."},{"family":"Rosenberg","given":"Kenneth V."},{"family":"Sauer","given":"John R."},{"family":"Smith","given":"Kimberly G."}],"issued":{"date-parts":[["2005"]]}},"suppress-author":true}],"schema":"https://github.com/citation-style-language/schema/raw/master/csl-citation.json"} </w:instrText>
        </w:r>
        <w:r>
          <w:rPr>
            <w:rFonts w:ascii="Times New Roman" w:hAnsi="Times New Roman" w:cs="Times New Roman"/>
          </w:rPr>
          <w:fldChar w:fldCharType="separate"/>
        </w:r>
        <w:r w:rsidRPr="005D561A">
          <w:rPr>
            <w:rFonts w:ascii="Times New Roman" w:hAnsi="Times New Roman" w:cs="Times New Roman"/>
          </w:rPr>
          <w:t>(2005)</w:t>
        </w:r>
        <w:r>
          <w:rPr>
            <w:rFonts w:ascii="Times New Roman" w:hAnsi="Times New Roman" w:cs="Times New Roman"/>
          </w:rPr>
          <w:fldChar w:fldCharType="end"/>
        </w:r>
        <w:r>
          <w:rPr>
            <w:rFonts w:ascii="Times New Roman" w:hAnsi="Times New Roman" w:cs="Times New Roman"/>
          </w:rPr>
          <w:t xml:space="preserve"> suggested that analyses of CBC data by the broader scientific community would increase in number and quality as preprocessed effort-corrected trends were made available to the public, as they have been for the BBS results </w:t>
        </w:r>
        <w:r>
          <w:rPr>
            <w:rFonts w:ascii="Times New Roman" w:hAnsi="Times New Roman" w:cs="Times New Roman"/>
          </w:rPr>
          <w:fldChar w:fldCharType="begin"/>
        </w:r>
        <w:r>
          <w:rPr>
            <w:rFonts w:ascii="Times New Roman" w:hAnsi="Times New Roman" w:cs="Times New Roman"/>
          </w:rPr>
          <w:instrText xml:space="preserve"> ADDIN ZOTERO_ITEM CSL_CITATION {"citationID":"Ayl1Hs53","properties":{"formattedCitation":"(Sauer et al. 2003)","plainCitation":"(Sauer et al. 2003)","noteIndex":0},"citationItems":[{"id":15696,"uris":["http://zotero.org/users/40926/items/NE6GIG25"],"uri":["http://zotero.org/users/40926/items/NE6GIG25"],"itemData":{"id":15696,"type":"article-journal","title":"Use of North American Breeding Bird Survey data to estimate population change for bird conservation regions","container-title":"The Journal of Wildlife Management","page":"372–389","volume":"67","source":"Google Scholar","author":[{"family":"Sauer","given":"John R."},{"family":"Fallon","given":"Jane E."},{"family":"Johnson","given":"Rex"}],"issued":{"date-parts":[["2003"]]}}}],"schema":"https://github.com/citation-style-language/schema/raw/master/csl-citation.json"} </w:instrText>
        </w:r>
        <w:r>
          <w:rPr>
            <w:rFonts w:ascii="Times New Roman" w:hAnsi="Times New Roman" w:cs="Times New Roman"/>
          </w:rPr>
          <w:fldChar w:fldCharType="separate"/>
        </w:r>
        <w:r w:rsidRPr="00616AA6">
          <w:rPr>
            <w:rFonts w:ascii="Times New Roman" w:hAnsi="Times New Roman" w:cs="Times New Roman"/>
          </w:rPr>
          <w:t>(Sauer et al. 2003)</w:t>
        </w:r>
        <w:r>
          <w:rPr>
            <w:rFonts w:ascii="Times New Roman" w:hAnsi="Times New Roman" w:cs="Times New Roman"/>
          </w:rPr>
          <w:fldChar w:fldCharType="end"/>
        </w:r>
        <w:r>
          <w:rPr>
            <w:rFonts w:ascii="Times New Roman" w:hAnsi="Times New Roman" w:cs="Times New Roman"/>
          </w:rPr>
          <w:t xml:space="preserve">. Work by Soykan et al. </w:t>
        </w:r>
        <w:r>
          <w:rPr>
            <w:rFonts w:ascii="Times New Roman" w:hAnsi="Times New Roman" w:cs="Times New Roman"/>
          </w:rPr>
          <w:fldChar w:fldCharType="begin"/>
        </w:r>
        <w:r>
          <w:rPr>
            <w:rFonts w:ascii="Times New Roman" w:hAnsi="Times New Roman" w:cs="Times New Roman"/>
          </w:rPr>
          <w:instrText xml:space="preserve"> ADDIN ZOTERO_ITEM CSL_CITATION {"citationID":"QyhElAOw","properties":{"formattedCitation":"(2016)","plainCitation":"(2016)","noteIndex":0},"citationItems":[{"id":15763,"uris":["http://zotero.org/users/40926/items/V85U6RZV"],"uri":["http://zotero.org/users/40926/items/V85U6RZV"],"itemData":{"id":15763,"type":"article-journal","title":"Population trends for North American winter birds based on hierarchical models","container-title":"Ecosphere","page":"e01351","volume":"7","issue":"5","source":"Google Scholar","author":[{"family":"Soykan","given":"Candan U."},{"family":"Sauer","given":"John"},{"family":"Schuetz","given":"Justin G."},{"family":"LeBaron","given":"Geoffrey S."},{"family":"Dale","given":"Kathy"},{"family":"Langham","given":"Gary M."}],"issued":{"date-parts":[["2016"]]}},"suppress-author":true}],"schema":"https://github.com/citation-style-language/schema/raw/master/csl-citation.json"} </w:instrText>
        </w:r>
        <w:r>
          <w:rPr>
            <w:rFonts w:ascii="Times New Roman" w:hAnsi="Times New Roman" w:cs="Times New Roman"/>
          </w:rPr>
          <w:fldChar w:fldCharType="separate"/>
        </w:r>
        <w:r w:rsidRPr="00616AA6">
          <w:rPr>
            <w:rFonts w:ascii="Times New Roman" w:hAnsi="Times New Roman" w:cs="Times New Roman"/>
          </w:rPr>
          <w:t>(2016)</w:t>
        </w:r>
        <w:r>
          <w:rPr>
            <w:rFonts w:ascii="Times New Roman" w:hAnsi="Times New Roman" w:cs="Times New Roman"/>
          </w:rPr>
          <w:fldChar w:fldCharType="end"/>
        </w:r>
        <w:r>
          <w:rPr>
            <w:rFonts w:ascii="Times New Roman" w:hAnsi="Times New Roman" w:cs="Times New Roman"/>
          </w:rPr>
          <w:t xml:space="preserve"> marks the initial outcome of an effort by Audubon to make this happen, and standard trend analysis results have recently become publically available via the internet for over 500 species (</w:t>
        </w:r>
        <w:r w:rsidRPr="00611C2A">
          <w:rPr>
            <w:rFonts w:ascii="Times New Roman" w:hAnsi="Times New Roman" w:cs="Times New Roman"/>
          </w:rPr>
          <w:t>https://www.audubon.org/conservation/where-have-all-birds-gone</w:t>
        </w:r>
        <w:r>
          <w:rPr>
            <w:rFonts w:ascii="Times New Roman" w:hAnsi="Times New Roman" w:cs="Times New Roman"/>
          </w:rPr>
          <w:t>).  It is possible that SVC trends could also become publically available for researchers interested in exploring factors associated with preprocessed, fine-scaled trends.</w:t>
        </w:r>
      </w:moveTo>
      <w:moveToRangeEnd w:id="145"/>
      <w:commentRangeEnd w:id="146"/>
      <w:r w:rsidR="00F11022">
        <w:rPr>
          <w:rStyle w:val="CommentReference"/>
        </w:rPr>
        <w:commentReference w:id="146"/>
      </w:r>
    </w:p>
    <w:p w14:paraId="1DE83754" w14:textId="77777777" w:rsidR="00E9020F" w:rsidRDefault="00E9020F" w:rsidP="00E9020F">
      <w:pPr>
        <w:pStyle w:val="NoSpacing"/>
        <w:spacing w:line="480" w:lineRule="auto"/>
        <w:ind w:firstLine="720"/>
        <w:rPr>
          <w:rFonts w:ascii="Times New Roman" w:hAnsi="Times New Roman" w:cs="Times New Roman"/>
        </w:rPr>
      </w:pPr>
    </w:p>
    <w:p w14:paraId="18992B48" w14:textId="77777777" w:rsidR="00252CB5" w:rsidRPr="002F3E59" w:rsidRDefault="002F3E59" w:rsidP="00305174">
      <w:pPr>
        <w:pStyle w:val="NoSpacing"/>
        <w:spacing w:line="480" w:lineRule="auto"/>
        <w:rPr>
          <w:rFonts w:ascii="Times New Roman" w:hAnsi="Times New Roman" w:cs="Times New Roman"/>
          <w:b/>
        </w:rPr>
      </w:pPr>
      <w:r>
        <w:rPr>
          <w:rFonts w:ascii="Times New Roman" w:hAnsi="Times New Roman" w:cs="Times New Roman"/>
          <w:b/>
        </w:rPr>
        <w:t>Acknowledgements</w:t>
      </w:r>
    </w:p>
    <w:p w14:paraId="471E1EA8" w14:textId="1E0F3354" w:rsidR="001D2A93" w:rsidRDefault="001D2A93" w:rsidP="00305174">
      <w:pPr>
        <w:pStyle w:val="NoSpacing"/>
        <w:spacing w:line="480" w:lineRule="auto"/>
        <w:rPr>
          <w:rFonts w:ascii="Times New Roman" w:hAnsi="Times New Roman" w:cs="Times New Roman"/>
        </w:rPr>
      </w:pPr>
      <w:r>
        <w:rPr>
          <w:rFonts w:ascii="Times New Roman" w:hAnsi="Times New Roman" w:cs="Times New Roman"/>
        </w:rPr>
        <w:t>We thank</w:t>
      </w:r>
      <w:r w:rsidR="00ED7731">
        <w:rPr>
          <w:rFonts w:ascii="Times New Roman" w:hAnsi="Times New Roman" w:cs="Times New Roman"/>
        </w:rPr>
        <w:t xml:space="preserve"> people</w:t>
      </w:r>
      <w:r>
        <w:rPr>
          <w:rFonts w:ascii="Times New Roman" w:hAnsi="Times New Roman" w:cs="Times New Roman"/>
        </w:rPr>
        <w:t xml:space="preserve">. </w:t>
      </w:r>
      <w:r w:rsidR="00E9020F">
        <w:rPr>
          <w:rFonts w:ascii="Times New Roman" w:hAnsi="Times New Roman" w:cs="Times New Roman"/>
        </w:rPr>
        <w:t xml:space="preserve">Good </w:t>
      </w:r>
      <w:commentRangeStart w:id="148"/>
      <w:r w:rsidR="00E9020F">
        <w:rPr>
          <w:rFonts w:ascii="Times New Roman" w:hAnsi="Times New Roman" w:cs="Times New Roman"/>
        </w:rPr>
        <w:t>people</w:t>
      </w:r>
      <w:commentRangeEnd w:id="148"/>
      <w:r w:rsidR="00F11022">
        <w:rPr>
          <w:rStyle w:val="CommentReference"/>
        </w:rPr>
        <w:commentReference w:id="148"/>
      </w:r>
      <w:r w:rsidR="00E9020F">
        <w:rPr>
          <w:rFonts w:ascii="Times New Roman" w:hAnsi="Times New Roman" w:cs="Times New Roman"/>
        </w:rPr>
        <w:t>.</w:t>
      </w:r>
    </w:p>
    <w:p w14:paraId="698AE108" w14:textId="77777777" w:rsidR="00252CB5" w:rsidRDefault="00252CB5" w:rsidP="00305174">
      <w:pPr>
        <w:pStyle w:val="NoSpacing"/>
        <w:spacing w:line="480" w:lineRule="auto"/>
        <w:rPr>
          <w:rFonts w:ascii="Times New Roman" w:hAnsi="Times New Roman" w:cs="Times New Roman"/>
        </w:rPr>
      </w:pPr>
    </w:p>
    <w:p w14:paraId="0FE7CD1F" w14:textId="77777777" w:rsidR="00252CB5" w:rsidRPr="00252CB5" w:rsidRDefault="00252CB5" w:rsidP="00305174">
      <w:pPr>
        <w:pStyle w:val="NoSpacing"/>
        <w:spacing w:line="480" w:lineRule="auto"/>
        <w:rPr>
          <w:rFonts w:ascii="Times New Roman" w:hAnsi="Times New Roman" w:cs="Times New Roman"/>
          <w:b/>
        </w:rPr>
      </w:pPr>
      <w:r w:rsidRPr="00252CB5">
        <w:rPr>
          <w:rFonts w:ascii="Times New Roman" w:hAnsi="Times New Roman" w:cs="Times New Roman"/>
          <w:b/>
        </w:rPr>
        <w:t>Literature Cited</w:t>
      </w:r>
    </w:p>
    <w:p w14:paraId="60F1ECBE" w14:textId="77777777" w:rsidR="00630059" w:rsidRDefault="00252CB5" w:rsidP="00630059">
      <w:pPr>
        <w:pStyle w:val="Bibliography"/>
      </w:pPr>
      <w:r>
        <w:fldChar w:fldCharType="begin"/>
      </w:r>
      <w:r w:rsidR="00BE7843">
        <w:instrText xml:space="preserve"> ADDIN ZOTERO_BIBL {"uncited":[],"omitted":[],"custom":[]} CSL_BIBLIOGRAPHY </w:instrText>
      </w:r>
      <w:r>
        <w:fldChar w:fldCharType="separate"/>
      </w:r>
      <w:r w:rsidR="00630059">
        <w:t>Banerjee, S., B. P. Carlin, and A. E. Gelfand (2014). Hierarchical Modeling and Analysis for Spatial Data. CRC Press, Boca Raton, Florida.</w:t>
      </w:r>
    </w:p>
    <w:p w14:paraId="3C142352" w14:textId="77777777" w:rsidR="00630059" w:rsidRDefault="00630059" w:rsidP="00630059">
      <w:pPr>
        <w:pStyle w:val="Bibliography"/>
      </w:pPr>
      <w:r>
        <w:t>Beale, C. M., J. J. Lennon, J. M. Yearsley, M. J. Brewer, and D. A. Elston (2010). Regression analysis of spatial data. Ecology Letters 13:246–264.</w:t>
      </w:r>
    </w:p>
    <w:p w14:paraId="6B9BC2A6" w14:textId="77777777" w:rsidR="00630059" w:rsidRDefault="00630059" w:rsidP="00630059">
      <w:pPr>
        <w:pStyle w:val="Bibliography"/>
      </w:pPr>
      <w:r>
        <w:t>Beissinger, S. R., and D. R. Osborne (1982). Effects of urbanization on avian community organization. Condor:75–83.</w:t>
      </w:r>
    </w:p>
    <w:p w14:paraId="51874D8B" w14:textId="77777777" w:rsidR="00630059" w:rsidRDefault="00630059" w:rsidP="00630059">
      <w:pPr>
        <w:pStyle w:val="Bibliography"/>
      </w:pPr>
      <w:r>
        <w:t>Besag, J., J. York, and A. Molliè (1991). Bayesian image restoration, with two applications in spatial statistics. Annals of the Institute of Statistical Mathematics 43:1–59.</w:t>
      </w:r>
    </w:p>
    <w:p w14:paraId="4EB6B56C" w14:textId="77777777" w:rsidR="00630059" w:rsidRDefault="00630059" w:rsidP="00630059">
      <w:pPr>
        <w:pStyle w:val="Bibliography"/>
      </w:pPr>
      <w:r>
        <w:lastRenderedPageBreak/>
        <w:t>Blangiardo, M., M. Cameletti, G. Baio, and H. Rue (2013). Spatial and spatio-temporal models with R-INLA. Spatial and Spatio-Temporal Epidemiology 7:39–55.</w:t>
      </w:r>
    </w:p>
    <w:p w14:paraId="525AC79A" w14:textId="77777777" w:rsidR="00630059" w:rsidRDefault="00630059" w:rsidP="00630059">
      <w:pPr>
        <w:pStyle w:val="Bibliography"/>
      </w:pPr>
      <w:r>
        <w:t>Bled, F., J. Sauer, K. Pardieck, P. Doherty, and J. A. Royle (2013). Modeling trends from North American Breeding Bird Survey data: a spatially explicit approach. PLoS ONE 8:e81867.</w:t>
      </w:r>
    </w:p>
    <w:p w14:paraId="7FA830D7" w14:textId="77777777" w:rsidR="00630059" w:rsidRDefault="00630059" w:rsidP="00630059">
      <w:pPr>
        <w:pStyle w:val="Bibliography"/>
      </w:pPr>
      <w:r>
        <w:t>Bock, C. E., and T. L. Root (1981). The Christmas Bird Count and avian ecology. Studies in Avian Biology 6:17–23.</w:t>
      </w:r>
    </w:p>
    <w:p w14:paraId="72669666" w14:textId="77777777" w:rsidR="00630059" w:rsidRDefault="00630059" w:rsidP="00630059">
      <w:pPr>
        <w:pStyle w:val="Bibliography"/>
      </w:pPr>
      <w:r>
        <w:t>Butcher, G. S., M. R. Fuller, L. S. McAllister, and P. H. Geissler (1990). An evaluation of the Christmas Bird Count for monitoring population trends of selected species. Wildlife Society Bulletin 18:129–134.</w:t>
      </w:r>
    </w:p>
    <w:p w14:paraId="64A4AF47" w14:textId="77777777" w:rsidR="00630059" w:rsidRDefault="00630059" w:rsidP="00630059">
      <w:pPr>
        <w:pStyle w:val="Bibliography"/>
      </w:pPr>
      <w:r>
        <w:t>Butcher, G. S., and C. E. McCulloch (1988). The influence of observer effort on the number of individual birds recorded on Christmas Bird Counts. In Survey Designs and Statistical Methods for the Estimation of Avian Population Trends (Sauer, J. R. and Droege, S., Editors). Biological Report 90:120–129.</w:t>
      </w:r>
    </w:p>
    <w:p w14:paraId="1CE52A1C" w14:textId="77777777" w:rsidR="00630059" w:rsidRDefault="00630059" w:rsidP="00630059">
      <w:pPr>
        <w:pStyle w:val="Bibliography"/>
      </w:pPr>
      <w:r>
        <w:t>CIESIN (2016). Gridded Population of the World, Version 4 (GPWv4): Population Count. Center for International Earth Science Information Network.</w:t>
      </w:r>
    </w:p>
    <w:p w14:paraId="1E8D3C8E" w14:textId="77777777" w:rsidR="00630059" w:rsidRDefault="00630059" w:rsidP="00630059">
      <w:pPr>
        <w:pStyle w:val="Bibliography"/>
      </w:pPr>
      <w:r>
        <w:t>CIESIN (2017). Global Population Count Grid Time Series Estimates. Center for International Earth Science Information Network.</w:t>
      </w:r>
    </w:p>
    <w:p w14:paraId="2B58D8E5" w14:textId="77777777" w:rsidR="00630059" w:rsidRDefault="00630059" w:rsidP="00630059">
      <w:pPr>
        <w:pStyle w:val="Bibliography"/>
      </w:pPr>
      <w:r>
        <w:t>Congdon, P. (2014). Applied Bayesian Modelling. John Wiley &amp; Sons.</w:t>
      </w:r>
    </w:p>
    <w:p w14:paraId="0A85A3B5" w14:textId="77777777" w:rsidR="00630059" w:rsidRDefault="00630059" w:rsidP="00630059">
      <w:pPr>
        <w:pStyle w:val="Bibliography"/>
      </w:pPr>
      <w:r>
        <w:t>Czado, C., T. Gneiting, and L. Held (2009). Predictive model assessment for count data. Biometrics 65:1254–1261.</w:t>
      </w:r>
    </w:p>
    <w:p w14:paraId="43E61A6A" w14:textId="77777777" w:rsidR="00630059" w:rsidRDefault="00630059" w:rsidP="00630059">
      <w:pPr>
        <w:pStyle w:val="Bibliography"/>
      </w:pPr>
      <w:r>
        <w:t>Dawid, A. P. (1984). Statistical theory: the prequential approach. Journal of the Royal Statistical Society. Series A (General):278–292.</w:t>
      </w:r>
    </w:p>
    <w:p w14:paraId="6D902F2B" w14:textId="77777777" w:rsidR="00630059" w:rsidRDefault="00630059" w:rsidP="00630059">
      <w:pPr>
        <w:pStyle w:val="Bibliography"/>
      </w:pPr>
      <w:r>
        <w:t>Dickinson, J. L., B. Zuckerberg, and D. N. Bonter (2010). Citizen science as an ecological research tool: challenges and benefits. Annual review of ecology, evolution, and systematics 41:149–172.</w:t>
      </w:r>
    </w:p>
    <w:p w14:paraId="4F6E7C95" w14:textId="77777777" w:rsidR="00630059" w:rsidRDefault="00630059" w:rsidP="00630059">
      <w:pPr>
        <w:pStyle w:val="Bibliography"/>
      </w:pPr>
      <w:r>
        <w:t>Dormann, C. F., J. M. McPherson, M. B. Araujo, R. Bivand, J. Bolliger, G. Carl, R. G. Davies, A. Hirzel, W. Jetz, W. D. Kissling, I. Kuhn, et al. (2007). Methods to account for spatial autocorrelation in the analysis of species distributional data: a review. Ecography 30:609–628.</w:t>
      </w:r>
    </w:p>
    <w:p w14:paraId="5CAE32A0" w14:textId="77777777" w:rsidR="00630059" w:rsidRDefault="00630059" w:rsidP="00630059">
      <w:pPr>
        <w:pStyle w:val="Bibliography"/>
      </w:pPr>
      <w:r>
        <w:t>Drennan, S. R. (1981). The Christmas Bird Count: an overlooked and underused sample. Studies in avian biology 6:24–29.</w:t>
      </w:r>
    </w:p>
    <w:p w14:paraId="21D8FD71" w14:textId="77777777" w:rsidR="00630059" w:rsidRDefault="00630059" w:rsidP="00630059">
      <w:pPr>
        <w:pStyle w:val="Bibliography"/>
      </w:pPr>
      <w:r>
        <w:lastRenderedPageBreak/>
        <w:t>Dunn, E. H., C. M. Francis, P. J. Blancher, S. R. Drennan, M. A. Howe, D. Lepage, C. S. Robbins, K. V. Rosenberg, J. R. Sauer, and K. G. Smith (2005). Enhancing the scientific value of the Christmas Bird Count. The Auk 122:338–346.</w:t>
      </w:r>
    </w:p>
    <w:p w14:paraId="1C7F9F4F" w14:textId="77777777" w:rsidR="00630059" w:rsidRDefault="00630059" w:rsidP="00630059">
      <w:pPr>
        <w:pStyle w:val="Bibliography"/>
      </w:pPr>
      <w:r>
        <w:t>Dunning, J. B., and J. H. Brown (1982). Summer rainfall and winter sparrow densities: a test of the food limitation hypothesis. Auk 99:123–129.</w:t>
      </w:r>
    </w:p>
    <w:p w14:paraId="670F6992" w14:textId="77777777" w:rsidR="00630059" w:rsidRDefault="00630059" w:rsidP="00630059">
      <w:pPr>
        <w:pStyle w:val="Bibliography"/>
      </w:pPr>
      <w:r>
        <w:t>Ethier, D. M., N. Koper, and T. D. Nudds (2017). Spatiotemporal variation in mechanisms driving regional-scale population dynamics of a Threatened grassland bird. Ecology and Evolution 7:4152–4162.</w:t>
      </w:r>
    </w:p>
    <w:p w14:paraId="5551F801" w14:textId="77777777" w:rsidR="00630059" w:rsidRDefault="00630059" w:rsidP="00630059">
      <w:pPr>
        <w:pStyle w:val="Bibliography"/>
      </w:pPr>
      <w:r>
        <w:t>Ethier, D. M., and T. D. Nudds (2015). Scalar considerations in population trend estimates: Implications for recovery strategy planning for species of conservation concern. The Condor 117:545–559.</w:t>
      </w:r>
    </w:p>
    <w:p w14:paraId="44A422C4" w14:textId="77777777" w:rsidR="00630059" w:rsidRDefault="00630059" w:rsidP="00630059">
      <w:pPr>
        <w:pStyle w:val="Bibliography"/>
      </w:pPr>
      <w:r>
        <w:t>Finley, A. O. (2011). Comparing spatially-varying coefficients models for analysis of ecological data with non-stationary and anisotropic residual dependence. Methods in Ecology and Evolution 2:143–154.</w:t>
      </w:r>
    </w:p>
    <w:p w14:paraId="67D6A253" w14:textId="77777777" w:rsidR="00630059" w:rsidRDefault="00630059" w:rsidP="00630059">
      <w:pPr>
        <w:pStyle w:val="Bibliography"/>
      </w:pPr>
      <w:r>
        <w:t>Gelfand, A. E., H.-J. Kim, C. F. Sirmans, and S. Banerjee (2003). Spatial modeling with spatially varying coefficient processes. Journal of the American Statistical Association 98:387–396.</w:t>
      </w:r>
    </w:p>
    <w:p w14:paraId="301E4449" w14:textId="77777777" w:rsidR="00630059" w:rsidRDefault="00630059" w:rsidP="00630059">
      <w:pPr>
        <w:pStyle w:val="Bibliography"/>
      </w:pPr>
      <w:r>
        <w:t>Gneiting, T., and A. E. Raftery (2007). Strictly proper scoring rules, prediction, and estimation. Journal of the American Statistical Association 102:359–378.</w:t>
      </w:r>
    </w:p>
    <w:p w14:paraId="142E8135" w14:textId="77777777" w:rsidR="00630059" w:rsidRDefault="00630059" w:rsidP="00630059">
      <w:pPr>
        <w:pStyle w:val="Bibliography"/>
      </w:pPr>
      <w:r>
        <w:t>Harris, I., P. D. Jones, T. J. Osborn, and D. H. Lister (2014). Updated high-resolution grids of monthly climatic observations–the CRU TS3. 10 Dataset. International journal of climatology 34:623–642.</w:t>
      </w:r>
    </w:p>
    <w:p w14:paraId="571F9C2E" w14:textId="77777777" w:rsidR="00630059" w:rsidRDefault="00630059" w:rsidP="00630059">
      <w:pPr>
        <w:pStyle w:val="Bibliography"/>
      </w:pPr>
      <w:r>
        <w:t>Held, L., B. Schrödle, and H. avard Rue (2010). Posterior and cross-validatory predictive checks: a comparison of MCMC and INLA. In Statistical modelling and regression structures. Springer, pp. 91–110.</w:t>
      </w:r>
    </w:p>
    <w:p w14:paraId="72B766F3" w14:textId="3FD910B0" w:rsidR="00630059" w:rsidRDefault="00630059" w:rsidP="00630059">
      <w:pPr>
        <w:pStyle w:val="Bibliography"/>
        <w:rPr>
          <w:ins w:id="149" w:author="Michel, Nicole" w:date="2018-12-06T16:18:00Z"/>
        </w:rPr>
      </w:pPr>
      <w:r>
        <w:t>Hochachka, W. M., D. Fink, R. A. Hutchinson, D. Sheldon, Wong, Weng-Keen, and S. Kelling (2012). Data-intensive science applied to broad-scale citizen science. Trends in Ecology &amp; Evolution 27:130–137.</w:t>
      </w:r>
    </w:p>
    <w:p w14:paraId="05621698" w14:textId="31D6C160" w:rsidR="00E52724" w:rsidRPr="00E52724" w:rsidRDefault="00E52724" w:rsidP="00E52724">
      <w:pPr>
        <w:ind w:left="720" w:hanging="720"/>
        <w:rPr>
          <w:rPrChange w:id="150" w:author="Michel, Nicole" w:date="2018-12-06T16:18:00Z">
            <w:rPr/>
          </w:rPrChange>
        </w:rPr>
        <w:pPrChange w:id="151" w:author="Michel, Nicole" w:date="2018-12-06T16:19:00Z">
          <w:pPr>
            <w:pStyle w:val="Bibliography"/>
          </w:pPr>
        </w:pPrChange>
      </w:pPr>
      <w:ins w:id="152" w:author="Michel, Nicole" w:date="2018-12-06T16:18:00Z">
        <w:r w:rsidRPr="00E52724">
          <w:rPr>
            <w:rPrChange w:id="153" w:author="Michel, Nicole" w:date="2018-12-06T16:19:00Z">
              <w:rPr>
                <w:rFonts w:ascii="Arial" w:hAnsi="Arial" w:cs="Arial"/>
                <w:color w:val="222222"/>
                <w:sz w:val="20"/>
                <w:szCs w:val="20"/>
                <w:shd w:val="clear" w:color="auto" w:fill="FFFFFF"/>
              </w:rPr>
            </w:rPrChange>
          </w:rPr>
          <w:t xml:space="preserve">Huang, Q., </w:t>
        </w:r>
        <w:r w:rsidRPr="00E52724">
          <w:rPr>
            <w:rPrChange w:id="154" w:author="Michel, Nicole" w:date="2018-12-06T16:19:00Z">
              <w:rPr>
                <w:rFonts w:ascii="Arial" w:hAnsi="Arial" w:cs="Arial"/>
                <w:color w:val="222222"/>
                <w:sz w:val="20"/>
                <w:szCs w:val="20"/>
                <w:shd w:val="clear" w:color="auto" w:fill="FFFFFF"/>
              </w:rPr>
            </w:rPrChange>
          </w:rPr>
          <w:t xml:space="preserve">J.R. </w:t>
        </w:r>
        <w:r w:rsidRPr="00E52724">
          <w:rPr>
            <w:rPrChange w:id="155" w:author="Michel, Nicole" w:date="2018-12-06T16:19:00Z">
              <w:rPr>
                <w:rFonts w:ascii="Arial" w:hAnsi="Arial" w:cs="Arial"/>
                <w:color w:val="222222"/>
                <w:sz w:val="20"/>
                <w:szCs w:val="20"/>
                <w:shd w:val="clear" w:color="auto" w:fill="FFFFFF"/>
              </w:rPr>
            </w:rPrChange>
          </w:rPr>
          <w:t xml:space="preserve">Sauer, </w:t>
        </w:r>
        <w:r w:rsidRPr="00E52724">
          <w:rPr>
            <w:rPrChange w:id="156" w:author="Michel, Nicole" w:date="2018-12-06T16:19:00Z">
              <w:rPr>
                <w:rFonts w:ascii="Arial" w:hAnsi="Arial" w:cs="Arial"/>
                <w:color w:val="222222"/>
                <w:sz w:val="20"/>
                <w:szCs w:val="20"/>
                <w:shd w:val="clear" w:color="auto" w:fill="FFFFFF"/>
              </w:rPr>
            </w:rPrChange>
          </w:rPr>
          <w:t>and R.O.</w:t>
        </w:r>
        <w:r w:rsidRPr="00E52724">
          <w:rPr>
            <w:rPrChange w:id="157" w:author="Michel, Nicole" w:date="2018-12-06T16:19:00Z">
              <w:rPr>
                <w:rFonts w:ascii="Arial" w:hAnsi="Arial" w:cs="Arial"/>
                <w:color w:val="222222"/>
                <w:sz w:val="20"/>
                <w:szCs w:val="20"/>
                <w:shd w:val="clear" w:color="auto" w:fill="FFFFFF"/>
              </w:rPr>
            </w:rPrChange>
          </w:rPr>
          <w:t xml:space="preserve"> </w:t>
        </w:r>
        <w:proofErr w:type="spellStart"/>
        <w:r w:rsidRPr="00E52724">
          <w:rPr>
            <w:rPrChange w:id="158" w:author="Michel, Nicole" w:date="2018-12-06T16:19:00Z">
              <w:rPr>
                <w:rFonts w:ascii="Arial" w:hAnsi="Arial" w:cs="Arial"/>
                <w:color w:val="222222"/>
                <w:sz w:val="20"/>
                <w:szCs w:val="20"/>
                <w:shd w:val="clear" w:color="auto" w:fill="FFFFFF"/>
              </w:rPr>
            </w:rPrChange>
          </w:rPr>
          <w:t>Dubayah</w:t>
        </w:r>
        <w:proofErr w:type="spellEnd"/>
        <w:r w:rsidRPr="00E52724">
          <w:rPr>
            <w:rPrChange w:id="159" w:author="Michel, Nicole" w:date="2018-12-06T16:19:00Z">
              <w:rPr>
                <w:rFonts w:ascii="Arial" w:hAnsi="Arial" w:cs="Arial"/>
                <w:color w:val="222222"/>
                <w:sz w:val="20"/>
                <w:szCs w:val="20"/>
                <w:shd w:val="clear" w:color="auto" w:fill="FFFFFF"/>
              </w:rPr>
            </w:rPrChange>
          </w:rPr>
          <w:t>. (2017). Multidirectional abundance shifts among North American birds and the relative influence of multifaceted climate factors. </w:t>
        </w:r>
        <w:r w:rsidRPr="00E52724">
          <w:rPr>
            <w:rPrChange w:id="160" w:author="Michel, Nicole" w:date="2018-12-06T16:19:00Z">
              <w:rPr>
                <w:rFonts w:ascii="Arial" w:hAnsi="Arial" w:cs="Arial"/>
                <w:i/>
                <w:iCs/>
                <w:color w:val="222222"/>
                <w:sz w:val="20"/>
                <w:szCs w:val="20"/>
                <w:shd w:val="clear" w:color="auto" w:fill="FFFFFF"/>
              </w:rPr>
            </w:rPrChange>
          </w:rPr>
          <w:t>Global Change B</w:t>
        </w:r>
        <w:r w:rsidRPr="00E52724">
          <w:rPr>
            <w:rPrChange w:id="161" w:author="Michel, Nicole" w:date="2018-12-06T16:19:00Z">
              <w:rPr>
                <w:rFonts w:ascii="Arial" w:hAnsi="Arial" w:cs="Arial"/>
                <w:i/>
                <w:iCs/>
                <w:color w:val="222222"/>
                <w:sz w:val="20"/>
                <w:szCs w:val="20"/>
                <w:shd w:val="clear" w:color="auto" w:fill="FFFFFF"/>
              </w:rPr>
            </w:rPrChange>
          </w:rPr>
          <w:t>iology</w:t>
        </w:r>
        <w:r w:rsidRPr="00E52724">
          <w:rPr>
            <w:rPrChange w:id="162" w:author="Michel, Nicole" w:date="2018-12-06T16:19:00Z">
              <w:rPr>
                <w:rFonts w:ascii="Arial" w:hAnsi="Arial" w:cs="Arial"/>
                <w:color w:val="222222"/>
                <w:sz w:val="20"/>
                <w:szCs w:val="20"/>
                <w:shd w:val="clear" w:color="auto" w:fill="FFFFFF"/>
              </w:rPr>
            </w:rPrChange>
          </w:rPr>
          <w:t> </w:t>
        </w:r>
        <w:r w:rsidRPr="00E52724">
          <w:rPr>
            <w:rPrChange w:id="163" w:author="Michel, Nicole" w:date="2018-12-06T16:19:00Z">
              <w:rPr>
                <w:rFonts w:ascii="Arial" w:hAnsi="Arial" w:cs="Arial"/>
                <w:i/>
                <w:iCs/>
                <w:color w:val="222222"/>
                <w:sz w:val="20"/>
                <w:szCs w:val="20"/>
                <w:shd w:val="clear" w:color="auto" w:fill="FFFFFF"/>
              </w:rPr>
            </w:rPrChange>
          </w:rPr>
          <w:t>23</w:t>
        </w:r>
        <w:r w:rsidRPr="00E52724">
          <w:rPr>
            <w:rPrChange w:id="164" w:author="Michel, Nicole" w:date="2018-12-06T16:19:00Z">
              <w:rPr>
                <w:rFonts w:ascii="Arial" w:hAnsi="Arial" w:cs="Arial"/>
                <w:color w:val="222222"/>
                <w:sz w:val="20"/>
                <w:szCs w:val="20"/>
                <w:shd w:val="clear" w:color="auto" w:fill="FFFFFF"/>
              </w:rPr>
            </w:rPrChange>
          </w:rPr>
          <w:t>:</w:t>
        </w:r>
        <w:r w:rsidRPr="00E52724">
          <w:rPr>
            <w:rPrChange w:id="165" w:author="Michel, Nicole" w:date="2018-12-06T16:19:00Z">
              <w:rPr>
                <w:rFonts w:ascii="Arial" w:hAnsi="Arial" w:cs="Arial"/>
                <w:color w:val="222222"/>
                <w:sz w:val="20"/>
                <w:szCs w:val="20"/>
                <w:shd w:val="clear" w:color="auto" w:fill="FFFFFF"/>
              </w:rPr>
            </w:rPrChange>
          </w:rPr>
          <w:t>3610-3622.</w:t>
        </w:r>
      </w:ins>
    </w:p>
    <w:p w14:paraId="00F57B1B" w14:textId="77777777" w:rsidR="00630059" w:rsidRDefault="00630059" w:rsidP="00630059">
      <w:pPr>
        <w:pStyle w:val="Bibliography"/>
      </w:pPr>
      <w:r>
        <w:t>Linden, A., and S. Mantyniemi (2011). Using the negative binomial distribution to model overdispersion in ecological count data. Ecology 92:1414–1421.</w:t>
      </w:r>
    </w:p>
    <w:p w14:paraId="648073FA" w14:textId="77777777" w:rsidR="00630059" w:rsidRDefault="00630059" w:rsidP="00630059">
      <w:pPr>
        <w:pStyle w:val="Bibliography"/>
      </w:pPr>
      <w:r>
        <w:t>Lindgren, F., and H. Rue (2015). Bayesian spatial modelling with R-INLA. Journal of Statistical Software 63:19.</w:t>
      </w:r>
    </w:p>
    <w:p w14:paraId="2EEE2E5D" w14:textId="77777777" w:rsidR="00630059" w:rsidRDefault="00630059" w:rsidP="00630059">
      <w:pPr>
        <w:pStyle w:val="Bibliography"/>
      </w:pPr>
      <w:r>
        <w:lastRenderedPageBreak/>
        <w:t>Link, W. A., and J. R. Sauer (1999). Controlling for varying effort in count surveys: an analysis of Christmas Bird Count data. Journal of Agricultural, Biological, and Environmental Statistics 4:116–125.</w:t>
      </w:r>
    </w:p>
    <w:p w14:paraId="02758459" w14:textId="77777777" w:rsidR="00630059" w:rsidRDefault="00630059" w:rsidP="00630059">
      <w:pPr>
        <w:pStyle w:val="Bibliography"/>
      </w:pPr>
      <w:r>
        <w:t>Link, W. A., and J. R. Sauer (2002). A hierarchical analysis of population change with application to Cerulean Warblers. Ecology 83:2832–2840.</w:t>
      </w:r>
    </w:p>
    <w:p w14:paraId="716306A6" w14:textId="77777777" w:rsidR="00630059" w:rsidRDefault="00630059" w:rsidP="00630059">
      <w:pPr>
        <w:pStyle w:val="Bibliography"/>
      </w:pPr>
      <w:r>
        <w:t>Link, W. A., and J. R. Sauer (2016). Bayesian cross-validation for model evaluation and selection, with application to the North American Breeding Bird Survey. Ecology 97:1746–1758.</w:t>
      </w:r>
    </w:p>
    <w:p w14:paraId="7F02F09C" w14:textId="77777777" w:rsidR="00630059" w:rsidRDefault="00630059" w:rsidP="00630059">
      <w:pPr>
        <w:pStyle w:val="Bibliography"/>
      </w:pPr>
      <w:r>
        <w:t>Link, W. A., J. R. Sauer, and D. K. Niven (2006). A hierarchical model for regional analysis of population change using Christmas Bird Count data, with application to the American Black Duck. The Condor 108:13–24.</w:t>
      </w:r>
    </w:p>
    <w:p w14:paraId="2ED58D94" w14:textId="77777777" w:rsidR="00630059" w:rsidRDefault="00630059" w:rsidP="00630059">
      <w:pPr>
        <w:pStyle w:val="Bibliography"/>
      </w:pPr>
      <w:r>
        <w:t>Link, W. A., J. R. Sauer, and D. K. Niven (2017). Model selection for the North American Breeding Bird Survey: A comparison of methods. The Condor 119:546–556.</w:t>
      </w:r>
    </w:p>
    <w:p w14:paraId="51A538D0" w14:textId="77777777" w:rsidR="00630059" w:rsidRDefault="00630059" w:rsidP="00630059">
      <w:pPr>
        <w:pStyle w:val="Bibliography"/>
      </w:pPr>
      <w:r>
        <w:t>Marzluff, J. M. (1997). Effects of urbanization and recreation on songbirds. In: Block, William M.; Finch, Deborah M.(Tech. eds.). Songbird ecology in southwestern ponderosa pine forests: a literature review. Gen. Tech. Rep. RM-292. Fort Collins, CO: US Dept. of Agriculture, Forest Service, Rocky Mountain Forest and Range Experiment Station. p. 89-102. 292:89–102.</w:t>
      </w:r>
    </w:p>
    <w:p w14:paraId="4A81596E" w14:textId="77777777" w:rsidR="00630059" w:rsidRDefault="00630059" w:rsidP="00630059">
      <w:pPr>
        <w:pStyle w:val="Bibliography"/>
      </w:pPr>
      <w:r>
        <w:t>Meehan, T. D., W. Jetz, and J. H. Brown (2004). Energetic determinants of abundance in winter landbird communities. Ecol Lett Ecol Lett 7:532–537.</w:t>
      </w:r>
    </w:p>
    <w:p w14:paraId="5F50B0F1" w14:textId="257B9984" w:rsidR="00630059" w:rsidRDefault="00630059" w:rsidP="00630059">
      <w:pPr>
        <w:pStyle w:val="Bibliography"/>
        <w:rPr>
          <w:ins w:id="166" w:author="Michel, Nicole" w:date="2018-12-06T15:09:00Z"/>
        </w:rPr>
      </w:pPr>
      <w:r>
        <w:t>Niven, D. K., J. R. Sauer, G. S. Butcher, and W. A. Link (2004). Christmas Bird Count provides insights into population change in land birds that breed in the boreal forest. American Birds 58:10–20.</w:t>
      </w:r>
    </w:p>
    <w:p w14:paraId="11BD2C3B" w14:textId="1F80D5D4" w:rsidR="00D460F4" w:rsidRPr="00D460F4" w:rsidRDefault="00D460F4" w:rsidP="00D460F4">
      <w:pPr>
        <w:pStyle w:val="Bibliography"/>
        <w:rPr>
          <w:rFonts w:ascii="Calibri" w:hAnsi="Calibri" w:cs="Calibri"/>
          <w:rPrChange w:id="167" w:author="Michel, Nicole" w:date="2018-12-06T15:10:00Z">
            <w:rPr/>
          </w:rPrChange>
        </w:rPr>
        <w:pPrChange w:id="168" w:author="Michel, Nicole" w:date="2018-12-06T15:10:00Z">
          <w:pPr>
            <w:pStyle w:val="Bibliography"/>
          </w:pPr>
        </w:pPrChange>
      </w:pPr>
      <w:ins w:id="169" w:author="Michel, Nicole" w:date="2018-12-06T15:10:00Z">
        <w:r w:rsidRPr="00384EF0">
          <w:rPr>
            <w:rFonts w:ascii="Calibri" w:hAnsi="Calibri" w:cs="Calibri"/>
          </w:rPr>
          <w:t xml:space="preserve">North American Bird Conservation Initiative (NABCI). (2016). </w:t>
        </w:r>
        <w:proofErr w:type="gramStart"/>
        <w:r w:rsidRPr="00384EF0">
          <w:rPr>
            <w:rFonts w:ascii="Calibri" w:hAnsi="Calibri" w:cs="Calibri"/>
            <w:i/>
            <w:iCs/>
          </w:rPr>
          <w:t>The</w:t>
        </w:r>
        <w:proofErr w:type="gramEnd"/>
        <w:r w:rsidRPr="00384EF0">
          <w:rPr>
            <w:rFonts w:ascii="Calibri" w:hAnsi="Calibri" w:cs="Calibri"/>
            <w:i/>
            <w:iCs/>
          </w:rPr>
          <w:t xml:space="preserve"> State of the Birds 2016</w:t>
        </w:r>
        <w:r w:rsidRPr="00384EF0">
          <w:rPr>
            <w:rFonts w:ascii="Calibri" w:hAnsi="Calibri" w:cs="Calibri"/>
          </w:rPr>
          <w:t>. Washington D.C.: U.S. Department of Interior.</w:t>
        </w:r>
      </w:ins>
    </w:p>
    <w:p w14:paraId="35A1018A" w14:textId="77777777" w:rsidR="00630059" w:rsidRDefault="00630059" w:rsidP="00630059">
      <w:pPr>
        <w:pStyle w:val="Bibliography"/>
      </w:pPr>
      <w:r>
        <w:t>Pettit, L. I. (1990). The conditional predictive ordinate for the normal distribution. Journal of the Royal Statistical Society. Series B (Methodological):175–184.</w:t>
      </w:r>
    </w:p>
    <w:p w14:paraId="7CC4EBDD" w14:textId="77777777" w:rsidR="00630059" w:rsidRDefault="00630059" w:rsidP="00630059">
      <w:pPr>
        <w:pStyle w:val="Bibliography"/>
      </w:pPr>
      <w:r>
        <w:t>Princé, K., and B. Zuckerberg (2015). Climate change in our backyards: the reshuffling of North America’s winter bird communities. Global Change Biology 21:572–585.</w:t>
      </w:r>
    </w:p>
    <w:p w14:paraId="29996A3C" w14:textId="77777777" w:rsidR="00630059" w:rsidRDefault="00630059" w:rsidP="00630059">
      <w:pPr>
        <w:pStyle w:val="Bibliography"/>
      </w:pPr>
      <w:r>
        <w:t>Riebler, A., S. H. Sørbye, D. Simpson, and H. avard Rue (2016). An intuitive Bayesian spatial model for disease mapping that accounts for scaling. Statistical methods in medical research 25:1145–1165.</w:t>
      </w:r>
    </w:p>
    <w:p w14:paraId="7D8D3777" w14:textId="77777777" w:rsidR="00630059" w:rsidRDefault="00630059" w:rsidP="00630059">
      <w:pPr>
        <w:pStyle w:val="Bibliography"/>
      </w:pPr>
      <w:r>
        <w:t>Robb, G. N., R. A. McDonald, D. E. Chamberlain, and S. Bearhop (2008). Food for thought: supplementary feeding as a driver of ecological change in avian populations. Frontiers in Ecology and the Environment 6:476–484.</w:t>
      </w:r>
    </w:p>
    <w:p w14:paraId="2D95CEDC" w14:textId="77777777" w:rsidR="00630059" w:rsidRDefault="00630059" w:rsidP="00630059">
      <w:pPr>
        <w:pStyle w:val="Bibliography"/>
      </w:pPr>
      <w:r>
        <w:lastRenderedPageBreak/>
        <w:t>Robbins, C. S., J. R. Sauer, R. S. Greenberg, and S. Droege (1989). Population declines in North American birds that migrate to the neotropics. Proceedings of the National Academy of Sciences 86:7658–7662.</w:t>
      </w:r>
    </w:p>
    <w:p w14:paraId="672DA6DC" w14:textId="77777777" w:rsidR="00630059" w:rsidRDefault="00630059" w:rsidP="00630059">
      <w:pPr>
        <w:pStyle w:val="Bibliography"/>
      </w:pPr>
      <w:r>
        <w:t>Root, T. (1988). Energy constraints on avian distributions and abundances. Ecology 69:330–339.</w:t>
      </w:r>
    </w:p>
    <w:p w14:paraId="5D673710" w14:textId="77777777" w:rsidR="00630059" w:rsidRDefault="00630059" w:rsidP="00630059">
      <w:pPr>
        <w:pStyle w:val="Bibliography"/>
      </w:pPr>
      <w:r>
        <w:t>Rosenberg, K. V., P. J. Blancher, J. C. Stanton, and A. O. Panjabi (2017). Use of North American Breeding Bird Survey data in avian conservation assessments. The Condor 119:594–606.</w:t>
      </w:r>
    </w:p>
    <w:p w14:paraId="5BB8454A" w14:textId="14717CAB" w:rsidR="00630059" w:rsidRDefault="00630059" w:rsidP="00630059">
      <w:pPr>
        <w:pStyle w:val="Bibliography"/>
        <w:rPr>
          <w:ins w:id="170" w:author="Michel, Nicole" w:date="2018-12-06T15:13:00Z"/>
        </w:rPr>
      </w:pPr>
      <w:r>
        <w:t xml:space="preserve">Rosenberg, K. V., J. A. Kennedy, R. Dettmers, R. P. Ford, D. Reynolds, J. D. Alexander, C. J. Beardmore, P. J. Blancher, R. E. Bogart, and G. S. Butcher (2016). Partners in </w:t>
      </w:r>
      <w:ins w:id="171" w:author="Michel, Nicole" w:date="2018-12-06T15:18:00Z">
        <w:r w:rsidR="00B6030C">
          <w:t>F</w:t>
        </w:r>
      </w:ins>
      <w:del w:id="172" w:author="Michel, Nicole" w:date="2018-12-06T15:18:00Z">
        <w:r w:rsidDel="00B6030C">
          <w:delText>f</w:delText>
        </w:r>
      </w:del>
      <w:r>
        <w:t xml:space="preserve">light </w:t>
      </w:r>
      <w:proofErr w:type="spellStart"/>
      <w:r>
        <w:t>landbird</w:t>
      </w:r>
      <w:proofErr w:type="spellEnd"/>
      <w:r>
        <w:t xml:space="preserve"> conservation plan: 2016 revision for Canada and continental United States. Partners in Flight Science Committee.</w:t>
      </w:r>
    </w:p>
    <w:p w14:paraId="4F2DC61A" w14:textId="5682DDBE" w:rsidR="00B6030C" w:rsidRPr="00B6030C" w:rsidRDefault="00B6030C" w:rsidP="00B6030C">
      <w:pPr>
        <w:ind w:left="720" w:hanging="720"/>
        <w:rPr>
          <w:rPrChange w:id="173" w:author="Michel, Nicole" w:date="2018-12-06T15:13:00Z">
            <w:rPr/>
          </w:rPrChange>
        </w:rPr>
        <w:pPrChange w:id="174" w:author="Michel, Nicole" w:date="2018-12-06T15:18:00Z">
          <w:pPr>
            <w:pStyle w:val="Bibliography"/>
          </w:pPr>
        </w:pPrChange>
      </w:pPr>
      <w:ins w:id="175" w:author="Michel, Nicole" w:date="2018-12-06T15:13:00Z">
        <w:r>
          <w:t xml:space="preserve">Roy, </w:t>
        </w:r>
      </w:ins>
      <w:ins w:id="176" w:author="Michel, Nicole" w:date="2018-12-06T15:16:00Z">
        <w:r>
          <w:t xml:space="preserve">C., N.L. Michel, </w:t>
        </w:r>
      </w:ins>
      <w:ins w:id="177" w:author="Michel, Nicole" w:date="2018-12-06T15:17:00Z">
        <w:r>
          <w:t xml:space="preserve">C. </w:t>
        </w:r>
        <w:proofErr w:type="spellStart"/>
        <w:r>
          <w:t>Burkhalter</w:t>
        </w:r>
        <w:proofErr w:type="spellEnd"/>
        <w:r>
          <w:t xml:space="preserve">, </w:t>
        </w:r>
      </w:ins>
      <w:ins w:id="178" w:author="Michel, Nicole" w:date="2018-12-06T15:16:00Z">
        <w:r>
          <w:t xml:space="preserve">K. Gurney, C. Handel, D. Messmer, </w:t>
        </w:r>
      </w:ins>
      <w:ins w:id="179" w:author="Michel, Nicole" w:date="2018-12-06T15:17:00Z">
        <w:r>
          <w:t xml:space="preserve">K. Prince, </w:t>
        </w:r>
      </w:ins>
      <w:ins w:id="180" w:author="Michel, Nicole" w:date="2018-12-06T15:16:00Z">
        <w:r>
          <w:t xml:space="preserve">C. Rushing, J. </w:t>
        </w:r>
        <w:proofErr w:type="spellStart"/>
        <w:r>
          <w:t>Saracco</w:t>
        </w:r>
        <w:proofErr w:type="spellEnd"/>
        <w:r>
          <w:t xml:space="preserve">, R. Schuster, A. Smith, P.A. Smith, P. </w:t>
        </w:r>
        <w:proofErr w:type="spellStart"/>
        <w:r>
          <w:t>Solymos</w:t>
        </w:r>
        <w:proofErr w:type="spellEnd"/>
        <w:r>
          <w:t xml:space="preserve">, L. </w:t>
        </w:r>
        <w:proofErr w:type="spellStart"/>
        <w:r>
          <w:t>Venier</w:t>
        </w:r>
        <w:proofErr w:type="spellEnd"/>
        <w:r>
          <w:t xml:space="preserve">, </w:t>
        </w:r>
      </w:ins>
      <w:ins w:id="181" w:author="Michel, Nicole" w:date="2018-12-06T15:17:00Z">
        <w:r>
          <w:t xml:space="preserve">S. Van Wilgenburg, and </w:t>
        </w:r>
      </w:ins>
      <w:ins w:id="182" w:author="Michel, Nicole" w:date="2018-12-06T15:16:00Z">
        <w:r>
          <w:t xml:space="preserve">B. Zuckerberg. </w:t>
        </w:r>
      </w:ins>
      <w:ins w:id="183" w:author="Michel, Nicole" w:date="2018-12-06T15:18:00Z">
        <w:r w:rsidRPr="004B1E2E">
          <w:rPr>
            <w:i/>
            <w:rPrChange w:id="184" w:author="Michel, Nicole" w:date="2018-12-06T15:19:00Z">
              <w:rPr>
                <w:i/>
              </w:rPr>
            </w:rPrChange>
          </w:rPr>
          <w:t>In review</w:t>
        </w:r>
        <w:r>
          <w:t>. Monitoring boreal avian populations: how can we estimate trends and trajectories from noisy data?</w:t>
        </w:r>
      </w:ins>
    </w:p>
    <w:p w14:paraId="474717FA" w14:textId="77777777" w:rsidR="00630059" w:rsidRDefault="00630059" w:rsidP="00630059">
      <w:pPr>
        <w:pStyle w:val="Bibliography"/>
      </w:pPr>
      <w:r>
        <w:t>Rue, H., S. Martino, and N. Chopin (2009). Approximate Bayesian inference for latent Gaussian models by using integrated nested Laplace approximations. Journal of the Royal Statistical Society: Series B (Statistical Methodology) 71:319–392.</w:t>
      </w:r>
    </w:p>
    <w:p w14:paraId="0D6FA179" w14:textId="77777777" w:rsidR="00630059" w:rsidRDefault="00630059" w:rsidP="00630059">
      <w:pPr>
        <w:pStyle w:val="Bibliography"/>
      </w:pPr>
      <w:r>
        <w:t>Rue, H., A. Riebler, S. H. Sørbye, J. B. Illian, D. P. Simpson, and F. K. Lindgren (2017). Bayesian computing with INLA: a review. Annual Review of Statistics and Its Application 4:395–421.</w:t>
      </w:r>
    </w:p>
    <w:p w14:paraId="0E9255A8" w14:textId="77777777" w:rsidR="00630059" w:rsidRDefault="00630059" w:rsidP="00630059">
      <w:pPr>
        <w:pStyle w:val="Bibliography"/>
      </w:pPr>
      <w:r>
        <w:t>Sauer, J. R., J. E. Fallon, and R. Johnson (2003). Use of North American Breeding Bird Survey data to estimate population change for bird conservation regions. The Journal of Wildlife Management 67:372–389.</w:t>
      </w:r>
    </w:p>
    <w:p w14:paraId="1EECD870" w14:textId="77777777" w:rsidR="00630059" w:rsidRDefault="00630059" w:rsidP="00630059">
      <w:pPr>
        <w:pStyle w:val="Bibliography"/>
      </w:pPr>
      <w:r>
        <w:t>Sauer, J. R., and W. A. Link (2002). Using Christmas Bird Count data in analysis of population change. American Birds:10–14.</w:t>
      </w:r>
    </w:p>
    <w:p w14:paraId="7F380252" w14:textId="77777777" w:rsidR="00630059" w:rsidRDefault="00630059" w:rsidP="00630059">
      <w:pPr>
        <w:pStyle w:val="Bibliography"/>
      </w:pPr>
      <w:r>
        <w:t>Sauer, J. R., and W. A. Link (2011). Analysis of the North American Breeding Bird Survey using hierarchical models. The Auk 128:87–98.</w:t>
      </w:r>
    </w:p>
    <w:p w14:paraId="22BE087D" w14:textId="77777777" w:rsidR="00630059" w:rsidRDefault="00630059" w:rsidP="00630059">
      <w:pPr>
        <w:pStyle w:val="Bibliography"/>
      </w:pPr>
      <w:r>
        <w:t>Sauer, J. R., K. L. Pardieck, D. J. Ziolkowski Jr, A. C. Smith, M.-A. R. Hudson, V. Rodriguez, H. Berlanga, D. K. Niven, and W. A. Link (2017). The first 50 years of the North American Breeding Bird Survey. The Condor 119:576–593.</w:t>
      </w:r>
    </w:p>
    <w:p w14:paraId="6F587142" w14:textId="77777777" w:rsidR="00630059" w:rsidRDefault="00630059" w:rsidP="00630059">
      <w:pPr>
        <w:pStyle w:val="Bibliography"/>
      </w:pPr>
      <w:r>
        <w:t>Smith, A. C., M.-A. R. Hudson, C. M. Downes, and C. M. Francis (2015). Change points in the population trends of aerial-insectivorous birds in North America: synchronized in time across species and regions. PLOS ONE 10:e0130768.</w:t>
      </w:r>
    </w:p>
    <w:p w14:paraId="2EFDE69E" w14:textId="77777777" w:rsidR="00630059" w:rsidRDefault="00630059" w:rsidP="00630059">
      <w:pPr>
        <w:pStyle w:val="Bibliography"/>
      </w:pPr>
      <w:r>
        <w:lastRenderedPageBreak/>
        <w:t>La Sorte, F. A., and F. R. Thompson (2007). Poleward Shifts in Winter Ranges of North American Birds. Ecology 88:1803–1812.</w:t>
      </w:r>
    </w:p>
    <w:p w14:paraId="5D84F5C4" w14:textId="77777777" w:rsidR="00630059" w:rsidRDefault="00630059" w:rsidP="00630059">
      <w:pPr>
        <w:pStyle w:val="Bibliography"/>
      </w:pPr>
      <w:r>
        <w:t>Soykan, C. U., J. Sauer, J. G. Schuetz, G. S. LeBaron, K. Dale, and G. M. Langham (2016). Population trends for North American winter birds based on hierarchical models. Ecosphere 7:e01351.</w:t>
      </w:r>
    </w:p>
    <w:p w14:paraId="50D54D26" w14:textId="5624BA1C" w:rsidR="00630059" w:rsidRDefault="00630059" w:rsidP="00630059">
      <w:pPr>
        <w:pStyle w:val="Bibliography"/>
        <w:rPr>
          <w:ins w:id="185" w:author="Michel, Nicole" w:date="2018-12-06T16:37:00Z"/>
        </w:rPr>
      </w:pPr>
      <w:r>
        <w:t>Thogmartin, W. E., J. R. Sauer, and M. G. Knutson (2004). A hierarchical spatial model of avian abundance with application to Cerulean Warblers. Ecological Applications 14:1766–1779.</w:t>
      </w:r>
    </w:p>
    <w:p w14:paraId="5A0499AA" w14:textId="43FD6110" w:rsidR="00727950" w:rsidRPr="00727950" w:rsidRDefault="00727950" w:rsidP="00727950">
      <w:pPr>
        <w:ind w:left="720" w:hanging="720"/>
        <w:rPr>
          <w:rPrChange w:id="186" w:author="Michel, Nicole" w:date="2018-12-06T16:37:00Z">
            <w:rPr/>
          </w:rPrChange>
        </w:rPr>
        <w:pPrChange w:id="187" w:author="Michel, Nicole" w:date="2018-12-06T16:40:00Z">
          <w:pPr>
            <w:pStyle w:val="Bibliography"/>
          </w:pPr>
        </w:pPrChange>
      </w:pPr>
      <w:proofErr w:type="spellStart"/>
      <w:ins w:id="188" w:author="Michel, Nicole" w:date="2018-12-06T16:39:00Z">
        <w:r w:rsidRPr="00727950">
          <w:rPr>
            <w:rPrChange w:id="189" w:author="Michel, Nicole" w:date="2018-12-06T16:40:00Z">
              <w:rPr>
                <w:rFonts w:ascii="Arial" w:hAnsi="Arial" w:cs="Arial"/>
                <w:color w:val="222222"/>
                <w:sz w:val="20"/>
                <w:szCs w:val="20"/>
                <w:shd w:val="clear" w:color="auto" w:fill="FFFFFF"/>
              </w:rPr>
            </w:rPrChange>
          </w:rPr>
          <w:t>Thogmartin</w:t>
        </w:r>
        <w:proofErr w:type="spellEnd"/>
        <w:r w:rsidRPr="00727950">
          <w:rPr>
            <w:rPrChange w:id="190" w:author="Michel, Nicole" w:date="2018-12-06T16:40:00Z">
              <w:rPr>
                <w:rFonts w:ascii="Arial" w:hAnsi="Arial" w:cs="Arial"/>
                <w:color w:val="222222"/>
                <w:sz w:val="20"/>
                <w:szCs w:val="20"/>
                <w:shd w:val="clear" w:color="auto" w:fill="FFFFFF"/>
              </w:rPr>
            </w:rPrChange>
          </w:rPr>
          <w:t>, W</w:t>
        </w:r>
        <w:r w:rsidRPr="00727950">
          <w:rPr>
            <w:rPrChange w:id="191" w:author="Michel, Nicole" w:date="2018-12-06T16:40:00Z">
              <w:rPr>
                <w:rFonts w:ascii="Arial" w:hAnsi="Arial" w:cs="Arial"/>
                <w:color w:val="222222"/>
                <w:sz w:val="20"/>
                <w:szCs w:val="20"/>
                <w:shd w:val="clear" w:color="auto" w:fill="FFFFFF"/>
              </w:rPr>
            </w:rPrChange>
          </w:rPr>
          <w:t>.</w:t>
        </w:r>
        <w:r w:rsidRPr="00727950">
          <w:rPr>
            <w:rPrChange w:id="192" w:author="Michel, Nicole" w:date="2018-12-06T16:40:00Z">
              <w:rPr>
                <w:rFonts w:ascii="Arial" w:hAnsi="Arial" w:cs="Arial"/>
                <w:color w:val="222222"/>
                <w:sz w:val="20"/>
                <w:szCs w:val="20"/>
                <w:shd w:val="clear" w:color="auto" w:fill="FFFFFF"/>
              </w:rPr>
            </w:rPrChange>
          </w:rPr>
          <w:t>E., M</w:t>
        </w:r>
      </w:ins>
      <w:ins w:id="193" w:author="Michel, Nicole" w:date="2018-12-06T16:40:00Z">
        <w:r w:rsidRPr="00727950">
          <w:rPr>
            <w:rPrChange w:id="194" w:author="Michel, Nicole" w:date="2018-12-06T16:40:00Z">
              <w:rPr>
                <w:rFonts w:ascii="Arial" w:hAnsi="Arial" w:cs="Arial"/>
                <w:color w:val="222222"/>
                <w:sz w:val="20"/>
                <w:szCs w:val="20"/>
                <w:shd w:val="clear" w:color="auto" w:fill="FFFFFF"/>
              </w:rPr>
            </w:rPrChange>
          </w:rPr>
          <w:t>.</w:t>
        </w:r>
      </w:ins>
      <w:ins w:id="195" w:author="Michel, Nicole" w:date="2018-12-06T16:39:00Z">
        <w:r w:rsidRPr="00727950">
          <w:rPr>
            <w:rPrChange w:id="196" w:author="Michel, Nicole" w:date="2018-12-06T16:40:00Z">
              <w:rPr>
                <w:rFonts w:ascii="Arial" w:hAnsi="Arial" w:cs="Arial"/>
                <w:color w:val="222222"/>
                <w:sz w:val="20"/>
                <w:szCs w:val="20"/>
                <w:shd w:val="clear" w:color="auto" w:fill="FFFFFF"/>
              </w:rPr>
            </w:rPrChange>
          </w:rPr>
          <w:t>G. Knutson, and J</w:t>
        </w:r>
      </w:ins>
      <w:ins w:id="197" w:author="Michel, Nicole" w:date="2018-12-06T16:40:00Z">
        <w:r w:rsidRPr="00727950">
          <w:rPr>
            <w:rPrChange w:id="198" w:author="Michel, Nicole" w:date="2018-12-06T16:40:00Z">
              <w:rPr>
                <w:rFonts w:ascii="Arial" w:hAnsi="Arial" w:cs="Arial"/>
                <w:color w:val="222222"/>
                <w:sz w:val="20"/>
                <w:szCs w:val="20"/>
                <w:shd w:val="clear" w:color="auto" w:fill="FFFFFF"/>
              </w:rPr>
            </w:rPrChange>
          </w:rPr>
          <w:t>.</w:t>
        </w:r>
      </w:ins>
      <w:ins w:id="199" w:author="Michel, Nicole" w:date="2018-12-06T16:39:00Z">
        <w:r w:rsidRPr="00727950">
          <w:rPr>
            <w:rPrChange w:id="200" w:author="Michel, Nicole" w:date="2018-12-06T16:40:00Z">
              <w:rPr>
                <w:rFonts w:ascii="Arial" w:hAnsi="Arial" w:cs="Arial"/>
                <w:color w:val="222222"/>
                <w:sz w:val="20"/>
                <w:szCs w:val="20"/>
                <w:shd w:val="clear" w:color="auto" w:fill="FFFFFF"/>
              </w:rPr>
            </w:rPrChange>
          </w:rPr>
          <w:t xml:space="preserve">R. Sauer. </w:t>
        </w:r>
      </w:ins>
      <w:ins w:id="201" w:author="Michel, Nicole" w:date="2018-12-06T16:40:00Z">
        <w:r w:rsidRPr="00727950">
          <w:rPr>
            <w:rPrChange w:id="202" w:author="Michel, Nicole" w:date="2018-12-06T16:40:00Z">
              <w:rPr>
                <w:rFonts w:ascii="Arial" w:hAnsi="Arial" w:cs="Arial"/>
                <w:color w:val="222222"/>
                <w:sz w:val="20"/>
                <w:szCs w:val="20"/>
                <w:shd w:val="clear" w:color="auto" w:fill="FFFFFF"/>
              </w:rPr>
            </w:rPrChange>
          </w:rPr>
          <w:t xml:space="preserve">(2006). </w:t>
        </w:r>
      </w:ins>
      <w:ins w:id="203" w:author="Michel, Nicole" w:date="2018-12-06T16:39:00Z">
        <w:r w:rsidRPr="00727950">
          <w:rPr>
            <w:rPrChange w:id="204" w:author="Michel, Nicole" w:date="2018-12-06T16:40:00Z">
              <w:rPr>
                <w:rFonts w:ascii="Arial" w:hAnsi="Arial" w:cs="Arial"/>
                <w:color w:val="222222"/>
                <w:sz w:val="20"/>
                <w:szCs w:val="20"/>
                <w:shd w:val="clear" w:color="auto" w:fill="FFFFFF"/>
              </w:rPr>
            </w:rPrChange>
          </w:rPr>
          <w:t>Predicting regional abundance of rare grassland birds with a hi</w:t>
        </w:r>
        <w:r w:rsidRPr="00727950">
          <w:rPr>
            <w:rPrChange w:id="205" w:author="Michel, Nicole" w:date="2018-12-06T16:40:00Z">
              <w:rPr>
                <w:rFonts w:ascii="Arial" w:hAnsi="Arial" w:cs="Arial"/>
                <w:color w:val="222222"/>
                <w:sz w:val="20"/>
                <w:szCs w:val="20"/>
                <w:shd w:val="clear" w:color="auto" w:fill="FFFFFF"/>
              </w:rPr>
            </w:rPrChange>
          </w:rPr>
          <w:t>erarchical spatial count model.</w:t>
        </w:r>
        <w:r w:rsidRPr="00727950">
          <w:rPr>
            <w:rPrChange w:id="206" w:author="Michel, Nicole" w:date="2018-12-06T16:40:00Z">
              <w:rPr>
                <w:rFonts w:ascii="Arial" w:hAnsi="Arial" w:cs="Arial"/>
                <w:color w:val="222222"/>
                <w:sz w:val="20"/>
                <w:szCs w:val="20"/>
                <w:shd w:val="clear" w:color="auto" w:fill="FFFFFF"/>
              </w:rPr>
            </w:rPrChange>
          </w:rPr>
          <w:t> </w:t>
        </w:r>
        <w:r w:rsidRPr="00727950">
          <w:rPr>
            <w:rPrChange w:id="207" w:author="Michel, Nicole" w:date="2018-12-06T16:40:00Z">
              <w:rPr>
                <w:rFonts w:ascii="Arial" w:hAnsi="Arial" w:cs="Arial"/>
                <w:i/>
                <w:iCs/>
                <w:color w:val="222222"/>
                <w:sz w:val="20"/>
                <w:szCs w:val="20"/>
                <w:shd w:val="clear" w:color="auto" w:fill="FFFFFF"/>
              </w:rPr>
            </w:rPrChange>
          </w:rPr>
          <w:t>Condor</w:t>
        </w:r>
        <w:r w:rsidRPr="00727950">
          <w:rPr>
            <w:rPrChange w:id="208" w:author="Michel, Nicole" w:date="2018-12-06T16:40:00Z">
              <w:rPr>
                <w:rFonts w:ascii="Arial" w:hAnsi="Arial" w:cs="Arial"/>
                <w:color w:val="222222"/>
                <w:sz w:val="20"/>
                <w:szCs w:val="20"/>
                <w:shd w:val="clear" w:color="auto" w:fill="FFFFFF"/>
              </w:rPr>
            </w:rPrChange>
          </w:rPr>
          <w:t> </w:t>
        </w:r>
      </w:ins>
      <w:ins w:id="209" w:author="Michel, Nicole" w:date="2018-12-06T16:40:00Z">
        <w:r w:rsidRPr="00727950">
          <w:rPr>
            <w:rPrChange w:id="210" w:author="Michel, Nicole" w:date="2018-12-06T16:40:00Z">
              <w:rPr>
                <w:rFonts w:ascii="Arial" w:hAnsi="Arial" w:cs="Arial"/>
                <w:color w:val="222222"/>
                <w:sz w:val="20"/>
                <w:szCs w:val="20"/>
                <w:shd w:val="clear" w:color="auto" w:fill="FFFFFF"/>
              </w:rPr>
            </w:rPrChange>
          </w:rPr>
          <w:t>108</w:t>
        </w:r>
      </w:ins>
      <w:ins w:id="211" w:author="Michel, Nicole" w:date="2018-12-06T16:39:00Z">
        <w:r w:rsidRPr="00727950">
          <w:rPr>
            <w:rPrChange w:id="212" w:author="Michel, Nicole" w:date="2018-12-06T16:40:00Z">
              <w:rPr>
                <w:rFonts w:ascii="Arial" w:hAnsi="Arial" w:cs="Arial"/>
                <w:color w:val="222222"/>
                <w:sz w:val="20"/>
                <w:szCs w:val="20"/>
                <w:shd w:val="clear" w:color="auto" w:fill="FFFFFF"/>
              </w:rPr>
            </w:rPrChange>
          </w:rPr>
          <w:t>: 25-46.</w:t>
        </w:r>
      </w:ins>
    </w:p>
    <w:p w14:paraId="21FD88B1" w14:textId="77777777" w:rsidR="00630059" w:rsidRDefault="00630059" w:rsidP="00630059">
      <w:pPr>
        <w:pStyle w:val="Bibliography"/>
      </w:pPr>
      <w:r>
        <w:t>Thomas, C. D., and J. J. Lennon (1999). Birds extend their ranges northwards. Nature 399:213.</w:t>
      </w:r>
    </w:p>
    <w:p w14:paraId="1671B8A2" w14:textId="66155410" w:rsidR="00630059" w:rsidRDefault="00630059" w:rsidP="00630059">
      <w:pPr>
        <w:pStyle w:val="Bibliography"/>
        <w:rPr>
          <w:ins w:id="213" w:author="Michel, Nicole" w:date="2018-12-06T16:38:00Z"/>
        </w:rPr>
      </w:pPr>
      <w:r>
        <w:t>Waller, L. A., and C. A. Gotway (2004). Applied Spatial Statistics for Public Health Data. John Wiley &amp; Sons, New York, NY.</w:t>
      </w:r>
    </w:p>
    <w:p w14:paraId="5B46C992" w14:textId="453B328A" w:rsidR="00727950" w:rsidRPr="00727950" w:rsidRDefault="00727950" w:rsidP="00727950">
      <w:pPr>
        <w:ind w:left="720" w:hanging="720"/>
        <w:rPr>
          <w:rPrChange w:id="214" w:author="Michel, Nicole" w:date="2018-12-06T16:38:00Z">
            <w:rPr/>
          </w:rPrChange>
        </w:rPr>
        <w:pPrChange w:id="215" w:author="Michel, Nicole" w:date="2018-12-06T16:39:00Z">
          <w:pPr>
            <w:pStyle w:val="Bibliography"/>
          </w:pPr>
        </w:pPrChange>
      </w:pPr>
      <w:ins w:id="216" w:author="Michel, Nicole" w:date="2018-12-06T16:38:00Z">
        <w:r w:rsidRPr="00727950">
          <w:rPr>
            <w:rPrChange w:id="217" w:author="Michel, Nicole" w:date="2018-12-06T16:39:00Z">
              <w:rPr>
                <w:rFonts w:ascii="Arial" w:hAnsi="Arial" w:cs="Arial"/>
                <w:color w:val="222222"/>
                <w:sz w:val="20"/>
                <w:szCs w:val="20"/>
                <w:shd w:val="clear" w:color="auto" w:fill="FFFFFF"/>
              </w:rPr>
            </w:rPrChange>
          </w:rPr>
          <w:t>Zhang, J., W.</w:t>
        </w:r>
        <w:r w:rsidRPr="00727950">
          <w:rPr>
            <w:rPrChange w:id="218" w:author="Michel, Nicole" w:date="2018-12-06T16:39:00Z">
              <w:rPr>
                <w:rFonts w:ascii="Arial" w:hAnsi="Arial" w:cs="Arial"/>
                <w:color w:val="222222"/>
                <w:sz w:val="20"/>
                <w:szCs w:val="20"/>
                <w:shd w:val="clear" w:color="auto" w:fill="FFFFFF"/>
              </w:rPr>
            </w:rPrChange>
          </w:rPr>
          <w:t>D</w:t>
        </w:r>
        <w:r w:rsidRPr="00727950">
          <w:rPr>
            <w:rPrChange w:id="219" w:author="Michel, Nicole" w:date="2018-12-06T16:39:00Z">
              <w:rPr>
                <w:rFonts w:ascii="Arial" w:hAnsi="Arial" w:cs="Arial"/>
                <w:color w:val="222222"/>
                <w:sz w:val="20"/>
                <w:szCs w:val="20"/>
                <w:shd w:val="clear" w:color="auto" w:fill="FFFFFF"/>
              </w:rPr>
            </w:rPrChange>
          </w:rPr>
          <w:t>.</w:t>
        </w:r>
        <w:r w:rsidRPr="00727950">
          <w:rPr>
            <w:rPrChange w:id="220" w:author="Michel, Nicole" w:date="2018-12-06T16:39:00Z">
              <w:rPr>
                <w:rFonts w:ascii="Arial" w:hAnsi="Arial" w:cs="Arial"/>
                <w:color w:val="222222"/>
                <w:sz w:val="20"/>
                <w:szCs w:val="20"/>
                <w:shd w:val="clear" w:color="auto" w:fill="FFFFFF"/>
              </w:rPr>
            </w:rPrChange>
          </w:rPr>
          <w:t xml:space="preserve"> </w:t>
        </w:r>
        <w:proofErr w:type="spellStart"/>
        <w:r w:rsidRPr="00727950">
          <w:rPr>
            <w:rPrChange w:id="221" w:author="Michel, Nicole" w:date="2018-12-06T16:39:00Z">
              <w:rPr>
                <w:rFonts w:ascii="Arial" w:hAnsi="Arial" w:cs="Arial"/>
                <w:color w:val="222222"/>
                <w:sz w:val="20"/>
                <w:szCs w:val="20"/>
                <w:shd w:val="clear" w:color="auto" w:fill="FFFFFF"/>
              </w:rPr>
            </w:rPrChange>
          </w:rPr>
          <w:t>Kissling</w:t>
        </w:r>
        <w:proofErr w:type="spellEnd"/>
        <w:r w:rsidRPr="00727950">
          <w:rPr>
            <w:rPrChange w:id="222" w:author="Michel, Nicole" w:date="2018-12-06T16:39:00Z">
              <w:rPr>
                <w:rFonts w:ascii="Arial" w:hAnsi="Arial" w:cs="Arial"/>
                <w:color w:val="222222"/>
                <w:sz w:val="20"/>
                <w:szCs w:val="20"/>
                <w:shd w:val="clear" w:color="auto" w:fill="FFFFFF"/>
              </w:rPr>
            </w:rPrChange>
          </w:rPr>
          <w:t>, and F</w:t>
        </w:r>
        <w:r w:rsidRPr="00727950">
          <w:rPr>
            <w:rPrChange w:id="223" w:author="Michel, Nicole" w:date="2018-12-06T16:39:00Z">
              <w:rPr>
                <w:rFonts w:ascii="Arial" w:hAnsi="Arial" w:cs="Arial"/>
                <w:color w:val="222222"/>
                <w:sz w:val="20"/>
                <w:szCs w:val="20"/>
                <w:shd w:val="clear" w:color="auto" w:fill="FFFFFF"/>
              </w:rPr>
            </w:rPrChange>
          </w:rPr>
          <w:t xml:space="preserve">. He. </w:t>
        </w:r>
      </w:ins>
      <w:ins w:id="224" w:author="Michel, Nicole" w:date="2018-12-06T16:39:00Z">
        <w:r>
          <w:t>(</w:t>
        </w:r>
      </w:ins>
      <w:ins w:id="225" w:author="Michel, Nicole" w:date="2018-12-06T16:38:00Z">
        <w:r w:rsidRPr="00727950">
          <w:rPr>
            <w:rPrChange w:id="226" w:author="Michel, Nicole" w:date="2018-12-06T16:39:00Z">
              <w:rPr>
                <w:rFonts w:ascii="Arial" w:hAnsi="Arial" w:cs="Arial"/>
                <w:color w:val="222222"/>
                <w:sz w:val="20"/>
                <w:szCs w:val="20"/>
                <w:shd w:val="clear" w:color="auto" w:fill="FFFFFF"/>
              </w:rPr>
            </w:rPrChange>
          </w:rPr>
          <w:t>2013</w:t>
        </w:r>
      </w:ins>
      <w:ins w:id="227" w:author="Michel, Nicole" w:date="2018-12-06T16:39:00Z">
        <w:r>
          <w:t>)</w:t>
        </w:r>
      </w:ins>
      <w:ins w:id="228" w:author="Michel, Nicole" w:date="2018-12-06T16:38:00Z">
        <w:r w:rsidRPr="00727950">
          <w:rPr>
            <w:rPrChange w:id="229" w:author="Michel, Nicole" w:date="2018-12-06T16:39:00Z">
              <w:rPr>
                <w:rFonts w:ascii="Arial" w:hAnsi="Arial" w:cs="Arial"/>
                <w:color w:val="222222"/>
                <w:sz w:val="20"/>
                <w:szCs w:val="20"/>
                <w:shd w:val="clear" w:color="auto" w:fill="FFFFFF"/>
              </w:rPr>
            </w:rPrChange>
          </w:rPr>
          <w:t xml:space="preserve">. </w:t>
        </w:r>
        <w:r w:rsidRPr="00727950">
          <w:rPr>
            <w:rPrChange w:id="230" w:author="Michel, Nicole" w:date="2018-12-06T16:39:00Z">
              <w:rPr>
                <w:rFonts w:ascii="Arial" w:hAnsi="Arial" w:cs="Arial"/>
                <w:color w:val="222222"/>
                <w:sz w:val="20"/>
                <w:szCs w:val="20"/>
                <w:shd w:val="clear" w:color="auto" w:fill="FFFFFF"/>
              </w:rPr>
            </w:rPrChange>
          </w:rPr>
          <w:t>Local forest structure, climate and human disturbance determine regional distribution of bo</w:t>
        </w:r>
        <w:r w:rsidRPr="00727950">
          <w:rPr>
            <w:rPrChange w:id="231" w:author="Michel, Nicole" w:date="2018-12-06T16:39:00Z">
              <w:rPr>
                <w:rFonts w:ascii="Arial" w:hAnsi="Arial" w:cs="Arial"/>
                <w:color w:val="222222"/>
                <w:sz w:val="20"/>
                <w:szCs w:val="20"/>
                <w:shd w:val="clear" w:color="auto" w:fill="FFFFFF"/>
              </w:rPr>
            </w:rPrChange>
          </w:rPr>
          <w:t>real bird species richness in Alberta, C</w:t>
        </w:r>
        <w:r w:rsidRPr="00727950">
          <w:rPr>
            <w:rPrChange w:id="232" w:author="Michel, Nicole" w:date="2018-12-06T16:39:00Z">
              <w:rPr>
                <w:rFonts w:ascii="Arial" w:hAnsi="Arial" w:cs="Arial"/>
                <w:color w:val="222222"/>
                <w:sz w:val="20"/>
                <w:szCs w:val="20"/>
                <w:shd w:val="clear" w:color="auto" w:fill="FFFFFF"/>
              </w:rPr>
            </w:rPrChange>
          </w:rPr>
          <w:t>anada. </w:t>
        </w:r>
        <w:r w:rsidRPr="00727950">
          <w:rPr>
            <w:rPrChange w:id="233" w:author="Michel, Nicole" w:date="2018-12-06T16:39:00Z">
              <w:rPr>
                <w:rFonts w:ascii="Arial" w:hAnsi="Arial" w:cs="Arial"/>
                <w:i/>
                <w:iCs/>
                <w:color w:val="222222"/>
                <w:sz w:val="20"/>
                <w:szCs w:val="20"/>
                <w:shd w:val="clear" w:color="auto" w:fill="FFFFFF"/>
              </w:rPr>
            </w:rPrChange>
          </w:rPr>
          <w:t>Journal of Biogeography</w:t>
        </w:r>
        <w:r w:rsidRPr="00727950">
          <w:rPr>
            <w:rPrChange w:id="234" w:author="Michel, Nicole" w:date="2018-12-06T16:39:00Z">
              <w:rPr>
                <w:rFonts w:ascii="Arial" w:hAnsi="Arial" w:cs="Arial"/>
                <w:color w:val="222222"/>
                <w:sz w:val="20"/>
                <w:szCs w:val="20"/>
                <w:shd w:val="clear" w:color="auto" w:fill="FFFFFF"/>
              </w:rPr>
            </w:rPrChange>
          </w:rPr>
          <w:t> 40</w:t>
        </w:r>
        <w:r w:rsidRPr="00727950">
          <w:rPr>
            <w:rPrChange w:id="235" w:author="Michel, Nicole" w:date="2018-12-06T16:39:00Z">
              <w:rPr>
                <w:rFonts w:ascii="Arial" w:hAnsi="Arial" w:cs="Arial"/>
                <w:color w:val="222222"/>
                <w:sz w:val="20"/>
                <w:szCs w:val="20"/>
                <w:shd w:val="clear" w:color="auto" w:fill="FFFFFF"/>
              </w:rPr>
            </w:rPrChange>
          </w:rPr>
          <w:t>:</w:t>
        </w:r>
        <w:r w:rsidRPr="00727950">
          <w:rPr>
            <w:rPrChange w:id="236" w:author="Michel, Nicole" w:date="2018-12-06T16:39:00Z">
              <w:rPr>
                <w:rFonts w:ascii="Arial" w:hAnsi="Arial" w:cs="Arial"/>
                <w:color w:val="222222"/>
                <w:sz w:val="20"/>
                <w:szCs w:val="20"/>
                <w:shd w:val="clear" w:color="auto" w:fill="FFFFFF"/>
              </w:rPr>
            </w:rPrChange>
          </w:rPr>
          <w:t>1131-1142.</w:t>
        </w:r>
      </w:ins>
    </w:p>
    <w:p w14:paraId="23C4D986" w14:textId="77777777" w:rsidR="00630059" w:rsidRDefault="00630059" w:rsidP="00630059">
      <w:pPr>
        <w:pStyle w:val="Bibliography"/>
      </w:pPr>
      <w:r>
        <w:t>Zuckerberg, B., D. N. Bonter, W. M. Hochachka, W. D. Koenig, A. T. DeGaetano, and J. L. Dickinson (2011). Climatic constraints on wintering bird distributions are modified by urbanization and weather: Wintering birds, weather, food, and climate. Journal of Animal Ecology 80:403–413.</w:t>
      </w:r>
    </w:p>
    <w:p w14:paraId="5C0636DB" w14:textId="1EF241D3" w:rsidR="00252CB5" w:rsidRDefault="00252CB5" w:rsidP="00305174">
      <w:pPr>
        <w:pStyle w:val="NoSpacing"/>
        <w:spacing w:line="480" w:lineRule="auto"/>
        <w:rPr>
          <w:rFonts w:ascii="Times New Roman" w:hAnsi="Times New Roman" w:cs="Times New Roman"/>
        </w:rPr>
      </w:pPr>
      <w:r>
        <w:rPr>
          <w:rFonts w:ascii="Times New Roman" w:hAnsi="Times New Roman" w:cs="Times New Roman"/>
        </w:rPr>
        <w:fldChar w:fldCharType="end"/>
      </w:r>
    </w:p>
    <w:p w14:paraId="7573692A" w14:textId="77777777" w:rsidR="00252CB5" w:rsidRPr="00ED7731" w:rsidRDefault="00ED7731" w:rsidP="00305174">
      <w:pPr>
        <w:pStyle w:val="NoSpacing"/>
        <w:spacing w:line="480" w:lineRule="auto"/>
        <w:rPr>
          <w:rFonts w:ascii="Times New Roman" w:hAnsi="Times New Roman" w:cs="Times New Roman"/>
          <w:b/>
        </w:rPr>
      </w:pPr>
      <w:r w:rsidRPr="00ED7731">
        <w:rPr>
          <w:rFonts w:ascii="Times New Roman" w:hAnsi="Times New Roman" w:cs="Times New Roman"/>
          <w:b/>
        </w:rPr>
        <w:t>Supplemental Information</w:t>
      </w:r>
    </w:p>
    <w:p w14:paraId="679668E4" w14:textId="77777777" w:rsidR="00ED7731" w:rsidRDefault="00ED7731" w:rsidP="00305174">
      <w:pPr>
        <w:pStyle w:val="NoSpacing"/>
        <w:spacing w:line="480" w:lineRule="auto"/>
        <w:rPr>
          <w:rFonts w:ascii="Times New Roman" w:hAnsi="Times New Roman" w:cs="Times New Roman"/>
        </w:rPr>
      </w:pPr>
      <w:r>
        <w:rPr>
          <w:rFonts w:ascii="Times New Roman" w:hAnsi="Times New Roman" w:cs="Times New Roman"/>
        </w:rPr>
        <w:t xml:space="preserve">All code and data needed to reproduce the SVC analysis is available at </w:t>
      </w:r>
      <w:r w:rsidRPr="00ED7731">
        <w:rPr>
          <w:rFonts w:ascii="Times New Roman" w:hAnsi="Times New Roman" w:cs="Times New Roman"/>
        </w:rPr>
        <w:t>https://github.com/tmeeha/inlaSVCBC</w:t>
      </w:r>
      <w:r>
        <w:rPr>
          <w:rFonts w:ascii="Times New Roman" w:hAnsi="Times New Roman" w:cs="Times New Roman"/>
        </w:rPr>
        <w:t>.</w:t>
      </w:r>
    </w:p>
    <w:p w14:paraId="1042DDC1" w14:textId="77777777" w:rsidR="00200B8C" w:rsidRDefault="00200B8C" w:rsidP="00305174">
      <w:pPr>
        <w:spacing w:line="480" w:lineRule="auto"/>
        <w:rPr>
          <w:rFonts w:ascii="Times New Roman" w:hAnsi="Times New Roman" w:cs="Times New Roman"/>
          <w:b/>
        </w:rPr>
      </w:pPr>
      <w:r>
        <w:rPr>
          <w:rFonts w:ascii="Times New Roman" w:hAnsi="Times New Roman" w:cs="Times New Roman"/>
          <w:b/>
        </w:rPr>
        <w:br w:type="page"/>
      </w:r>
    </w:p>
    <w:p w14:paraId="7041F04E" w14:textId="77777777" w:rsidR="003D2A9E" w:rsidRDefault="003D2A9E" w:rsidP="00305174">
      <w:pPr>
        <w:pStyle w:val="NoSpacing"/>
        <w:spacing w:line="480" w:lineRule="auto"/>
        <w:rPr>
          <w:rFonts w:ascii="Times New Roman" w:hAnsi="Times New Roman" w:cs="Times New Roman"/>
          <w:b/>
        </w:rPr>
      </w:pPr>
    </w:p>
    <w:p w14:paraId="2CACCD35" w14:textId="77777777" w:rsidR="00252CB5" w:rsidRPr="00252CB5" w:rsidRDefault="00252CB5" w:rsidP="00305174">
      <w:pPr>
        <w:pStyle w:val="NoSpacing"/>
        <w:spacing w:line="480" w:lineRule="auto"/>
        <w:rPr>
          <w:rFonts w:ascii="Times New Roman" w:hAnsi="Times New Roman" w:cs="Times New Roman"/>
          <w:b/>
        </w:rPr>
      </w:pPr>
      <w:r w:rsidRPr="00252CB5">
        <w:rPr>
          <w:rFonts w:ascii="Times New Roman" w:hAnsi="Times New Roman" w:cs="Times New Roman"/>
          <w:b/>
        </w:rPr>
        <w:t>Figure Captions</w:t>
      </w:r>
    </w:p>
    <w:p w14:paraId="7C49413E" w14:textId="77777777" w:rsidR="00252CB5" w:rsidRDefault="00252CB5" w:rsidP="00305174">
      <w:pPr>
        <w:pStyle w:val="NoSpacing"/>
        <w:spacing w:line="480" w:lineRule="auto"/>
        <w:rPr>
          <w:rFonts w:ascii="Times New Roman" w:hAnsi="Times New Roman" w:cs="Times New Roman"/>
        </w:rPr>
      </w:pPr>
    </w:p>
    <w:p w14:paraId="65AA9645" w14:textId="2B66EFB3" w:rsidR="00A00968" w:rsidRDefault="00A00968" w:rsidP="00305174">
      <w:pPr>
        <w:spacing w:line="480" w:lineRule="auto"/>
        <w:rPr>
          <w:rFonts w:ascii="Times New Roman" w:hAnsi="Times New Roman" w:cs="Times New Roman"/>
        </w:rPr>
      </w:pPr>
      <w:r>
        <w:rPr>
          <w:rFonts w:ascii="Times New Roman" w:hAnsi="Times New Roman" w:cs="Times New Roman"/>
        </w:rPr>
        <w:t>Figure 1.</w:t>
      </w:r>
      <w:r w:rsidR="00FC494D">
        <w:rPr>
          <w:rFonts w:ascii="Times New Roman" w:hAnsi="Times New Roman" w:cs="Times New Roman"/>
        </w:rPr>
        <w:t xml:space="preserve"> </w:t>
      </w:r>
      <w:r w:rsidR="00643894">
        <w:rPr>
          <w:rFonts w:ascii="Times New Roman" w:hAnsi="Times New Roman" w:cs="Times New Roman"/>
        </w:rPr>
        <w:t xml:space="preserve">Select inputs and outputs to the SVC model, including: (A) a map of the grid cell structure used in </w:t>
      </w:r>
      <w:r w:rsidR="00FD4734">
        <w:rPr>
          <w:rFonts w:ascii="Times New Roman" w:hAnsi="Times New Roman" w:cs="Times New Roman"/>
        </w:rPr>
        <w:t xml:space="preserve">the American Robin </w:t>
      </w:r>
      <w:r w:rsidR="00643894">
        <w:rPr>
          <w:rFonts w:ascii="Times New Roman" w:hAnsi="Times New Roman" w:cs="Times New Roman"/>
        </w:rPr>
        <w:t>analysis, along with the number of CBC circles included in each cell</w:t>
      </w:r>
      <w:proofErr w:type="gramStart"/>
      <w:r w:rsidR="00643894">
        <w:rPr>
          <w:rFonts w:ascii="Times New Roman" w:hAnsi="Times New Roman" w:cs="Times New Roman"/>
        </w:rPr>
        <w:t xml:space="preserve">; </w:t>
      </w:r>
      <w:r w:rsidR="00B43E21">
        <w:rPr>
          <w:rFonts w:ascii="Times New Roman" w:hAnsi="Times New Roman" w:cs="Times New Roman"/>
        </w:rPr>
        <w:t xml:space="preserve"> (</w:t>
      </w:r>
      <w:proofErr w:type="gramEnd"/>
      <w:r w:rsidR="00643894">
        <w:rPr>
          <w:rFonts w:ascii="Times New Roman" w:hAnsi="Times New Roman" w:cs="Times New Roman"/>
        </w:rPr>
        <w:t>B</w:t>
      </w:r>
      <w:r w:rsidR="00B43E21">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643894">
        <w:rPr>
          <w:rFonts w:ascii="Times New Roman" w:eastAsiaTheme="minorEastAsia" w:hAnsi="Times New Roman" w:cs="Times New Roman"/>
        </w:rPr>
        <w:t>,</w:t>
      </w:r>
      <w:r w:rsidR="009C2786">
        <w:rPr>
          <w:rFonts w:ascii="Times New Roman" w:hAnsi="Times New Roman" w:cs="Times New Roman"/>
        </w:rPr>
        <w:t xml:space="preserve"> </w:t>
      </w:r>
      <w:r w:rsidR="00643894">
        <w:rPr>
          <w:rFonts w:ascii="Times New Roman" w:hAnsi="Times New Roman" w:cs="Times New Roman"/>
        </w:rPr>
        <w:t>representing the relative abundance index for 2017; (C</w:t>
      </w:r>
      <w:r w:rsidR="00B43E21">
        <w:rPr>
          <w:rFonts w:ascii="Times New Roman" w:hAnsi="Times New Roman" w:cs="Times New Roman"/>
        </w:rPr>
        <w:t>)</w:t>
      </w:r>
      <w:r w:rsidR="009C2786">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643894">
        <w:rPr>
          <w:rFonts w:ascii="Times New Roman" w:eastAsiaTheme="minorEastAsia" w:hAnsi="Times New Roman" w:cs="Times New Roman"/>
        </w:rPr>
        <w:t xml:space="preserve">, representing the </w:t>
      </w:r>
      <w:r w:rsidR="00D4218A">
        <w:rPr>
          <w:rFonts w:ascii="Times New Roman" w:hAnsi="Times New Roman" w:cs="Times New Roman"/>
        </w:rPr>
        <w:t>effort-</w:t>
      </w:r>
      <w:r w:rsidR="009C2786">
        <w:rPr>
          <w:rFonts w:ascii="Times New Roman" w:hAnsi="Times New Roman" w:cs="Times New Roman"/>
        </w:rPr>
        <w:t>effect exponent</w:t>
      </w:r>
      <w:r w:rsidR="00643894">
        <w:rPr>
          <w:rFonts w:ascii="Times New Roman" w:hAnsi="Times New Roman" w:cs="Times New Roman"/>
        </w:rPr>
        <w:t>; (D, E)</w:t>
      </w:r>
      <w:r w:rsidR="00B43E21">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643894">
        <w:rPr>
          <w:rFonts w:ascii="Times New Roman" w:eastAsiaTheme="minorEastAsia" w:hAnsi="Times New Roman" w:cs="Times New Roman"/>
        </w:rPr>
        <w:t xml:space="preserve">, representing the </w:t>
      </w:r>
      <w:r w:rsidR="009C2786">
        <w:rPr>
          <w:rFonts w:ascii="Times New Roman" w:hAnsi="Times New Roman" w:cs="Times New Roman"/>
        </w:rPr>
        <w:t xml:space="preserve">long-term </w:t>
      </w:r>
      <w:r w:rsidR="00D4218A">
        <w:rPr>
          <w:rFonts w:ascii="Times New Roman" w:hAnsi="Times New Roman" w:cs="Times New Roman"/>
        </w:rPr>
        <w:t xml:space="preserve">log-linear </w:t>
      </w:r>
      <w:r w:rsidR="009C2786">
        <w:rPr>
          <w:rFonts w:ascii="Times New Roman" w:hAnsi="Times New Roman" w:cs="Times New Roman"/>
        </w:rPr>
        <w:t>trend</w:t>
      </w:r>
      <w:r w:rsidR="00643894">
        <w:rPr>
          <w:rFonts w:ascii="Times New Roman" w:hAnsi="Times New Roman" w:cs="Times New Roman"/>
        </w:rPr>
        <w:t xml:space="preserve"> as</w:t>
      </w:r>
      <w:r w:rsidR="00D4218A">
        <w:rPr>
          <w:rFonts w:ascii="Times New Roman" w:hAnsi="Times New Roman" w:cs="Times New Roman"/>
        </w:rPr>
        <w:t xml:space="preserve"> percent change per year</w:t>
      </w:r>
      <w:r w:rsidR="00643894">
        <w:rPr>
          <w:rFonts w:ascii="Times New Roman" w:hAnsi="Times New Roman" w:cs="Times New Roman"/>
        </w:rPr>
        <w:t xml:space="preserve"> per grid cell. Note that values shown in E are</w:t>
      </w:r>
      <w:r w:rsidR="00740B1F">
        <w:rPr>
          <w:rFonts w:ascii="Times New Roman" w:hAnsi="Times New Roman" w:cs="Times New Roman"/>
        </w:rPr>
        <w:t xml:space="preserve"> significantly different from 0, based on (E) 95% credible intervals </w:t>
      </w:r>
      <w:proofErr w:type="gramStart"/>
      <w:r w:rsidR="00740B1F">
        <w:rPr>
          <w:rFonts w:ascii="Times New Roman" w:hAnsi="Times New Roman" w:cs="Times New Roman"/>
        </w:rPr>
        <w:t xml:space="preserve">for </w:t>
      </w:r>
      <w:proofErr w:type="gramEnd"/>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740B1F">
        <w:rPr>
          <w:rFonts w:ascii="Times New Roman" w:hAnsi="Times New Roman" w:cs="Times New Roman"/>
        </w:rPr>
        <w:t>.</w:t>
      </w:r>
    </w:p>
    <w:p w14:paraId="11B1A8B9" w14:textId="5C6B07BB" w:rsidR="00A00968" w:rsidRDefault="00A00968" w:rsidP="00305174">
      <w:pPr>
        <w:spacing w:line="480" w:lineRule="auto"/>
        <w:rPr>
          <w:rFonts w:ascii="Times New Roman" w:hAnsi="Times New Roman" w:cs="Times New Roman"/>
        </w:rPr>
      </w:pPr>
      <w:r>
        <w:rPr>
          <w:rFonts w:ascii="Times New Roman" w:hAnsi="Times New Roman" w:cs="Times New Roman"/>
        </w:rPr>
        <w:t xml:space="preserve">Figure </w:t>
      </w:r>
      <w:r w:rsidR="00740B1F">
        <w:rPr>
          <w:rFonts w:ascii="Times New Roman" w:hAnsi="Times New Roman" w:cs="Times New Roman"/>
        </w:rPr>
        <w:t>2</w:t>
      </w:r>
      <w:r>
        <w:rPr>
          <w:rFonts w:ascii="Times New Roman" w:hAnsi="Times New Roman" w:cs="Times New Roman"/>
        </w:rPr>
        <w:t>.</w:t>
      </w:r>
      <w:r w:rsidR="00D4218A">
        <w:rPr>
          <w:rFonts w:ascii="Times New Roman" w:hAnsi="Times New Roman" w:cs="Times New Roman"/>
        </w:rPr>
        <w:t xml:space="preserve"> Comparison of posterior median trends</w:t>
      </w:r>
      <w:r w:rsidR="00FD4734">
        <w:rPr>
          <w:rFonts w:ascii="Times New Roman" w:hAnsi="Times New Roman" w:cs="Times New Roman"/>
        </w:rPr>
        <w:t xml:space="preserve"> for American Robin</w:t>
      </w:r>
      <w:r w:rsidR="00D4218A">
        <w:rPr>
          <w:rFonts w:ascii="Times New Roman" w:hAnsi="Times New Roman" w:cs="Times New Roman"/>
        </w:rPr>
        <w:t xml:space="preserve">, aggregated to Bird Conservation Regions, produced by (A) SVC and (B) standard methods, showing spatial variation in their relationships and their pairwise correlation (C). The dark grey diagonal line </w:t>
      </w:r>
      <w:r w:rsidR="00740B1F">
        <w:rPr>
          <w:rFonts w:ascii="Times New Roman" w:hAnsi="Times New Roman" w:cs="Times New Roman"/>
        </w:rPr>
        <w:t xml:space="preserve">in C </w:t>
      </w:r>
      <w:r w:rsidR="00D4218A">
        <w:rPr>
          <w:rFonts w:ascii="Times New Roman" w:hAnsi="Times New Roman" w:cs="Times New Roman"/>
        </w:rPr>
        <w:t>represents equality.</w:t>
      </w:r>
    </w:p>
    <w:p w14:paraId="11B99DB4" w14:textId="1B754EC6" w:rsidR="00740B1F" w:rsidRDefault="00A00968" w:rsidP="00305174">
      <w:pPr>
        <w:spacing w:line="480" w:lineRule="auto"/>
        <w:rPr>
          <w:rFonts w:ascii="Times New Roman" w:hAnsi="Times New Roman" w:cs="Times New Roman"/>
        </w:rPr>
      </w:pPr>
      <w:r>
        <w:rPr>
          <w:rFonts w:ascii="Times New Roman" w:hAnsi="Times New Roman" w:cs="Times New Roman"/>
        </w:rPr>
        <w:t xml:space="preserve">Figure </w:t>
      </w:r>
      <w:r w:rsidR="00740B1F">
        <w:rPr>
          <w:rFonts w:ascii="Times New Roman" w:hAnsi="Times New Roman" w:cs="Times New Roman"/>
        </w:rPr>
        <w:t>3</w:t>
      </w:r>
      <w:r>
        <w:rPr>
          <w:rFonts w:ascii="Times New Roman" w:hAnsi="Times New Roman" w:cs="Times New Roman"/>
        </w:rPr>
        <w:t>.</w:t>
      </w:r>
      <w:r w:rsidR="00B43E21">
        <w:rPr>
          <w:rFonts w:ascii="Times New Roman" w:hAnsi="Times New Roman" w:cs="Times New Roman"/>
        </w:rPr>
        <w:t xml:space="preserve"> </w:t>
      </w:r>
      <w:r w:rsidR="00334110">
        <w:rPr>
          <w:rFonts w:ascii="Times New Roman" w:hAnsi="Times New Roman" w:cs="Times New Roman"/>
        </w:rPr>
        <w:t>Comparison of 95% credible interval widths</w:t>
      </w:r>
      <w:r w:rsidR="00B43E21">
        <w:rPr>
          <w:rFonts w:ascii="Times New Roman" w:hAnsi="Times New Roman" w:cs="Times New Roman"/>
        </w:rPr>
        <w:t xml:space="preserve"> for (A) estimates of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B43E21">
        <w:rPr>
          <w:rFonts w:ascii="Times New Roman" w:hAnsi="Times New Roman" w:cs="Times New Roman"/>
        </w:rPr>
        <w:t xml:space="preserve"> (</w:t>
      </w:r>
      <w:r w:rsidR="00883A30">
        <w:rPr>
          <w:rFonts w:ascii="Times New Roman" w:hAnsi="Times New Roman" w:cs="Times New Roman"/>
        </w:rPr>
        <w:t xml:space="preserve">Tau, </w:t>
      </w:r>
      <w:r w:rsidR="00B43E21">
        <w:rPr>
          <w:rFonts w:ascii="Times New Roman" w:hAnsi="Times New Roman" w:cs="Times New Roman"/>
        </w:rPr>
        <w:t>long-term log-linear trend, percent change per year per grid cell</w:t>
      </w:r>
      <w:r w:rsidR="00334110">
        <w:rPr>
          <w:rFonts w:ascii="Times New Roman" w:hAnsi="Times New Roman" w:cs="Times New Roman"/>
        </w:rPr>
        <w:t>)</w:t>
      </w:r>
      <w:r w:rsidR="00B43E21">
        <w:rPr>
          <w:rFonts w:ascii="Times New Roman" w:hAnsi="Times New Roman" w:cs="Times New Roman"/>
        </w:rPr>
        <w:t xml:space="preserve"> from the </w:t>
      </w:r>
      <w:r w:rsidR="00FD4734">
        <w:rPr>
          <w:rFonts w:ascii="Times New Roman" w:hAnsi="Times New Roman" w:cs="Times New Roman"/>
        </w:rPr>
        <w:t xml:space="preserve">American Robin </w:t>
      </w:r>
      <w:r w:rsidR="00B43E21">
        <w:rPr>
          <w:rFonts w:ascii="Times New Roman" w:hAnsi="Times New Roman" w:cs="Times New Roman"/>
        </w:rPr>
        <w:t>SVC model and (B) analogous trends produced using the standard analysis and aggregated to Bird Conservation Regions</w:t>
      </w:r>
      <w:r w:rsidR="00334110">
        <w:rPr>
          <w:rFonts w:ascii="Times New Roman" w:hAnsi="Times New Roman" w:cs="Times New Roman"/>
        </w:rPr>
        <w:t>, shown as maps and (C) summarized with box plots.</w:t>
      </w:r>
    </w:p>
    <w:p w14:paraId="67A2804B" w14:textId="00F14046" w:rsidR="00200B8C" w:rsidRDefault="00740B1F" w:rsidP="00305174">
      <w:pPr>
        <w:spacing w:line="480" w:lineRule="auto"/>
        <w:rPr>
          <w:rFonts w:ascii="Times New Roman" w:hAnsi="Times New Roman" w:cs="Times New Roman"/>
        </w:rPr>
      </w:pPr>
      <w:r>
        <w:rPr>
          <w:rFonts w:ascii="Times New Roman" w:hAnsi="Times New Roman" w:cs="Times New Roman"/>
        </w:rPr>
        <w:t xml:space="preserve">Figure 4. </w:t>
      </w:r>
      <w:r w:rsidR="00FD4734">
        <w:rPr>
          <w:rFonts w:ascii="Times New Roman" w:hAnsi="Times New Roman" w:cs="Times New Roman"/>
        </w:rPr>
        <w:t>Model predictions and 95% credible intervals illustrating associations between American Robin SVC trends and (A) degrees north Latitude, (B) mean minimum winter temperature between 1965 and 2017, and (C) mean human population size between 1971 and 2015.</w:t>
      </w:r>
      <w:r w:rsidR="00200B8C">
        <w:rPr>
          <w:rFonts w:ascii="Times New Roman" w:hAnsi="Times New Roman" w:cs="Times New Roman"/>
        </w:rPr>
        <w:br w:type="page"/>
      </w:r>
    </w:p>
    <w:p w14:paraId="6020BB33" w14:textId="77777777" w:rsidR="00252CB5" w:rsidRDefault="00252CB5" w:rsidP="00305174">
      <w:pPr>
        <w:pStyle w:val="NoSpacing"/>
        <w:spacing w:line="480" w:lineRule="auto"/>
        <w:rPr>
          <w:rFonts w:ascii="Times New Roman" w:hAnsi="Times New Roman" w:cs="Times New Roman"/>
        </w:rPr>
      </w:pPr>
    </w:p>
    <w:p w14:paraId="71AA60C3" w14:textId="13621EA8" w:rsidR="00FC7AA9" w:rsidRDefault="00FC7AA9" w:rsidP="00305174">
      <w:pPr>
        <w:pStyle w:val="NoSpacing"/>
        <w:spacing w:line="480" w:lineRule="auto"/>
        <w:rPr>
          <w:rFonts w:ascii="Times New Roman" w:hAnsi="Times New Roman" w:cs="Times New Roman"/>
          <w:b/>
        </w:rPr>
      </w:pPr>
      <w:r>
        <w:rPr>
          <w:rFonts w:ascii="Times New Roman" w:hAnsi="Times New Roman" w:cs="Times New Roman"/>
          <w:b/>
        </w:rPr>
        <w:t>Figure 1</w:t>
      </w:r>
    </w:p>
    <w:p w14:paraId="304F0184" w14:textId="77777777" w:rsidR="002E79E3" w:rsidRDefault="002E79E3" w:rsidP="00305174">
      <w:pPr>
        <w:pStyle w:val="NoSpacing"/>
        <w:spacing w:line="480" w:lineRule="auto"/>
        <w:rPr>
          <w:rFonts w:ascii="Times New Roman" w:hAnsi="Times New Roman" w:cs="Times New Roman"/>
          <w:b/>
        </w:rPr>
      </w:pPr>
    </w:p>
    <w:p w14:paraId="61F9F559" w14:textId="6933F21A" w:rsidR="002E79E3" w:rsidRDefault="006D4EBF" w:rsidP="00305174">
      <w:pPr>
        <w:pStyle w:val="NoSpacing"/>
        <w:spacing w:line="480" w:lineRule="auto"/>
        <w:rPr>
          <w:rFonts w:ascii="Times New Roman" w:hAnsi="Times New Roman" w:cs="Times New Roman"/>
          <w:b/>
        </w:rPr>
      </w:pPr>
      <w:r>
        <w:rPr>
          <w:rFonts w:ascii="Times New Roman" w:hAnsi="Times New Roman" w:cs="Times New Roman"/>
          <w:b/>
          <w:noProof/>
        </w:rPr>
        <w:drawing>
          <wp:inline distT="0" distB="0" distL="0" distR="0" wp14:anchorId="08DBCEFA" wp14:editId="60A7F852">
            <wp:extent cx="5943600" cy="6270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270625"/>
                    </a:xfrm>
                    <a:prstGeom prst="rect">
                      <a:avLst/>
                    </a:prstGeom>
                  </pic:spPr>
                </pic:pic>
              </a:graphicData>
            </a:graphic>
          </wp:inline>
        </w:drawing>
      </w:r>
    </w:p>
    <w:p w14:paraId="4D4653B6" w14:textId="77777777" w:rsidR="002E79E3" w:rsidRDefault="002E79E3" w:rsidP="00305174">
      <w:pPr>
        <w:pStyle w:val="NoSpacing"/>
        <w:spacing w:line="480" w:lineRule="auto"/>
        <w:rPr>
          <w:rFonts w:ascii="Times New Roman" w:hAnsi="Times New Roman" w:cs="Times New Roman"/>
          <w:b/>
        </w:rPr>
      </w:pPr>
    </w:p>
    <w:p w14:paraId="1E065B0A" w14:textId="77777777" w:rsidR="002E79E3" w:rsidRDefault="002E79E3" w:rsidP="00305174">
      <w:pPr>
        <w:spacing w:line="480" w:lineRule="auto"/>
        <w:rPr>
          <w:rFonts w:ascii="Times New Roman" w:hAnsi="Times New Roman" w:cs="Times New Roman"/>
          <w:b/>
        </w:rPr>
      </w:pPr>
      <w:r>
        <w:rPr>
          <w:rFonts w:ascii="Times New Roman" w:hAnsi="Times New Roman" w:cs="Times New Roman"/>
          <w:b/>
        </w:rPr>
        <w:br w:type="page"/>
      </w:r>
    </w:p>
    <w:p w14:paraId="74DF5403" w14:textId="77777777" w:rsidR="002E79E3" w:rsidRDefault="002E79E3" w:rsidP="00305174">
      <w:pPr>
        <w:pStyle w:val="NoSpacing"/>
        <w:spacing w:line="480" w:lineRule="auto"/>
        <w:rPr>
          <w:rFonts w:ascii="Times New Roman" w:hAnsi="Times New Roman" w:cs="Times New Roman"/>
          <w:b/>
        </w:rPr>
      </w:pPr>
    </w:p>
    <w:p w14:paraId="36A6FEF0" w14:textId="77777777" w:rsidR="002E79E3" w:rsidRDefault="002E79E3" w:rsidP="00305174">
      <w:pPr>
        <w:pStyle w:val="NoSpacing"/>
        <w:spacing w:line="480" w:lineRule="auto"/>
        <w:rPr>
          <w:rFonts w:ascii="Times New Roman" w:hAnsi="Times New Roman" w:cs="Times New Roman"/>
          <w:b/>
        </w:rPr>
      </w:pPr>
      <w:r>
        <w:rPr>
          <w:rFonts w:ascii="Times New Roman" w:hAnsi="Times New Roman" w:cs="Times New Roman"/>
          <w:b/>
        </w:rPr>
        <w:t>Figure 2</w:t>
      </w:r>
    </w:p>
    <w:p w14:paraId="3F8EFCCD" w14:textId="77777777" w:rsidR="00FC7AA9" w:rsidRDefault="00FC7AA9" w:rsidP="00305174">
      <w:pPr>
        <w:pStyle w:val="NoSpacing"/>
        <w:spacing w:line="480" w:lineRule="auto"/>
        <w:rPr>
          <w:rFonts w:ascii="Times New Roman" w:hAnsi="Times New Roman" w:cs="Times New Roman"/>
          <w:b/>
        </w:rPr>
      </w:pPr>
    </w:p>
    <w:p w14:paraId="6B85267A" w14:textId="5B108B60" w:rsidR="00FC494D" w:rsidRDefault="00AC50AF" w:rsidP="00305174">
      <w:pPr>
        <w:pStyle w:val="NoSpacing"/>
        <w:spacing w:line="480" w:lineRule="auto"/>
        <w:rPr>
          <w:rFonts w:ascii="Times New Roman" w:hAnsi="Times New Roman" w:cs="Times New Roman"/>
          <w:b/>
        </w:rPr>
      </w:pPr>
      <w:r>
        <w:rPr>
          <w:rFonts w:ascii="Times New Roman" w:hAnsi="Times New Roman" w:cs="Times New Roman"/>
          <w:b/>
          <w:noProof/>
        </w:rPr>
        <w:drawing>
          <wp:inline distT="0" distB="0" distL="0" distR="0" wp14:anchorId="24BFC442" wp14:editId="69EC3684">
            <wp:extent cx="5943600" cy="3813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13810"/>
                    </a:xfrm>
                    <a:prstGeom prst="rect">
                      <a:avLst/>
                    </a:prstGeom>
                  </pic:spPr>
                </pic:pic>
              </a:graphicData>
            </a:graphic>
          </wp:inline>
        </w:drawing>
      </w:r>
    </w:p>
    <w:p w14:paraId="6E2206A3" w14:textId="77777777" w:rsidR="00FC494D" w:rsidRDefault="00FC494D" w:rsidP="00305174">
      <w:pPr>
        <w:pStyle w:val="NoSpacing"/>
        <w:spacing w:line="480" w:lineRule="auto"/>
        <w:rPr>
          <w:rFonts w:ascii="Times New Roman" w:hAnsi="Times New Roman" w:cs="Times New Roman"/>
          <w:b/>
        </w:rPr>
      </w:pPr>
    </w:p>
    <w:p w14:paraId="2A657FD8" w14:textId="476C5978" w:rsidR="00FC7AA9" w:rsidRDefault="00FC7AA9" w:rsidP="00305174">
      <w:pPr>
        <w:pStyle w:val="NoSpacing"/>
        <w:spacing w:line="480" w:lineRule="auto"/>
        <w:rPr>
          <w:rFonts w:ascii="Times New Roman" w:hAnsi="Times New Roman" w:cs="Times New Roman"/>
          <w:b/>
        </w:rPr>
      </w:pPr>
    </w:p>
    <w:p w14:paraId="12E65936" w14:textId="77777777" w:rsidR="002E79E3" w:rsidRDefault="002E79E3" w:rsidP="00305174">
      <w:pPr>
        <w:pStyle w:val="NoSpacing"/>
        <w:spacing w:line="480" w:lineRule="auto"/>
        <w:rPr>
          <w:rFonts w:ascii="Times New Roman" w:hAnsi="Times New Roman" w:cs="Times New Roman"/>
          <w:b/>
        </w:rPr>
      </w:pPr>
    </w:p>
    <w:p w14:paraId="29F93AFE" w14:textId="77777777" w:rsidR="002E79E3" w:rsidRDefault="002E79E3" w:rsidP="00305174">
      <w:pPr>
        <w:pStyle w:val="NoSpacing"/>
        <w:spacing w:line="480" w:lineRule="auto"/>
        <w:rPr>
          <w:rFonts w:ascii="Times New Roman" w:hAnsi="Times New Roman" w:cs="Times New Roman"/>
          <w:b/>
        </w:rPr>
      </w:pPr>
    </w:p>
    <w:p w14:paraId="5958FBF6" w14:textId="77777777" w:rsidR="00FC494D" w:rsidRDefault="00FC494D" w:rsidP="00305174">
      <w:pPr>
        <w:spacing w:line="480" w:lineRule="auto"/>
        <w:rPr>
          <w:rFonts w:ascii="Times New Roman" w:hAnsi="Times New Roman" w:cs="Times New Roman"/>
          <w:b/>
        </w:rPr>
      </w:pPr>
      <w:r>
        <w:rPr>
          <w:rFonts w:ascii="Times New Roman" w:hAnsi="Times New Roman" w:cs="Times New Roman"/>
          <w:b/>
        </w:rPr>
        <w:br w:type="page"/>
      </w:r>
    </w:p>
    <w:p w14:paraId="45C6F677" w14:textId="77777777" w:rsidR="00E010E4" w:rsidRDefault="00E010E4" w:rsidP="00305174">
      <w:pPr>
        <w:pStyle w:val="NoSpacing"/>
        <w:spacing w:line="480" w:lineRule="auto"/>
        <w:rPr>
          <w:rFonts w:ascii="Times New Roman" w:hAnsi="Times New Roman" w:cs="Times New Roman"/>
          <w:b/>
        </w:rPr>
      </w:pPr>
    </w:p>
    <w:p w14:paraId="7CEA14DC" w14:textId="77777777" w:rsidR="002E79E3" w:rsidRDefault="002E79E3" w:rsidP="00305174">
      <w:pPr>
        <w:pStyle w:val="NoSpacing"/>
        <w:spacing w:line="480" w:lineRule="auto"/>
        <w:rPr>
          <w:rFonts w:ascii="Times New Roman" w:hAnsi="Times New Roman" w:cs="Times New Roman"/>
          <w:b/>
        </w:rPr>
      </w:pPr>
      <w:r>
        <w:rPr>
          <w:rFonts w:ascii="Times New Roman" w:hAnsi="Times New Roman" w:cs="Times New Roman"/>
          <w:b/>
        </w:rPr>
        <w:t>Figure 3.</w:t>
      </w:r>
    </w:p>
    <w:p w14:paraId="3B2F2FC3" w14:textId="77777777" w:rsidR="002E79E3" w:rsidRDefault="002E79E3" w:rsidP="00305174">
      <w:pPr>
        <w:pStyle w:val="NoSpacing"/>
        <w:spacing w:line="480" w:lineRule="auto"/>
        <w:rPr>
          <w:rFonts w:ascii="Times New Roman" w:hAnsi="Times New Roman" w:cs="Times New Roman"/>
          <w:b/>
        </w:rPr>
      </w:pPr>
    </w:p>
    <w:p w14:paraId="1C481ECA" w14:textId="77777777" w:rsidR="00FC7AA9" w:rsidRDefault="00FC7AA9" w:rsidP="00305174">
      <w:pPr>
        <w:pStyle w:val="NoSpacing"/>
        <w:spacing w:line="480" w:lineRule="auto"/>
        <w:rPr>
          <w:rFonts w:ascii="Times New Roman" w:hAnsi="Times New Roman" w:cs="Times New Roman"/>
          <w:b/>
        </w:rPr>
      </w:pPr>
    </w:p>
    <w:p w14:paraId="15D1E1C9" w14:textId="0E9221E2" w:rsidR="00FC7AA9" w:rsidRDefault="00AC50AF" w:rsidP="00305174">
      <w:pPr>
        <w:pStyle w:val="NoSpacing"/>
        <w:spacing w:line="480" w:lineRule="auto"/>
        <w:rPr>
          <w:rFonts w:ascii="Times New Roman" w:hAnsi="Times New Roman" w:cs="Times New Roman"/>
          <w:b/>
        </w:rPr>
      </w:pPr>
      <w:r>
        <w:rPr>
          <w:rFonts w:ascii="Times New Roman" w:hAnsi="Times New Roman" w:cs="Times New Roman"/>
          <w:b/>
          <w:noProof/>
        </w:rPr>
        <w:drawing>
          <wp:inline distT="0" distB="0" distL="0" distR="0" wp14:anchorId="172A83A4" wp14:editId="42BC7BAE">
            <wp:extent cx="5943600" cy="38569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56990"/>
                    </a:xfrm>
                    <a:prstGeom prst="rect">
                      <a:avLst/>
                    </a:prstGeom>
                  </pic:spPr>
                </pic:pic>
              </a:graphicData>
            </a:graphic>
          </wp:inline>
        </w:drawing>
      </w:r>
    </w:p>
    <w:p w14:paraId="2FCF8A8D" w14:textId="14D7F201" w:rsidR="002E79E3" w:rsidRDefault="002E79E3" w:rsidP="00305174">
      <w:pPr>
        <w:pStyle w:val="NoSpacing"/>
        <w:spacing w:line="480" w:lineRule="auto"/>
        <w:rPr>
          <w:rFonts w:ascii="Times New Roman" w:hAnsi="Times New Roman" w:cs="Times New Roman"/>
          <w:b/>
        </w:rPr>
      </w:pPr>
    </w:p>
    <w:p w14:paraId="48031558" w14:textId="77777777" w:rsidR="002E79E3" w:rsidRDefault="002E79E3" w:rsidP="00305174">
      <w:pPr>
        <w:pStyle w:val="NoSpacing"/>
        <w:spacing w:line="480" w:lineRule="auto"/>
        <w:rPr>
          <w:rFonts w:ascii="Times New Roman" w:hAnsi="Times New Roman" w:cs="Times New Roman"/>
          <w:b/>
        </w:rPr>
      </w:pPr>
    </w:p>
    <w:p w14:paraId="3956ADCE" w14:textId="77777777" w:rsidR="00767C56" w:rsidRDefault="00767C56" w:rsidP="00305174">
      <w:pPr>
        <w:pStyle w:val="NoSpacing"/>
        <w:spacing w:line="480" w:lineRule="auto"/>
        <w:rPr>
          <w:rFonts w:ascii="Times New Roman" w:hAnsi="Times New Roman" w:cs="Times New Roman"/>
          <w:b/>
        </w:rPr>
      </w:pPr>
    </w:p>
    <w:p w14:paraId="4D5693B3" w14:textId="77777777" w:rsidR="00767C56" w:rsidRDefault="00767C56" w:rsidP="00305174">
      <w:pPr>
        <w:spacing w:line="480" w:lineRule="auto"/>
        <w:rPr>
          <w:rFonts w:ascii="Times New Roman" w:hAnsi="Times New Roman" w:cs="Times New Roman"/>
          <w:b/>
        </w:rPr>
      </w:pPr>
      <w:r>
        <w:rPr>
          <w:rFonts w:ascii="Times New Roman" w:hAnsi="Times New Roman" w:cs="Times New Roman"/>
          <w:b/>
        </w:rPr>
        <w:br w:type="page"/>
      </w:r>
    </w:p>
    <w:p w14:paraId="0D6D0808" w14:textId="77777777" w:rsidR="00767C56" w:rsidRDefault="00767C56" w:rsidP="00305174">
      <w:pPr>
        <w:pStyle w:val="NoSpacing"/>
        <w:spacing w:line="480" w:lineRule="auto"/>
        <w:rPr>
          <w:rFonts w:ascii="Times New Roman" w:hAnsi="Times New Roman" w:cs="Times New Roman"/>
          <w:b/>
        </w:rPr>
      </w:pPr>
    </w:p>
    <w:p w14:paraId="2AD9D1C1" w14:textId="77777777" w:rsidR="00767C56" w:rsidRDefault="00767C56" w:rsidP="00305174">
      <w:pPr>
        <w:pStyle w:val="NoSpacing"/>
        <w:spacing w:line="480" w:lineRule="auto"/>
        <w:rPr>
          <w:rFonts w:ascii="Times New Roman" w:hAnsi="Times New Roman" w:cs="Times New Roman"/>
          <w:b/>
        </w:rPr>
      </w:pPr>
      <w:r>
        <w:rPr>
          <w:rFonts w:ascii="Times New Roman" w:hAnsi="Times New Roman" w:cs="Times New Roman"/>
          <w:b/>
        </w:rPr>
        <w:t>Figure 4.</w:t>
      </w:r>
    </w:p>
    <w:p w14:paraId="0150B175" w14:textId="77777777" w:rsidR="00FC7AA9" w:rsidRDefault="00FC7AA9" w:rsidP="00305174">
      <w:pPr>
        <w:pStyle w:val="NoSpacing"/>
        <w:spacing w:line="480" w:lineRule="auto"/>
        <w:rPr>
          <w:rFonts w:ascii="Times New Roman" w:hAnsi="Times New Roman" w:cs="Times New Roman"/>
          <w:b/>
        </w:rPr>
      </w:pPr>
    </w:p>
    <w:p w14:paraId="0FB48EE7" w14:textId="77777777" w:rsidR="00FC7AA9" w:rsidRDefault="00FC7AA9" w:rsidP="00305174">
      <w:pPr>
        <w:pStyle w:val="NoSpacing"/>
        <w:spacing w:line="480" w:lineRule="auto"/>
        <w:rPr>
          <w:rFonts w:ascii="Times New Roman" w:hAnsi="Times New Roman" w:cs="Times New Roman"/>
          <w:b/>
        </w:rPr>
      </w:pPr>
    </w:p>
    <w:p w14:paraId="1CDAECA4" w14:textId="6F053AF2" w:rsidR="00767C56" w:rsidRDefault="00AC50AF" w:rsidP="00305174">
      <w:pPr>
        <w:pStyle w:val="NoSpacing"/>
        <w:spacing w:line="480" w:lineRule="auto"/>
        <w:rPr>
          <w:rFonts w:ascii="Times New Roman" w:hAnsi="Times New Roman" w:cs="Times New Roman"/>
          <w:b/>
        </w:rPr>
      </w:pPr>
      <w:r>
        <w:rPr>
          <w:rFonts w:ascii="Times New Roman" w:hAnsi="Times New Roman" w:cs="Times New Roman"/>
          <w:b/>
          <w:noProof/>
        </w:rPr>
        <w:drawing>
          <wp:inline distT="0" distB="0" distL="0" distR="0" wp14:anchorId="36B34256" wp14:editId="39E4EB4E">
            <wp:extent cx="5943600" cy="18459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845945"/>
                    </a:xfrm>
                    <a:prstGeom prst="rect">
                      <a:avLst/>
                    </a:prstGeom>
                  </pic:spPr>
                </pic:pic>
              </a:graphicData>
            </a:graphic>
          </wp:inline>
        </w:drawing>
      </w:r>
    </w:p>
    <w:p w14:paraId="15B521D1" w14:textId="349FF29C" w:rsidR="00767C56" w:rsidRDefault="00767C56" w:rsidP="00305174">
      <w:pPr>
        <w:pStyle w:val="NoSpacing"/>
        <w:spacing w:line="480" w:lineRule="auto"/>
        <w:rPr>
          <w:rFonts w:ascii="Times New Roman" w:hAnsi="Times New Roman" w:cs="Times New Roman"/>
          <w:b/>
        </w:rPr>
      </w:pPr>
    </w:p>
    <w:p w14:paraId="60DEFCAB" w14:textId="77777777" w:rsidR="00767C56" w:rsidRPr="00252CB5" w:rsidRDefault="00767C56" w:rsidP="00305174">
      <w:pPr>
        <w:spacing w:line="480" w:lineRule="auto"/>
        <w:rPr>
          <w:rFonts w:ascii="Times New Roman" w:hAnsi="Times New Roman" w:cs="Times New Roman"/>
          <w:b/>
        </w:rPr>
      </w:pPr>
      <w:bookmarkStart w:id="237" w:name="_GoBack"/>
      <w:bookmarkEnd w:id="237"/>
    </w:p>
    <w:sectPr w:rsidR="00767C56" w:rsidRPr="00252CB5" w:rsidSect="00AA3006">
      <w:footerReference w:type="default" r:id="rId1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7" w:author="Michel, Nicole" w:date="2018-12-06T16:04:00Z" w:initials="MN">
    <w:p w14:paraId="79D55B1C" w14:textId="06772554" w:rsidR="00646555" w:rsidRDefault="00646555">
      <w:pPr>
        <w:pStyle w:val="CommentText"/>
      </w:pPr>
      <w:r>
        <w:rPr>
          <w:rStyle w:val="CommentReference"/>
        </w:rPr>
        <w:annotationRef/>
      </w:r>
      <w:r>
        <w:t>Neighbor = any adjacent cell? Or cell with 1+ counts and a shared boundary?</w:t>
      </w:r>
    </w:p>
  </w:comment>
  <w:comment w:id="90" w:author="Michel, Nicole" w:date="2018-12-06T16:06:00Z" w:initials="MN">
    <w:p w14:paraId="77648B12" w14:textId="2E4CD64D" w:rsidR="00646555" w:rsidRDefault="00646555">
      <w:pPr>
        <w:pStyle w:val="CommentText"/>
      </w:pPr>
      <w:r>
        <w:rPr>
          <w:rStyle w:val="CommentReference"/>
        </w:rPr>
        <w:annotationRef/>
      </w:r>
      <w:r>
        <w:t>R version?</w:t>
      </w:r>
    </w:p>
  </w:comment>
  <w:comment w:id="92" w:author="Michel, Nicole" w:date="2018-12-06T16:07:00Z" w:initials="MN">
    <w:p w14:paraId="2FC0C398" w14:textId="328C2617" w:rsidR="00646555" w:rsidRDefault="00646555">
      <w:pPr>
        <w:pStyle w:val="CommentText"/>
      </w:pPr>
      <w:r>
        <w:rPr>
          <w:rStyle w:val="CommentReference"/>
        </w:rPr>
        <w:annotationRef/>
      </w:r>
      <w:r>
        <w:t>Do you think this might be influenced by high or low values in cells with small overlap with the BCR? If so, I would recommend using an area-weighted mean</w:t>
      </w:r>
    </w:p>
  </w:comment>
  <w:comment w:id="118" w:author="Michel, Nicole" w:date="2018-12-06T16:42:00Z" w:initials="MN">
    <w:p w14:paraId="733835F5" w14:textId="517D478F" w:rsidR="00A13594" w:rsidRDefault="00A13594">
      <w:pPr>
        <w:pStyle w:val="CommentText"/>
      </w:pPr>
      <w:r>
        <w:rPr>
          <w:rStyle w:val="CommentReference"/>
        </w:rPr>
        <w:annotationRef/>
      </w:r>
      <w:r>
        <w:t>I think I’m missing something here. Aren’t they moving as minimum winter temperature is increasing further north? I would expect trends to remain ~stable relative to an annual measure of minimum winter temperature if they are indeed tracking climate change. They would have a negative relationship to a historic climate norm, though. Is that what you used?</w:t>
      </w:r>
    </w:p>
  </w:comment>
  <w:comment w:id="122" w:author="Michel, Nicole" w:date="2018-12-06T16:44:00Z" w:initials="MN">
    <w:p w14:paraId="7F87C678" w14:textId="40E76054" w:rsidR="00A13594" w:rsidRDefault="00A13594">
      <w:pPr>
        <w:pStyle w:val="CommentText"/>
      </w:pPr>
      <w:r>
        <w:rPr>
          <w:rStyle w:val="CommentReference"/>
        </w:rPr>
        <w:annotationRef/>
      </w:r>
      <w:r>
        <w:t>Robins rarely use bird feeders, unless people are putting out mealworms (which I think has only recently become more common)</w:t>
      </w:r>
    </w:p>
  </w:comment>
  <w:comment w:id="137" w:author="Michel, Nicole" w:date="2018-12-06T16:49:00Z" w:initials="MN">
    <w:p w14:paraId="105D68B4" w14:textId="17143709" w:rsidR="00F11022" w:rsidRDefault="00F11022">
      <w:pPr>
        <w:pStyle w:val="CommentText"/>
      </w:pPr>
      <w:r>
        <w:rPr>
          <w:rStyle w:val="CommentReference"/>
        </w:rPr>
        <w:annotationRef/>
      </w:r>
      <w:r>
        <w:t xml:space="preserve">See earlier comment. </w:t>
      </w:r>
    </w:p>
  </w:comment>
  <w:comment w:id="146" w:author="Michel, Nicole" w:date="2018-12-06T16:52:00Z" w:initials="MN">
    <w:p w14:paraId="1FA266D5" w14:textId="7D9F58FB" w:rsidR="00F11022" w:rsidRDefault="00F11022">
      <w:pPr>
        <w:pStyle w:val="CommentText"/>
      </w:pPr>
      <w:r>
        <w:rPr>
          <w:rStyle w:val="CommentReference"/>
        </w:rPr>
        <w:annotationRef/>
      </w:r>
      <w:r>
        <w:t>I cut this from the Methods, but it could be worked into the Discussion as you see fit.</w:t>
      </w:r>
    </w:p>
  </w:comment>
  <w:comment w:id="148" w:author="Michel, Nicole" w:date="2018-12-06T16:53:00Z" w:initials="MN">
    <w:p w14:paraId="1615CEC6" w14:textId="4A345C1E" w:rsidR="00F11022" w:rsidRDefault="00F11022">
      <w:pPr>
        <w:pStyle w:val="CommentText"/>
      </w:pPr>
      <w:r>
        <w:rPr>
          <w:rStyle w:val="CommentReference"/>
        </w:rPr>
        <w:annotationRef/>
      </w:r>
      <w:r>
        <w:t xml:space="preserve">Anyone you discussed this with at ISEC or elsewhere – Keith </w:t>
      </w:r>
      <w:proofErr w:type="spellStart"/>
      <w:r>
        <w:t>Pardieck</w:t>
      </w:r>
      <w:proofErr w:type="spellEnd"/>
      <w:r>
        <w:t>? Adam Smith? Sauer?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9D55B1C" w15:done="0"/>
  <w15:commentEx w15:paraId="77648B12" w15:done="0"/>
  <w15:commentEx w15:paraId="2FC0C398" w15:done="0"/>
  <w15:commentEx w15:paraId="733835F5" w15:done="0"/>
  <w15:commentEx w15:paraId="7F87C678" w15:done="0"/>
  <w15:commentEx w15:paraId="105D68B4" w15:done="0"/>
  <w15:commentEx w15:paraId="1FA266D5" w15:done="0"/>
  <w15:commentEx w15:paraId="1615CEC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42F5B1" w14:textId="77777777" w:rsidR="00FD3D70" w:rsidRDefault="00FD3D70" w:rsidP="00AA3006">
      <w:pPr>
        <w:spacing w:after="0"/>
      </w:pPr>
      <w:r>
        <w:separator/>
      </w:r>
    </w:p>
  </w:endnote>
  <w:endnote w:type="continuationSeparator" w:id="0">
    <w:p w14:paraId="7DABA162" w14:textId="77777777" w:rsidR="00FD3D70" w:rsidRDefault="00FD3D70" w:rsidP="00AA300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6057136"/>
      <w:docPartObj>
        <w:docPartGallery w:val="Page Numbers (Bottom of Page)"/>
        <w:docPartUnique/>
      </w:docPartObj>
    </w:sdtPr>
    <w:sdtEndPr>
      <w:rPr>
        <w:noProof/>
      </w:rPr>
    </w:sdtEndPr>
    <w:sdtContent>
      <w:p w14:paraId="6CBFC3E4" w14:textId="5B098E7F" w:rsidR="009B598A" w:rsidRDefault="009B598A">
        <w:pPr>
          <w:pStyle w:val="Footer"/>
          <w:jc w:val="center"/>
        </w:pPr>
        <w:r>
          <w:fldChar w:fldCharType="begin"/>
        </w:r>
        <w:r>
          <w:instrText xml:space="preserve"> PAGE   \* MERGEFORMAT </w:instrText>
        </w:r>
        <w:r>
          <w:fldChar w:fldCharType="separate"/>
        </w:r>
        <w:r w:rsidR="00F11022">
          <w:rPr>
            <w:noProof/>
          </w:rPr>
          <w:t>32</w:t>
        </w:r>
        <w:r>
          <w:rPr>
            <w:noProof/>
          </w:rPr>
          <w:fldChar w:fldCharType="end"/>
        </w:r>
      </w:p>
    </w:sdtContent>
  </w:sdt>
  <w:p w14:paraId="13CAE5DC" w14:textId="77777777" w:rsidR="009B598A" w:rsidRDefault="009B59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237150" w14:textId="77777777" w:rsidR="00FD3D70" w:rsidRDefault="00FD3D70" w:rsidP="00AA3006">
      <w:pPr>
        <w:spacing w:after="0"/>
      </w:pPr>
      <w:r>
        <w:separator/>
      </w:r>
    </w:p>
  </w:footnote>
  <w:footnote w:type="continuationSeparator" w:id="0">
    <w:p w14:paraId="5325C77F" w14:textId="77777777" w:rsidR="00FD3D70" w:rsidRDefault="00FD3D70" w:rsidP="00AA3006">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hel, Nicole">
    <w15:presenceInfo w15:providerId="AD" w15:userId="S-1-5-21-583907252-1500820517-725345543-227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40E"/>
    <w:rsid w:val="00001DF7"/>
    <w:rsid w:val="000133D6"/>
    <w:rsid w:val="00017EF8"/>
    <w:rsid w:val="000208B6"/>
    <w:rsid w:val="00027077"/>
    <w:rsid w:val="00041564"/>
    <w:rsid w:val="00052F6A"/>
    <w:rsid w:val="0006411A"/>
    <w:rsid w:val="0007273F"/>
    <w:rsid w:val="00072A30"/>
    <w:rsid w:val="00074384"/>
    <w:rsid w:val="0009075C"/>
    <w:rsid w:val="00094815"/>
    <w:rsid w:val="000A556E"/>
    <w:rsid w:val="000A6E11"/>
    <w:rsid w:val="000B3267"/>
    <w:rsid w:val="000B45C6"/>
    <w:rsid w:val="000C25E4"/>
    <w:rsid w:val="000C68F3"/>
    <w:rsid w:val="000E1E47"/>
    <w:rsid w:val="000E2A54"/>
    <w:rsid w:val="000F3BD4"/>
    <w:rsid w:val="00126E20"/>
    <w:rsid w:val="001325E6"/>
    <w:rsid w:val="00132A65"/>
    <w:rsid w:val="00141691"/>
    <w:rsid w:val="001513A3"/>
    <w:rsid w:val="0015440E"/>
    <w:rsid w:val="00172713"/>
    <w:rsid w:val="00176A6A"/>
    <w:rsid w:val="00187D6F"/>
    <w:rsid w:val="00191582"/>
    <w:rsid w:val="00196F5A"/>
    <w:rsid w:val="001A1FA4"/>
    <w:rsid w:val="001A33F4"/>
    <w:rsid w:val="001C0838"/>
    <w:rsid w:val="001D2A93"/>
    <w:rsid w:val="001F4007"/>
    <w:rsid w:val="00200B8C"/>
    <w:rsid w:val="00215638"/>
    <w:rsid w:val="002312C4"/>
    <w:rsid w:val="00231B0D"/>
    <w:rsid w:val="00232FA0"/>
    <w:rsid w:val="00234AF4"/>
    <w:rsid w:val="002376FE"/>
    <w:rsid w:val="0024113D"/>
    <w:rsid w:val="00242883"/>
    <w:rsid w:val="00244BA0"/>
    <w:rsid w:val="002464AF"/>
    <w:rsid w:val="00252CB5"/>
    <w:rsid w:val="0025656D"/>
    <w:rsid w:val="00256E5E"/>
    <w:rsid w:val="00261410"/>
    <w:rsid w:val="0026189E"/>
    <w:rsid w:val="00264FA3"/>
    <w:rsid w:val="00272BFA"/>
    <w:rsid w:val="00284B77"/>
    <w:rsid w:val="0029171D"/>
    <w:rsid w:val="00296FA5"/>
    <w:rsid w:val="002C4A4F"/>
    <w:rsid w:val="002D70E9"/>
    <w:rsid w:val="002E03CF"/>
    <w:rsid w:val="002E1FFF"/>
    <w:rsid w:val="002E79E3"/>
    <w:rsid w:val="002F3E59"/>
    <w:rsid w:val="00305174"/>
    <w:rsid w:val="00310B03"/>
    <w:rsid w:val="00325941"/>
    <w:rsid w:val="00325AAC"/>
    <w:rsid w:val="00327EFA"/>
    <w:rsid w:val="00332A3A"/>
    <w:rsid w:val="00332B4E"/>
    <w:rsid w:val="00334110"/>
    <w:rsid w:val="003377CC"/>
    <w:rsid w:val="00360D4D"/>
    <w:rsid w:val="0036241A"/>
    <w:rsid w:val="00370336"/>
    <w:rsid w:val="00390D15"/>
    <w:rsid w:val="00393E60"/>
    <w:rsid w:val="003B578C"/>
    <w:rsid w:val="003B788E"/>
    <w:rsid w:val="003D2A9E"/>
    <w:rsid w:val="003E0990"/>
    <w:rsid w:val="003E4C50"/>
    <w:rsid w:val="003E56E4"/>
    <w:rsid w:val="003F04D5"/>
    <w:rsid w:val="003F11DE"/>
    <w:rsid w:val="004008E7"/>
    <w:rsid w:val="0040408C"/>
    <w:rsid w:val="00413579"/>
    <w:rsid w:val="00414857"/>
    <w:rsid w:val="00422574"/>
    <w:rsid w:val="00426191"/>
    <w:rsid w:val="0042704C"/>
    <w:rsid w:val="004400E7"/>
    <w:rsid w:val="00463AE2"/>
    <w:rsid w:val="004746E3"/>
    <w:rsid w:val="00485372"/>
    <w:rsid w:val="0049096A"/>
    <w:rsid w:val="00492932"/>
    <w:rsid w:val="00497F18"/>
    <w:rsid w:val="004A35A6"/>
    <w:rsid w:val="004B1E2E"/>
    <w:rsid w:val="004C13DB"/>
    <w:rsid w:val="004C322B"/>
    <w:rsid w:val="004C7026"/>
    <w:rsid w:val="004D26C0"/>
    <w:rsid w:val="004D7E98"/>
    <w:rsid w:val="004E0773"/>
    <w:rsid w:val="004E4711"/>
    <w:rsid w:val="004F30DC"/>
    <w:rsid w:val="004F5161"/>
    <w:rsid w:val="004F7A13"/>
    <w:rsid w:val="005040D3"/>
    <w:rsid w:val="005155EE"/>
    <w:rsid w:val="00522BDB"/>
    <w:rsid w:val="00534555"/>
    <w:rsid w:val="00545DCC"/>
    <w:rsid w:val="00552CB5"/>
    <w:rsid w:val="005608B2"/>
    <w:rsid w:val="005640FC"/>
    <w:rsid w:val="005732A1"/>
    <w:rsid w:val="00575F21"/>
    <w:rsid w:val="00583712"/>
    <w:rsid w:val="00593004"/>
    <w:rsid w:val="005A0A86"/>
    <w:rsid w:val="005A3FCA"/>
    <w:rsid w:val="005A429B"/>
    <w:rsid w:val="005B3576"/>
    <w:rsid w:val="005C7EC9"/>
    <w:rsid w:val="005D07B2"/>
    <w:rsid w:val="005D561A"/>
    <w:rsid w:val="005E4970"/>
    <w:rsid w:val="005E5120"/>
    <w:rsid w:val="00611C2A"/>
    <w:rsid w:val="00616AA6"/>
    <w:rsid w:val="006258AF"/>
    <w:rsid w:val="006267B2"/>
    <w:rsid w:val="00630059"/>
    <w:rsid w:val="00643894"/>
    <w:rsid w:val="00646365"/>
    <w:rsid w:val="00646555"/>
    <w:rsid w:val="0065441B"/>
    <w:rsid w:val="00695A8C"/>
    <w:rsid w:val="006A401C"/>
    <w:rsid w:val="006A59AC"/>
    <w:rsid w:val="006C568F"/>
    <w:rsid w:val="006D4EBF"/>
    <w:rsid w:val="006D5FE0"/>
    <w:rsid w:val="006F41FF"/>
    <w:rsid w:val="00701226"/>
    <w:rsid w:val="00702FE5"/>
    <w:rsid w:val="00703A03"/>
    <w:rsid w:val="00705DD9"/>
    <w:rsid w:val="00711F2D"/>
    <w:rsid w:val="00713005"/>
    <w:rsid w:val="00721AEB"/>
    <w:rsid w:val="00727950"/>
    <w:rsid w:val="00740B1F"/>
    <w:rsid w:val="00750108"/>
    <w:rsid w:val="0076422D"/>
    <w:rsid w:val="007655A1"/>
    <w:rsid w:val="00765CED"/>
    <w:rsid w:val="00767C56"/>
    <w:rsid w:val="00772480"/>
    <w:rsid w:val="00776625"/>
    <w:rsid w:val="007861A1"/>
    <w:rsid w:val="0079226C"/>
    <w:rsid w:val="00794DF9"/>
    <w:rsid w:val="00796C7A"/>
    <w:rsid w:val="007A1F9E"/>
    <w:rsid w:val="007B38EC"/>
    <w:rsid w:val="007B72CE"/>
    <w:rsid w:val="007C1AD7"/>
    <w:rsid w:val="007C5BE0"/>
    <w:rsid w:val="007D2D0B"/>
    <w:rsid w:val="007D3186"/>
    <w:rsid w:val="007D413B"/>
    <w:rsid w:val="007E36DD"/>
    <w:rsid w:val="007E51F8"/>
    <w:rsid w:val="00800090"/>
    <w:rsid w:val="008006AA"/>
    <w:rsid w:val="00800940"/>
    <w:rsid w:val="00814407"/>
    <w:rsid w:val="008147B6"/>
    <w:rsid w:val="00820A85"/>
    <w:rsid w:val="00821122"/>
    <w:rsid w:val="0082357E"/>
    <w:rsid w:val="00824247"/>
    <w:rsid w:val="00825029"/>
    <w:rsid w:val="008307A9"/>
    <w:rsid w:val="00840D82"/>
    <w:rsid w:val="0084457F"/>
    <w:rsid w:val="00860A83"/>
    <w:rsid w:val="00863FDB"/>
    <w:rsid w:val="0086528B"/>
    <w:rsid w:val="0087368E"/>
    <w:rsid w:val="008750AB"/>
    <w:rsid w:val="0088098C"/>
    <w:rsid w:val="008827CF"/>
    <w:rsid w:val="00883A30"/>
    <w:rsid w:val="0088687F"/>
    <w:rsid w:val="008870AF"/>
    <w:rsid w:val="008874F6"/>
    <w:rsid w:val="008B1A21"/>
    <w:rsid w:val="008B1DD7"/>
    <w:rsid w:val="008B2611"/>
    <w:rsid w:val="008B4602"/>
    <w:rsid w:val="008B4C56"/>
    <w:rsid w:val="008B7AD8"/>
    <w:rsid w:val="008D0591"/>
    <w:rsid w:val="008E65B1"/>
    <w:rsid w:val="008F2D46"/>
    <w:rsid w:val="00901670"/>
    <w:rsid w:val="009072D6"/>
    <w:rsid w:val="009178C5"/>
    <w:rsid w:val="0095096E"/>
    <w:rsid w:val="0095135C"/>
    <w:rsid w:val="009653E3"/>
    <w:rsid w:val="00977BA1"/>
    <w:rsid w:val="0098171A"/>
    <w:rsid w:val="00990630"/>
    <w:rsid w:val="0099356A"/>
    <w:rsid w:val="009935F8"/>
    <w:rsid w:val="00993E79"/>
    <w:rsid w:val="009941D4"/>
    <w:rsid w:val="009A1696"/>
    <w:rsid w:val="009A7115"/>
    <w:rsid w:val="009B0E7D"/>
    <w:rsid w:val="009B0F0F"/>
    <w:rsid w:val="009B598A"/>
    <w:rsid w:val="009C2786"/>
    <w:rsid w:val="009D0004"/>
    <w:rsid w:val="009D0A8D"/>
    <w:rsid w:val="009E56AA"/>
    <w:rsid w:val="009E580F"/>
    <w:rsid w:val="009F0785"/>
    <w:rsid w:val="00A00064"/>
    <w:rsid w:val="00A00968"/>
    <w:rsid w:val="00A03BFC"/>
    <w:rsid w:val="00A03F3C"/>
    <w:rsid w:val="00A04853"/>
    <w:rsid w:val="00A07CF7"/>
    <w:rsid w:val="00A116FD"/>
    <w:rsid w:val="00A13594"/>
    <w:rsid w:val="00A150E4"/>
    <w:rsid w:val="00A160EC"/>
    <w:rsid w:val="00A227A9"/>
    <w:rsid w:val="00A46AD2"/>
    <w:rsid w:val="00A52D44"/>
    <w:rsid w:val="00A55DBB"/>
    <w:rsid w:val="00A62F09"/>
    <w:rsid w:val="00A64EA1"/>
    <w:rsid w:val="00A6788A"/>
    <w:rsid w:val="00A702C0"/>
    <w:rsid w:val="00A75924"/>
    <w:rsid w:val="00A82829"/>
    <w:rsid w:val="00A91FCE"/>
    <w:rsid w:val="00A938BD"/>
    <w:rsid w:val="00AA3006"/>
    <w:rsid w:val="00AA342A"/>
    <w:rsid w:val="00AA5886"/>
    <w:rsid w:val="00AB6074"/>
    <w:rsid w:val="00AC50AF"/>
    <w:rsid w:val="00AD6D21"/>
    <w:rsid w:val="00AD6F41"/>
    <w:rsid w:val="00AE3690"/>
    <w:rsid w:val="00AE46B2"/>
    <w:rsid w:val="00AF2D68"/>
    <w:rsid w:val="00AF4688"/>
    <w:rsid w:val="00B02358"/>
    <w:rsid w:val="00B04D21"/>
    <w:rsid w:val="00B13751"/>
    <w:rsid w:val="00B15580"/>
    <w:rsid w:val="00B15988"/>
    <w:rsid w:val="00B279D2"/>
    <w:rsid w:val="00B27D74"/>
    <w:rsid w:val="00B434C5"/>
    <w:rsid w:val="00B43E21"/>
    <w:rsid w:val="00B47C95"/>
    <w:rsid w:val="00B532B4"/>
    <w:rsid w:val="00B6030C"/>
    <w:rsid w:val="00B62813"/>
    <w:rsid w:val="00B678FB"/>
    <w:rsid w:val="00B81ED4"/>
    <w:rsid w:val="00B91B48"/>
    <w:rsid w:val="00B97BC0"/>
    <w:rsid w:val="00BA0E7B"/>
    <w:rsid w:val="00BA1D8F"/>
    <w:rsid w:val="00BA5561"/>
    <w:rsid w:val="00BB03A7"/>
    <w:rsid w:val="00BB0D08"/>
    <w:rsid w:val="00BC6601"/>
    <w:rsid w:val="00BE1458"/>
    <w:rsid w:val="00BE7780"/>
    <w:rsid w:val="00BE7843"/>
    <w:rsid w:val="00BF475C"/>
    <w:rsid w:val="00C015CE"/>
    <w:rsid w:val="00C017E0"/>
    <w:rsid w:val="00C07439"/>
    <w:rsid w:val="00C119F0"/>
    <w:rsid w:val="00C204EA"/>
    <w:rsid w:val="00C2296C"/>
    <w:rsid w:val="00C4163F"/>
    <w:rsid w:val="00C45065"/>
    <w:rsid w:val="00C45EF7"/>
    <w:rsid w:val="00C50B69"/>
    <w:rsid w:val="00C57F76"/>
    <w:rsid w:val="00C62F14"/>
    <w:rsid w:val="00C659F6"/>
    <w:rsid w:val="00C721F9"/>
    <w:rsid w:val="00C80779"/>
    <w:rsid w:val="00C855E6"/>
    <w:rsid w:val="00C92907"/>
    <w:rsid w:val="00C92FDA"/>
    <w:rsid w:val="00C94418"/>
    <w:rsid w:val="00C94AE7"/>
    <w:rsid w:val="00CB451C"/>
    <w:rsid w:val="00CB556C"/>
    <w:rsid w:val="00CD027C"/>
    <w:rsid w:val="00CD6AC5"/>
    <w:rsid w:val="00CD75F0"/>
    <w:rsid w:val="00CE134E"/>
    <w:rsid w:val="00CE23B9"/>
    <w:rsid w:val="00CF7152"/>
    <w:rsid w:val="00D03C97"/>
    <w:rsid w:val="00D23C51"/>
    <w:rsid w:val="00D4218A"/>
    <w:rsid w:val="00D460F4"/>
    <w:rsid w:val="00D5150E"/>
    <w:rsid w:val="00D52421"/>
    <w:rsid w:val="00D551FC"/>
    <w:rsid w:val="00D5621D"/>
    <w:rsid w:val="00D71569"/>
    <w:rsid w:val="00D86C0E"/>
    <w:rsid w:val="00D91948"/>
    <w:rsid w:val="00D92643"/>
    <w:rsid w:val="00D963C0"/>
    <w:rsid w:val="00DA23F8"/>
    <w:rsid w:val="00DA5574"/>
    <w:rsid w:val="00DC771B"/>
    <w:rsid w:val="00DD012F"/>
    <w:rsid w:val="00DD1862"/>
    <w:rsid w:val="00DE2BC8"/>
    <w:rsid w:val="00DF025D"/>
    <w:rsid w:val="00DF2B6D"/>
    <w:rsid w:val="00E010E4"/>
    <w:rsid w:val="00E01C6F"/>
    <w:rsid w:val="00E024A1"/>
    <w:rsid w:val="00E35C0F"/>
    <w:rsid w:val="00E41BB6"/>
    <w:rsid w:val="00E47A2E"/>
    <w:rsid w:val="00E50CB8"/>
    <w:rsid w:val="00E52265"/>
    <w:rsid w:val="00E52724"/>
    <w:rsid w:val="00E5537D"/>
    <w:rsid w:val="00E711F7"/>
    <w:rsid w:val="00E9010E"/>
    <w:rsid w:val="00E9020F"/>
    <w:rsid w:val="00E920E3"/>
    <w:rsid w:val="00EA1507"/>
    <w:rsid w:val="00EB3F30"/>
    <w:rsid w:val="00EC0060"/>
    <w:rsid w:val="00ED2FB2"/>
    <w:rsid w:val="00ED6C34"/>
    <w:rsid w:val="00ED7731"/>
    <w:rsid w:val="00EE17EA"/>
    <w:rsid w:val="00EE2D89"/>
    <w:rsid w:val="00EE2DFF"/>
    <w:rsid w:val="00EE4AEF"/>
    <w:rsid w:val="00EF2A11"/>
    <w:rsid w:val="00EF7FB6"/>
    <w:rsid w:val="00F070D7"/>
    <w:rsid w:val="00F11022"/>
    <w:rsid w:val="00F16089"/>
    <w:rsid w:val="00F23206"/>
    <w:rsid w:val="00F30B9B"/>
    <w:rsid w:val="00F414A7"/>
    <w:rsid w:val="00F44ABF"/>
    <w:rsid w:val="00F462AA"/>
    <w:rsid w:val="00F47399"/>
    <w:rsid w:val="00F47D26"/>
    <w:rsid w:val="00F503D0"/>
    <w:rsid w:val="00F61360"/>
    <w:rsid w:val="00F62FA9"/>
    <w:rsid w:val="00F671B2"/>
    <w:rsid w:val="00F72BA2"/>
    <w:rsid w:val="00F74943"/>
    <w:rsid w:val="00F74D1B"/>
    <w:rsid w:val="00F76955"/>
    <w:rsid w:val="00F82E79"/>
    <w:rsid w:val="00F8752B"/>
    <w:rsid w:val="00FA3D75"/>
    <w:rsid w:val="00FB0F2B"/>
    <w:rsid w:val="00FB3BAC"/>
    <w:rsid w:val="00FB7970"/>
    <w:rsid w:val="00FC05D8"/>
    <w:rsid w:val="00FC20D8"/>
    <w:rsid w:val="00FC494D"/>
    <w:rsid w:val="00FC5D32"/>
    <w:rsid w:val="00FC7AA9"/>
    <w:rsid w:val="00FD3D70"/>
    <w:rsid w:val="00FD4734"/>
    <w:rsid w:val="00FD59AB"/>
    <w:rsid w:val="00FE0480"/>
    <w:rsid w:val="00FE3152"/>
    <w:rsid w:val="00FF4C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A0D9E"/>
  <w15:chartTrackingRefBased/>
  <w15:docId w15:val="{42083C83-CD08-4126-A87E-DD66EDE7C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44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5441B"/>
    <w:pPr>
      <w:spacing w:after="0"/>
    </w:pPr>
  </w:style>
  <w:style w:type="character" w:styleId="PlaceholderText">
    <w:name w:val="Placeholder Text"/>
    <w:basedOn w:val="DefaultParagraphFont"/>
    <w:uiPriority w:val="99"/>
    <w:semiHidden/>
    <w:rsid w:val="00DD1862"/>
    <w:rPr>
      <w:color w:val="808080"/>
    </w:rPr>
  </w:style>
  <w:style w:type="paragraph" w:styleId="Bibliography">
    <w:name w:val="Bibliography"/>
    <w:basedOn w:val="Normal"/>
    <w:next w:val="Normal"/>
    <w:uiPriority w:val="37"/>
    <w:unhideWhenUsed/>
    <w:rsid w:val="00252CB5"/>
    <w:pPr>
      <w:spacing w:after="240"/>
      <w:ind w:left="720" w:hanging="720"/>
    </w:pPr>
  </w:style>
  <w:style w:type="character" w:styleId="LineNumber">
    <w:name w:val="line number"/>
    <w:basedOn w:val="DefaultParagraphFont"/>
    <w:uiPriority w:val="99"/>
    <w:semiHidden/>
    <w:unhideWhenUsed/>
    <w:rsid w:val="00AA3006"/>
  </w:style>
  <w:style w:type="paragraph" w:styleId="Header">
    <w:name w:val="header"/>
    <w:basedOn w:val="Normal"/>
    <w:link w:val="HeaderChar"/>
    <w:uiPriority w:val="99"/>
    <w:unhideWhenUsed/>
    <w:rsid w:val="00AA3006"/>
    <w:pPr>
      <w:tabs>
        <w:tab w:val="center" w:pos="4680"/>
        <w:tab w:val="right" w:pos="9360"/>
      </w:tabs>
      <w:spacing w:after="0"/>
    </w:pPr>
  </w:style>
  <w:style w:type="character" w:customStyle="1" w:styleId="HeaderChar">
    <w:name w:val="Header Char"/>
    <w:basedOn w:val="DefaultParagraphFont"/>
    <w:link w:val="Header"/>
    <w:uiPriority w:val="99"/>
    <w:rsid w:val="00AA3006"/>
  </w:style>
  <w:style w:type="paragraph" w:styleId="Footer">
    <w:name w:val="footer"/>
    <w:basedOn w:val="Normal"/>
    <w:link w:val="FooterChar"/>
    <w:uiPriority w:val="99"/>
    <w:unhideWhenUsed/>
    <w:rsid w:val="00AA3006"/>
    <w:pPr>
      <w:tabs>
        <w:tab w:val="center" w:pos="4680"/>
        <w:tab w:val="right" w:pos="9360"/>
      </w:tabs>
      <w:spacing w:after="0"/>
    </w:pPr>
  </w:style>
  <w:style w:type="character" w:customStyle="1" w:styleId="FooterChar">
    <w:name w:val="Footer Char"/>
    <w:basedOn w:val="DefaultParagraphFont"/>
    <w:link w:val="Footer"/>
    <w:uiPriority w:val="99"/>
    <w:rsid w:val="00AA3006"/>
  </w:style>
  <w:style w:type="paragraph" w:styleId="BalloonText">
    <w:name w:val="Balloon Text"/>
    <w:basedOn w:val="Normal"/>
    <w:link w:val="BalloonTextChar"/>
    <w:uiPriority w:val="99"/>
    <w:semiHidden/>
    <w:unhideWhenUsed/>
    <w:rsid w:val="00B434C5"/>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34C5"/>
    <w:rPr>
      <w:rFonts w:ascii="Segoe UI" w:hAnsi="Segoe UI" w:cs="Segoe UI"/>
      <w:sz w:val="18"/>
      <w:szCs w:val="18"/>
    </w:rPr>
  </w:style>
  <w:style w:type="character" w:styleId="CommentReference">
    <w:name w:val="annotation reference"/>
    <w:basedOn w:val="DefaultParagraphFont"/>
    <w:uiPriority w:val="99"/>
    <w:semiHidden/>
    <w:unhideWhenUsed/>
    <w:rsid w:val="001A33F4"/>
    <w:rPr>
      <w:sz w:val="16"/>
      <w:szCs w:val="16"/>
    </w:rPr>
  </w:style>
  <w:style w:type="paragraph" w:styleId="CommentText">
    <w:name w:val="annotation text"/>
    <w:basedOn w:val="Normal"/>
    <w:link w:val="CommentTextChar"/>
    <w:uiPriority w:val="99"/>
    <w:semiHidden/>
    <w:unhideWhenUsed/>
    <w:rsid w:val="001A33F4"/>
    <w:rPr>
      <w:sz w:val="20"/>
      <w:szCs w:val="20"/>
    </w:rPr>
  </w:style>
  <w:style w:type="character" w:customStyle="1" w:styleId="CommentTextChar">
    <w:name w:val="Comment Text Char"/>
    <w:basedOn w:val="DefaultParagraphFont"/>
    <w:link w:val="CommentText"/>
    <w:uiPriority w:val="99"/>
    <w:semiHidden/>
    <w:rsid w:val="001A33F4"/>
    <w:rPr>
      <w:sz w:val="20"/>
      <w:szCs w:val="20"/>
    </w:rPr>
  </w:style>
  <w:style w:type="paragraph" w:styleId="CommentSubject">
    <w:name w:val="annotation subject"/>
    <w:basedOn w:val="CommentText"/>
    <w:next w:val="CommentText"/>
    <w:link w:val="CommentSubjectChar"/>
    <w:uiPriority w:val="99"/>
    <w:semiHidden/>
    <w:unhideWhenUsed/>
    <w:rsid w:val="001A33F4"/>
    <w:rPr>
      <w:b/>
      <w:bCs/>
    </w:rPr>
  </w:style>
  <w:style w:type="character" w:customStyle="1" w:styleId="CommentSubjectChar">
    <w:name w:val="Comment Subject Char"/>
    <w:basedOn w:val="CommentTextChar"/>
    <w:link w:val="CommentSubject"/>
    <w:uiPriority w:val="99"/>
    <w:semiHidden/>
    <w:rsid w:val="001A33F4"/>
    <w:rPr>
      <w:b/>
      <w:bCs/>
      <w:sz w:val="20"/>
      <w:szCs w:val="20"/>
    </w:rPr>
  </w:style>
  <w:style w:type="character" w:styleId="Hyperlink">
    <w:name w:val="Hyperlink"/>
    <w:basedOn w:val="DefaultParagraphFont"/>
    <w:uiPriority w:val="99"/>
    <w:unhideWhenUsed/>
    <w:rsid w:val="005A0A86"/>
    <w:rPr>
      <w:color w:val="0000FF" w:themeColor="hyperlink"/>
      <w:u w:val="single"/>
    </w:rPr>
  </w:style>
  <w:style w:type="character" w:customStyle="1" w:styleId="gi">
    <w:name w:val="gi"/>
    <w:basedOn w:val="DefaultParagraphFont"/>
    <w:rsid w:val="00B603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9385547">
      <w:bodyDiv w:val="1"/>
      <w:marLeft w:val="0"/>
      <w:marRight w:val="0"/>
      <w:marTop w:val="0"/>
      <w:marBottom w:val="0"/>
      <w:divBdr>
        <w:top w:val="none" w:sz="0" w:space="0" w:color="auto"/>
        <w:left w:val="none" w:sz="0" w:space="0" w:color="auto"/>
        <w:bottom w:val="none" w:sz="0" w:space="0" w:color="auto"/>
        <w:right w:val="none" w:sz="0" w:space="0" w:color="auto"/>
      </w:divBdr>
    </w:div>
    <w:div w:id="1860583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 Audubon">
      <a:majorFont>
        <a:latin typeface="Cambria"/>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9800</TotalTime>
  <Pages>32</Pages>
  <Words>31547</Words>
  <Characters>179823</Characters>
  <Application>Microsoft Office Word</Application>
  <DocSecurity>0</DocSecurity>
  <Lines>1498</Lines>
  <Paragraphs>421</Paragraphs>
  <ScaleCrop>false</ScaleCrop>
  <HeadingPairs>
    <vt:vector size="2" baseType="variant">
      <vt:variant>
        <vt:lpstr>Title</vt:lpstr>
      </vt:variant>
      <vt:variant>
        <vt:i4>1</vt:i4>
      </vt:variant>
    </vt:vector>
  </HeadingPairs>
  <TitlesOfParts>
    <vt:vector size="1" baseType="lpstr">
      <vt:lpstr/>
    </vt:vector>
  </TitlesOfParts>
  <Company>National Audubon Society</Company>
  <LinksUpToDate>false</LinksUpToDate>
  <CharactersWithSpaces>210949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Meehan, Tim</dc:creator>
  <cp:keywords/>
  <dc:description/>
  <cp:lastModifiedBy>Michel, Nicole</cp:lastModifiedBy>
  <cp:revision>70</cp:revision>
  <dcterms:created xsi:type="dcterms:W3CDTF">2018-11-08T13:40:00Z</dcterms:created>
  <dcterms:modified xsi:type="dcterms:W3CDTF">2018-12-06T21:53:00Z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zotero-version="5.0.58"&gt;&lt;session id="lpBlgwQR"/&gt;&lt;style id="http://www.zotero.org/styles/the-condor" hasBibliography="1" bibliographyStyleHasBeenSet="1"/&gt;&lt;prefs&gt;&lt;pref name="fieldType" value="Field"/&gt;&lt;pref name="automaticJournalAbbrev</vt:lpwstr>
  </property>
  <property fmtid="{D5CDD505-2E9C-101B-9397-08002B2CF9AE}" pid="3" name="ZOTERO_PREF_2">
    <vt:lpwstr>iations" value="true"/&gt;&lt;/prefs&gt;&lt;/data&gt;</vt:lpwstr>
  </property>
</Properties>
</file>